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7E10D9" w14:textId="0D1234AF" w:rsidR="002B3BA9" w:rsidRDefault="002B3BA9" w:rsidP="002B3BA9">
      <w:ins w:id="0" w:author="GaoS" w:date="2022-08-29T12:38:00Z"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4F86CB7C" wp14:editId="5C4930A6">
              <wp:simplePos x="0" y="0"/>
              <wp:positionH relativeFrom="margin">
                <wp:posOffset>380798</wp:posOffset>
              </wp:positionH>
              <wp:positionV relativeFrom="paragraph">
                <wp:posOffset>-113665</wp:posOffset>
              </wp:positionV>
              <wp:extent cx="5278120" cy="1042670"/>
              <wp:effectExtent l="0" t="0" r="0" b="5080"/>
              <wp:wrapNone/>
              <wp:docPr id="456" name="图片 45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0863"/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278120" cy="1042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</w:p>
    <w:p w14:paraId="0E7BE3C9" w14:textId="41DE5110" w:rsidR="002B3BA9" w:rsidRDefault="002B3BA9" w:rsidP="002B3BA9"/>
    <w:p w14:paraId="08D8B1C0" w14:textId="7C27CB8B" w:rsidR="002B3BA9" w:rsidRDefault="002B3BA9" w:rsidP="002B3BA9"/>
    <w:p w14:paraId="1DB88790" w14:textId="4B3560B9" w:rsidR="002B3BA9" w:rsidRDefault="002B3BA9" w:rsidP="002B3BA9"/>
    <w:p w14:paraId="59CC8900" w14:textId="77777777" w:rsidR="002B3BA9" w:rsidRPr="002B3BA9" w:rsidRDefault="002B3BA9" w:rsidP="002B3BA9"/>
    <w:p w14:paraId="5A25ECCF" w14:textId="77777777" w:rsidR="00D914F1" w:rsidRDefault="00D914F1" w:rsidP="002B3BA9">
      <w:pPr>
        <w:jc w:val="center"/>
        <w:rPr>
          <w:b/>
          <w:sz w:val="52"/>
          <w:szCs w:val="52"/>
        </w:rPr>
      </w:pPr>
    </w:p>
    <w:p w14:paraId="4737EA6E" w14:textId="4E74E292" w:rsidR="002B3BA9" w:rsidRPr="00C64727" w:rsidRDefault="00514D9C" w:rsidP="002B3BA9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物理光学</w:t>
      </w:r>
      <w:r w:rsidR="002B3BA9" w:rsidRPr="00C64727">
        <w:rPr>
          <w:rFonts w:hint="eastAsia"/>
          <w:b/>
          <w:sz w:val="52"/>
          <w:szCs w:val="52"/>
        </w:rPr>
        <w:t>实验</w:t>
      </w:r>
      <w:r w:rsidR="006D03C4">
        <w:rPr>
          <w:rFonts w:hint="eastAsia"/>
          <w:b/>
          <w:sz w:val="52"/>
          <w:szCs w:val="52"/>
        </w:rPr>
        <w:t>报告</w:t>
      </w:r>
    </w:p>
    <w:p w14:paraId="47295B79" w14:textId="77777777" w:rsidR="002B3BA9" w:rsidRPr="001D3232" w:rsidRDefault="002B3BA9" w:rsidP="002B3BA9">
      <w:pPr>
        <w:jc w:val="center"/>
      </w:pPr>
    </w:p>
    <w:p w14:paraId="09A2C0C7" w14:textId="2C711980" w:rsidR="007D6B58" w:rsidRPr="002B3BA9" w:rsidRDefault="002B3BA9" w:rsidP="002B3BA9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实验</w:t>
      </w:r>
      <w:r w:rsidR="004C4B03">
        <w:rPr>
          <w:rFonts w:hint="eastAsia"/>
          <w:b/>
          <w:sz w:val="52"/>
          <w:szCs w:val="52"/>
        </w:rPr>
        <w:t>二</w:t>
      </w:r>
      <w:r>
        <w:rPr>
          <w:rFonts w:hint="eastAsia"/>
          <w:b/>
          <w:sz w:val="52"/>
          <w:szCs w:val="52"/>
        </w:rPr>
        <w:t>：</w:t>
      </w:r>
      <w:r w:rsidR="003148AE">
        <w:rPr>
          <w:rFonts w:hint="eastAsia"/>
          <w:b/>
          <w:sz w:val="52"/>
          <w:szCs w:val="52"/>
        </w:rPr>
        <w:t>光的衍射实验</w:t>
      </w:r>
    </w:p>
    <w:p w14:paraId="4488B5A9" w14:textId="77777777" w:rsidR="002B3BA9" w:rsidRDefault="002B3BA9">
      <w:pPr>
        <w:jc w:val="center"/>
        <w:rPr>
          <w:rFonts w:ascii="华文楷体" w:eastAsia="华文楷体" w:hAnsi="华文楷体"/>
          <w:b/>
          <w:sz w:val="36"/>
          <w:szCs w:val="36"/>
        </w:rPr>
      </w:pPr>
    </w:p>
    <w:p w14:paraId="43CA598D" w14:textId="77777777" w:rsidR="007D6B58" w:rsidRDefault="00D70E13">
      <w:pPr>
        <w:ind w:leftChars="400" w:left="840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班级：</w:t>
      </w:r>
    </w:p>
    <w:p w14:paraId="44DA4619" w14:textId="77777777" w:rsidR="007D6B58" w:rsidRDefault="00D70E13">
      <w:pPr>
        <w:ind w:leftChars="400" w:left="840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 xml:space="preserve">姓名： </w:t>
      </w:r>
    </w:p>
    <w:p w14:paraId="53B435FA" w14:textId="239DFAF1" w:rsidR="007D6B58" w:rsidRDefault="00D70E13" w:rsidP="00D914F1">
      <w:pPr>
        <w:ind w:leftChars="400" w:left="840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学号：</w:t>
      </w:r>
    </w:p>
    <w:p w14:paraId="58261FC9" w14:textId="77777777" w:rsidR="00D914F1" w:rsidRDefault="00D914F1" w:rsidP="00D914F1">
      <w:pPr>
        <w:ind w:firstLineChars="200" w:firstLine="881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同组成员：</w:t>
      </w:r>
    </w:p>
    <w:p w14:paraId="4387A0F2" w14:textId="77777777" w:rsidR="007D6B58" w:rsidRDefault="00D70E13">
      <w:pPr>
        <w:ind w:leftChars="400" w:left="840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上课地点：</w:t>
      </w:r>
    </w:p>
    <w:p w14:paraId="453637AF" w14:textId="77777777" w:rsidR="007D6B58" w:rsidRDefault="00D70E13">
      <w:pPr>
        <w:ind w:leftChars="400" w:left="840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指导教师：</w:t>
      </w:r>
    </w:p>
    <w:p w14:paraId="0C313B61" w14:textId="4815636C" w:rsidR="00ED3CFC" w:rsidRDefault="00D70E13" w:rsidP="002B3BA9">
      <w:pPr>
        <w:ind w:leftChars="400" w:left="840"/>
        <w:rPr>
          <w:rFonts w:ascii="宋体" w:hAnsi="宋体"/>
          <w:b/>
          <w:sz w:val="28"/>
          <w:szCs w:val="28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日期：</w:t>
      </w:r>
    </w:p>
    <w:p w14:paraId="7793F7D4" w14:textId="029778CE" w:rsidR="002B3BA9" w:rsidRDefault="002B3BA9">
      <w:pPr>
        <w:widowControl/>
        <w:jc w:val="left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br w:type="page"/>
      </w:r>
    </w:p>
    <w:p w14:paraId="6E5C17FC" w14:textId="0D473BC3" w:rsidR="00C547FE" w:rsidRPr="00065AC2" w:rsidRDefault="00D70E13" w:rsidP="00065AC2">
      <w:pPr>
        <w:jc w:val="center"/>
        <w:rPr>
          <w:rFonts w:ascii="黑体" w:eastAsia="黑体" w:hAnsi="黑体"/>
          <w:bCs/>
          <w:color w:val="000000"/>
          <w:sz w:val="36"/>
          <w:szCs w:val="36"/>
        </w:rPr>
      </w:pPr>
      <w:r w:rsidRPr="008C0183"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lastRenderedPageBreak/>
        <w:t>实验</w:t>
      </w:r>
      <w:r w:rsidR="00464B95" w:rsidRPr="008C0183"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t>1</w:t>
      </w:r>
      <w:r w:rsidRPr="008C0183"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tab/>
      </w:r>
      <w:r w:rsidR="001560AE"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t>菲涅尔衍射实验</w:t>
      </w:r>
    </w:p>
    <w:p w14:paraId="294B0E19" w14:textId="7524E56F" w:rsidR="00C547FE" w:rsidRDefault="00C547FE" w:rsidP="00065AC2">
      <w:pPr>
        <w:pStyle w:val="a7"/>
        <w:numPr>
          <w:ilvl w:val="0"/>
          <w:numId w:val="15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065AC2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实验预习</w:t>
      </w:r>
    </w:p>
    <w:p w14:paraId="2382D0D5" w14:textId="77777777" w:rsidR="00514D9C" w:rsidRPr="00065AC2" w:rsidRDefault="00514D9C" w:rsidP="00514D9C">
      <w:pPr>
        <w:pStyle w:val="a7"/>
        <w:snapToGrid w:val="0"/>
        <w:spacing w:beforeLines="50" w:before="156" w:afterLines="50" w:after="156"/>
        <w:ind w:left="420" w:firstLineChars="0" w:firstLine="0"/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</w:pPr>
    </w:p>
    <w:p w14:paraId="6E0C5B89" w14:textId="3A726DA0" w:rsidR="005D1EF7" w:rsidRDefault="00D70E13" w:rsidP="00065AC2">
      <w:pPr>
        <w:pStyle w:val="a7"/>
        <w:numPr>
          <w:ilvl w:val="0"/>
          <w:numId w:val="15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实验</w:t>
      </w:r>
      <w:r w:rsidR="006D03C4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操作</w:t>
      </w:r>
      <w:r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记录</w:t>
      </w:r>
    </w:p>
    <w:p w14:paraId="6728209C" w14:textId="715252E7" w:rsidR="006D03C4" w:rsidRDefault="00896F3C" w:rsidP="006D03C4">
      <w:pPr>
        <w:ind w:left="210" w:hangingChars="100" w:hanging="210"/>
        <w:rPr>
          <w:rFonts w:ascii="宋体" w:hAnsi="宋体"/>
        </w:rPr>
      </w:pPr>
      <w:r>
        <w:rPr>
          <w:rFonts w:ascii="Times New Roman" w:eastAsia="宋体" w:hAnsi="Times New Roman" w:cs="Times New Roman"/>
          <w:szCs w:val="21"/>
        </w:rPr>
        <w:t>1.</w:t>
      </w:r>
      <w:r w:rsidR="006D03C4">
        <w:rPr>
          <w:rFonts w:ascii="Times New Roman" w:eastAsia="宋体" w:hAnsi="Times New Roman" w:cs="Times New Roman"/>
          <w:bCs/>
          <w:szCs w:val="21"/>
        </w:rPr>
        <w:t xml:space="preserve"> </w:t>
      </w:r>
      <w:r w:rsidR="006D03C4" w:rsidRPr="001F6C53">
        <w:rPr>
          <w:rFonts w:ascii="宋体" w:hAnsi="宋体" w:hint="eastAsia"/>
        </w:rPr>
        <w:t>拍照记录搭建的光路</w:t>
      </w:r>
    </w:p>
    <w:p w14:paraId="7E435E60" w14:textId="77777777" w:rsidR="006D03C4" w:rsidRDefault="006D03C4" w:rsidP="006D03C4">
      <w:pPr>
        <w:ind w:left="210" w:hangingChars="100" w:hanging="210"/>
        <w:rPr>
          <w:rFonts w:ascii="宋体" w:hAnsi="宋体"/>
        </w:rPr>
      </w:pPr>
    </w:p>
    <w:p w14:paraId="0993953A" w14:textId="77777777" w:rsidR="00E16E7B" w:rsidRDefault="00E16E7B" w:rsidP="006D03C4">
      <w:pPr>
        <w:ind w:left="210" w:hangingChars="100" w:hanging="210"/>
        <w:rPr>
          <w:rFonts w:ascii="Times New Roman" w:eastAsia="宋体" w:hAnsi="Times New Roman" w:cs="Times New Roman"/>
          <w:szCs w:val="21"/>
        </w:rPr>
      </w:pPr>
    </w:p>
    <w:p w14:paraId="45D943ED" w14:textId="77777777" w:rsidR="00E16E7B" w:rsidRDefault="00E16E7B" w:rsidP="006D03C4">
      <w:pPr>
        <w:ind w:left="210" w:hangingChars="100" w:hanging="210"/>
        <w:rPr>
          <w:rFonts w:ascii="Times New Roman" w:eastAsia="宋体" w:hAnsi="Times New Roman" w:cs="Times New Roman"/>
          <w:szCs w:val="21"/>
        </w:rPr>
      </w:pPr>
    </w:p>
    <w:p w14:paraId="1928395E" w14:textId="77869656" w:rsidR="005D1EF7" w:rsidRDefault="006D03C4" w:rsidP="006D03C4">
      <w:pPr>
        <w:ind w:left="210" w:hangingChars="100" w:hanging="210"/>
        <w:rPr>
          <w:rFonts w:ascii="宋体" w:hAnsi="宋体"/>
        </w:rPr>
      </w:pPr>
      <w:r>
        <w:rPr>
          <w:rFonts w:ascii="Times New Roman" w:eastAsia="宋体" w:hAnsi="Times New Roman" w:cs="Times New Roman"/>
          <w:szCs w:val="21"/>
        </w:rPr>
        <w:t>2.</w:t>
      </w:r>
      <w:r w:rsidR="00896F3C">
        <w:rPr>
          <w:rFonts w:ascii="Times New Roman" w:eastAsia="宋体" w:hAnsi="Times New Roman" w:cs="Times New Roman" w:hint="eastAsia"/>
          <w:szCs w:val="21"/>
        </w:rPr>
        <w:t>记录实验步骤</w:t>
      </w:r>
      <w:r w:rsidR="00514D9C">
        <w:rPr>
          <w:rFonts w:ascii="Times New Roman" w:eastAsia="宋体" w:hAnsi="Times New Roman" w:cs="Times New Roman"/>
          <w:szCs w:val="21"/>
        </w:rPr>
        <w:t>7</w:t>
      </w:r>
      <w:r w:rsidR="00896F3C">
        <w:rPr>
          <w:rFonts w:ascii="Times New Roman" w:eastAsia="宋体" w:hAnsi="Times New Roman" w:cs="Times New Roman" w:hint="eastAsia"/>
          <w:szCs w:val="21"/>
        </w:rPr>
        <w:t>：</w:t>
      </w:r>
      <w:r w:rsidR="00896F3C">
        <w:rPr>
          <w:rFonts w:ascii="宋体" w:hAnsi="宋体" w:hint="eastAsia"/>
        </w:rPr>
        <w:t>点击“</w:t>
      </w:r>
      <w:r w:rsidR="00896F3C" w:rsidRPr="001D3232">
        <w:rPr>
          <w:rFonts w:ascii="宋体" w:hAnsi="宋体" w:hint="eastAsia"/>
        </w:rPr>
        <w:t>衍射实验结果画图</w:t>
      </w:r>
      <w:r w:rsidR="00896F3C">
        <w:rPr>
          <w:rFonts w:ascii="宋体" w:hAnsi="宋体" w:hint="eastAsia"/>
        </w:rPr>
        <w:t>”</w:t>
      </w:r>
      <w:r w:rsidR="00896F3C" w:rsidRPr="001D3232">
        <w:rPr>
          <w:rFonts w:ascii="宋体" w:hAnsi="宋体" w:hint="eastAsia"/>
        </w:rPr>
        <w:t>，</w:t>
      </w:r>
      <w:r w:rsidR="00C547FE">
        <w:rPr>
          <w:rFonts w:ascii="宋体" w:hAnsi="宋体" w:hint="eastAsia"/>
        </w:rPr>
        <w:t>截图记录：</w:t>
      </w:r>
      <w:r w:rsidR="00896F3C" w:rsidRPr="001D3232">
        <w:rPr>
          <w:rFonts w:ascii="宋体" w:hAnsi="宋体" w:hint="eastAsia"/>
        </w:rPr>
        <w:t>菲</w:t>
      </w:r>
      <w:proofErr w:type="gramStart"/>
      <w:r w:rsidR="00896F3C" w:rsidRPr="001D3232">
        <w:rPr>
          <w:rFonts w:ascii="宋体" w:hAnsi="宋体" w:hint="eastAsia"/>
        </w:rPr>
        <w:t>涅</w:t>
      </w:r>
      <w:proofErr w:type="gramEnd"/>
      <w:r w:rsidR="00896F3C" w:rsidRPr="001D3232">
        <w:rPr>
          <w:rFonts w:ascii="宋体" w:hAnsi="宋体" w:hint="eastAsia"/>
        </w:rPr>
        <w:t>尔圆孔衍射的</w:t>
      </w:r>
      <w:r w:rsidR="00896F3C">
        <w:rPr>
          <w:rFonts w:ascii="宋体" w:hAnsi="宋体" w:hint="eastAsia"/>
        </w:rPr>
        <w:t>实际</w:t>
      </w:r>
      <w:r w:rsidR="00896F3C" w:rsidRPr="001D3232">
        <w:rPr>
          <w:rFonts w:ascii="宋体" w:hAnsi="宋体" w:hint="eastAsia"/>
        </w:rPr>
        <w:t>光强分布图</w:t>
      </w:r>
    </w:p>
    <w:p w14:paraId="06FB2669" w14:textId="77777777" w:rsidR="006D03C4" w:rsidRDefault="006D03C4" w:rsidP="006D03C4">
      <w:pPr>
        <w:ind w:left="210" w:hangingChars="100" w:hanging="210"/>
        <w:rPr>
          <w:rFonts w:ascii="宋体" w:hAnsi="宋体"/>
        </w:rPr>
      </w:pPr>
    </w:p>
    <w:p w14:paraId="5840E0E2" w14:textId="77777777" w:rsidR="00E16E7B" w:rsidRDefault="00E16E7B" w:rsidP="00896F3C">
      <w:pPr>
        <w:spacing w:line="276" w:lineRule="auto"/>
        <w:rPr>
          <w:rFonts w:ascii="Times New Roman" w:eastAsia="宋体" w:hAnsi="Times New Roman" w:cs="Times New Roman"/>
          <w:szCs w:val="21"/>
        </w:rPr>
      </w:pPr>
    </w:p>
    <w:p w14:paraId="3A4D0E1A" w14:textId="77777777" w:rsidR="00E16E7B" w:rsidRDefault="00E16E7B" w:rsidP="00896F3C">
      <w:pPr>
        <w:spacing w:line="276" w:lineRule="auto"/>
        <w:rPr>
          <w:rFonts w:ascii="Times New Roman" w:eastAsia="宋体" w:hAnsi="Times New Roman" w:cs="Times New Roman"/>
          <w:szCs w:val="21"/>
        </w:rPr>
      </w:pPr>
    </w:p>
    <w:p w14:paraId="7914E93A" w14:textId="68AE3E2E" w:rsidR="00896F3C" w:rsidRDefault="006D03C4" w:rsidP="00896F3C">
      <w:pPr>
        <w:spacing w:line="276" w:lineRule="auto"/>
        <w:rPr>
          <w:rFonts w:ascii="宋体" w:hAnsi="宋体"/>
        </w:rPr>
      </w:pPr>
      <w:r>
        <w:rPr>
          <w:rFonts w:ascii="Times New Roman" w:eastAsia="宋体" w:hAnsi="Times New Roman" w:cs="Times New Roman"/>
          <w:szCs w:val="21"/>
        </w:rPr>
        <w:t>3</w:t>
      </w:r>
      <w:r w:rsidR="00896F3C">
        <w:rPr>
          <w:rFonts w:ascii="Times New Roman" w:eastAsia="宋体" w:hAnsi="Times New Roman" w:cs="Times New Roman"/>
          <w:szCs w:val="21"/>
        </w:rPr>
        <w:t>.</w:t>
      </w:r>
      <w:r w:rsidR="00896F3C">
        <w:rPr>
          <w:rFonts w:ascii="Times New Roman" w:eastAsia="宋体" w:hAnsi="Times New Roman" w:cs="Times New Roman" w:hint="eastAsia"/>
          <w:szCs w:val="21"/>
        </w:rPr>
        <w:t>记录实验步骤</w:t>
      </w:r>
      <w:r w:rsidR="00514D9C">
        <w:rPr>
          <w:rFonts w:ascii="Times New Roman" w:eastAsia="宋体" w:hAnsi="Times New Roman" w:cs="Times New Roman"/>
          <w:szCs w:val="21"/>
        </w:rPr>
        <w:t>8</w:t>
      </w:r>
      <w:r w:rsidR="00896F3C">
        <w:rPr>
          <w:rFonts w:ascii="Times New Roman" w:eastAsia="宋体" w:hAnsi="Times New Roman" w:cs="Times New Roman" w:hint="eastAsia"/>
          <w:szCs w:val="21"/>
        </w:rPr>
        <w:t>：</w:t>
      </w:r>
      <w:r w:rsidR="00896F3C">
        <w:rPr>
          <w:rFonts w:ascii="宋体" w:hAnsi="宋体" w:hint="eastAsia"/>
        </w:rPr>
        <w:t>计算</w:t>
      </w:r>
      <w:r w:rsidR="00896F3C">
        <w:rPr>
          <w:rFonts w:ascii="宋体" w:hAnsi="宋体"/>
        </w:rPr>
        <w:t>夫琅禾费衍射的光强分布图，与实验的菲</w:t>
      </w:r>
      <w:proofErr w:type="gramStart"/>
      <w:r w:rsidR="00896F3C">
        <w:rPr>
          <w:rFonts w:ascii="宋体" w:hAnsi="宋体"/>
        </w:rPr>
        <w:t>涅</w:t>
      </w:r>
      <w:proofErr w:type="gramEnd"/>
      <w:r w:rsidR="00896F3C">
        <w:rPr>
          <w:rFonts w:ascii="宋体" w:hAnsi="宋体"/>
        </w:rPr>
        <w:t>尔衍射</w:t>
      </w:r>
      <w:r w:rsidR="00896F3C">
        <w:rPr>
          <w:rFonts w:ascii="宋体" w:hAnsi="宋体" w:hint="eastAsia"/>
        </w:rPr>
        <w:t>图</w:t>
      </w:r>
      <w:r w:rsidR="00896F3C">
        <w:rPr>
          <w:rFonts w:ascii="宋体" w:hAnsi="宋体"/>
        </w:rPr>
        <w:t>做比对。</w:t>
      </w:r>
      <w:r w:rsidR="00896F3C">
        <w:rPr>
          <w:rFonts w:ascii="宋体" w:hAnsi="宋体" w:hint="eastAsia"/>
        </w:rPr>
        <w:t>对比</w:t>
      </w:r>
      <w:r w:rsidR="00896F3C">
        <w:rPr>
          <w:rFonts w:ascii="宋体" w:hAnsi="宋体"/>
        </w:rPr>
        <w:t>菲涅尔衍射图案</w:t>
      </w:r>
      <w:r w:rsidR="00896F3C">
        <w:rPr>
          <w:rFonts w:ascii="宋体" w:hAnsi="宋体" w:hint="eastAsia"/>
        </w:rPr>
        <w:t>相对</w:t>
      </w:r>
      <w:r w:rsidR="00896F3C">
        <w:rPr>
          <w:rFonts w:ascii="宋体" w:hAnsi="宋体"/>
        </w:rPr>
        <w:t>夫琅禾费衍射图片</w:t>
      </w:r>
      <w:r w:rsidR="00896F3C">
        <w:rPr>
          <w:rFonts w:ascii="宋体" w:hAnsi="宋体" w:hint="eastAsia"/>
        </w:rPr>
        <w:t>的</w:t>
      </w:r>
      <w:r w:rsidR="00896F3C">
        <w:rPr>
          <w:rFonts w:ascii="宋体" w:hAnsi="宋体"/>
        </w:rPr>
        <w:t>偏离情况。</w:t>
      </w:r>
    </w:p>
    <w:p w14:paraId="3E90C9DD" w14:textId="6D29ABE1" w:rsidR="00E55B40" w:rsidRPr="00C547FE" w:rsidRDefault="00C547FE" w:rsidP="00C547FE">
      <w:pPr>
        <w:spacing w:line="276" w:lineRule="auto"/>
        <w:rPr>
          <w:rFonts w:ascii="宋体" w:hAnsi="宋体"/>
          <w:color w:val="FF0000"/>
        </w:rPr>
      </w:pPr>
      <w:r w:rsidRPr="00C547FE">
        <w:rPr>
          <w:rFonts w:ascii="宋体" w:hAnsi="宋体" w:hint="eastAsia"/>
          <w:color w:val="FF0000"/>
        </w:rPr>
        <w:t>（1）</w:t>
      </w:r>
      <w:r w:rsidR="00E55B40" w:rsidRPr="00C547FE">
        <w:rPr>
          <w:rFonts w:asciiTheme="minorEastAsia" w:hAnsiTheme="minorEastAsia" w:hint="eastAsia"/>
          <w:color w:val="FF0000"/>
        </w:rPr>
        <w:t>方孔的菲涅尔衍射（近处、远处）</w:t>
      </w:r>
      <w:r w:rsidR="006D03C4" w:rsidRPr="00C547FE">
        <w:rPr>
          <w:rFonts w:asciiTheme="minorEastAsia" w:hAnsiTheme="minorEastAsia" w:hint="eastAsia"/>
          <w:color w:val="FF0000"/>
        </w:rPr>
        <w:t>-截图</w:t>
      </w:r>
    </w:p>
    <w:p w14:paraId="5A57C276" w14:textId="77777777" w:rsidR="006D03C4" w:rsidRPr="00C547FE" w:rsidRDefault="006D03C4" w:rsidP="00E55B40">
      <w:pPr>
        <w:ind w:firstLineChars="90" w:firstLine="189"/>
        <w:rPr>
          <w:rFonts w:asciiTheme="minorEastAsia" w:hAnsiTheme="minorEastAsia"/>
          <w:color w:val="FF0000"/>
        </w:rPr>
      </w:pPr>
    </w:p>
    <w:p w14:paraId="48B42FBF" w14:textId="57B90F27" w:rsidR="00E55B40" w:rsidRDefault="00C547FE" w:rsidP="00C547FE">
      <w:pPr>
        <w:rPr>
          <w:color w:val="FF0000"/>
        </w:rPr>
      </w:pPr>
      <w:r w:rsidRPr="00C547FE">
        <w:rPr>
          <w:rFonts w:hint="eastAsia"/>
          <w:color w:val="FF0000"/>
        </w:rPr>
        <w:t>（</w:t>
      </w:r>
      <w:r w:rsidRPr="00C547FE">
        <w:rPr>
          <w:rFonts w:hint="eastAsia"/>
          <w:color w:val="FF0000"/>
        </w:rPr>
        <w:t>2</w:t>
      </w:r>
      <w:r w:rsidRPr="00C547FE">
        <w:rPr>
          <w:rFonts w:hint="eastAsia"/>
          <w:color w:val="FF0000"/>
        </w:rPr>
        <w:t>）</w:t>
      </w:r>
      <w:r w:rsidR="00E55B40" w:rsidRPr="00C547FE">
        <w:rPr>
          <w:rFonts w:hint="eastAsia"/>
          <w:color w:val="FF0000"/>
        </w:rPr>
        <w:t>圆孔的菲涅尔衍射（近处、远处）</w:t>
      </w:r>
      <w:r w:rsidR="006D03C4" w:rsidRPr="00C547FE">
        <w:rPr>
          <w:rFonts w:hint="eastAsia"/>
          <w:color w:val="FF0000"/>
        </w:rPr>
        <w:t>-</w:t>
      </w:r>
      <w:r w:rsidR="006D03C4" w:rsidRPr="00C547FE">
        <w:rPr>
          <w:rFonts w:hint="eastAsia"/>
          <w:color w:val="FF0000"/>
        </w:rPr>
        <w:t>截图</w:t>
      </w:r>
    </w:p>
    <w:p w14:paraId="1FD05464" w14:textId="01426ABD" w:rsidR="00065AC2" w:rsidRDefault="00065AC2" w:rsidP="006D03C4">
      <w:pPr>
        <w:snapToGrid w:val="0"/>
        <w:spacing w:beforeLines="50" w:before="156" w:afterLines="50" w:after="156"/>
        <w:rPr>
          <w:color w:val="FF0000"/>
        </w:rPr>
      </w:pPr>
    </w:p>
    <w:p w14:paraId="6C05941F" w14:textId="77777777" w:rsidR="00514D9C" w:rsidRDefault="00514D9C" w:rsidP="006D03C4">
      <w:pPr>
        <w:snapToGrid w:val="0"/>
        <w:spacing w:beforeLines="50" w:before="156" w:afterLines="50" w:after="156"/>
        <w:rPr>
          <w:rFonts w:hint="eastAsia"/>
          <w:color w:val="FF0000"/>
        </w:rPr>
      </w:pPr>
    </w:p>
    <w:p w14:paraId="0B5CA4BD" w14:textId="35EEA8D9" w:rsidR="00896F3C" w:rsidRPr="006D03C4" w:rsidRDefault="00755ED0" w:rsidP="00065AC2">
      <w:pPr>
        <w:pStyle w:val="a7"/>
        <w:numPr>
          <w:ilvl w:val="0"/>
          <w:numId w:val="15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065AC2">
        <w:rPr>
          <w:rFonts w:ascii="宋体" w:eastAsia="宋体" w:hAnsi="宋体" w:cs="宋体"/>
          <w:b/>
          <w:color w:val="000000"/>
          <w:sz w:val="24"/>
          <w:szCs w:val="22"/>
          <w:lang w:bidi="ar"/>
        </w:rPr>
        <w:t>实验思考</w:t>
      </w:r>
      <w:r w:rsidR="00D70E13" w:rsidRPr="00065AC2">
        <w:rPr>
          <w:rFonts w:ascii="宋体" w:eastAsia="宋体" w:hAnsi="宋体" w:cs="宋体"/>
          <w:b/>
          <w:color w:val="000000"/>
          <w:sz w:val="24"/>
          <w:szCs w:val="22"/>
          <w:lang w:bidi="ar"/>
        </w:rPr>
        <w:t>题</w:t>
      </w:r>
    </w:p>
    <w:p w14:paraId="6CE05625" w14:textId="6CD0DF49" w:rsidR="00E55B40" w:rsidRDefault="00E55B40">
      <w:pPr>
        <w:pStyle w:val="a7"/>
        <w:numPr>
          <w:ilvl w:val="0"/>
          <w:numId w:val="5"/>
        </w:numPr>
        <w:spacing w:line="276" w:lineRule="auto"/>
        <w:ind w:firstLineChars="0"/>
        <w:rPr>
          <w:rFonts w:ascii="宋体" w:hAnsi="宋体"/>
        </w:rPr>
      </w:pPr>
      <w:r w:rsidRPr="00E55B40">
        <w:rPr>
          <w:rFonts w:ascii="宋体" w:hAnsi="宋体" w:hint="eastAsia"/>
        </w:rPr>
        <w:t>本</w:t>
      </w:r>
      <w:r w:rsidRPr="00E55B40">
        <w:rPr>
          <w:rFonts w:ascii="宋体" w:hAnsi="宋体"/>
        </w:rPr>
        <w:t>实验观察到的是菲涅尔衍射图案，</w:t>
      </w:r>
      <w:r w:rsidRPr="00E55B40">
        <w:rPr>
          <w:rFonts w:ascii="宋体" w:hAnsi="宋体" w:hint="eastAsia"/>
        </w:rPr>
        <w:t>理论</w:t>
      </w:r>
      <w:r w:rsidRPr="00E55B40">
        <w:rPr>
          <w:rFonts w:ascii="宋体" w:hAnsi="宋体"/>
        </w:rPr>
        <w:t>计算的是夫琅禾费衍射图案。</w:t>
      </w:r>
      <w:r w:rsidRPr="00E55B40">
        <w:rPr>
          <w:rFonts w:ascii="宋体" w:hAnsi="宋体" w:hint="eastAsia"/>
        </w:rPr>
        <w:t>两种</w:t>
      </w:r>
      <w:r w:rsidRPr="00E55B40">
        <w:rPr>
          <w:rFonts w:ascii="宋体" w:hAnsi="宋体"/>
        </w:rPr>
        <w:t>衍射有不同的</w:t>
      </w:r>
      <w:r w:rsidRPr="00E55B40">
        <w:rPr>
          <w:rFonts w:ascii="宋体" w:hAnsi="宋体" w:hint="eastAsia"/>
        </w:rPr>
        <w:t>成立</w:t>
      </w:r>
      <w:r w:rsidRPr="00E55B40">
        <w:rPr>
          <w:rFonts w:ascii="宋体" w:hAnsi="宋体"/>
        </w:rPr>
        <w:t>条件。</w:t>
      </w:r>
      <w:r w:rsidRPr="00E55B40">
        <w:rPr>
          <w:rFonts w:ascii="宋体" w:hAnsi="宋体" w:hint="eastAsia"/>
        </w:rPr>
        <w:t>在</w:t>
      </w:r>
      <w:r w:rsidRPr="00E55B40">
        <w:rPr>
          <w:rFonts w:ascii="宋体" w:hAnsi="宋体"/>
        </w:rPr>
        <w:t>近场和远场</w:t>
      </w:r>
      <w:r w:rsidRPr="00E55B40">
        <w:rPr>
          <w:rFonts w:ascii="宋体" w:hAnsi="宋体" w:hint="eastAsia"/>
        </w:rPr>
        <w:t>菲涅尔</w:t>
      </w:r>
      <w:r w:rsidRPr="00E55B40">
        <w:rPr>
          <w:rFonts w:ascii="宋体" w:hAnsi="宋体"/>
        </w:rPr>
        <w:t>衍射两种情况下，</w:t>
      </w:r>
      <w:r w:rsidRPr="00E55B40">
        <w:rPr>
          <w:rFonts w:ascii="宋体" w:hAnsi="宋体" w:hint="eastAsia"/>
        </w:rPr>
        <w:t>菲涅尔</w:t>
      </w:r>
      <w:r w:rsidRPr="00E55B40">
        <w:rPr>
          <w:rFonts w:ascii="宋体" w:hAnsi="宋体"/>
        </w:rPr>
        <w:t>衍射实验图案和理论</w:t>
      </w:r>
      <w:r w:rsidRPr="00E55B40">
        <w:rPr>
          <w:rFonts w:ascii="宋体" w:hAnsi="宋体" w:hint="eastAsia"/>
        </w:rPr>
        <w:t>夫琅禾费</w:t>
      </w:r>
      <w:r w:rsidRPr="00E55B40">
        <w:rPr>
          <w:rFonts w:ascii="宋体" w:hAnsi="宋体"/>
        </w:rPr>
        <w:t>衍射图案是否</w:t>
      </w:r>
      <w:r w:rsidRPr="00E55B40">
        <w:rPr>
          <w:rFonts w:ascii="宋体" w:hAnsi="宋体" w:hint="eastAsia"/>
        </w:rPr>
        <w:t>都接近</w:t>
      </w:r>
      <w:r w:rsidRPr="00E55B40">
        <w:rPr>
          <w:rFonts w:ascii="宋体" w:hAnsi="宋体"/>
        </w:rPr>
        <w:t>？</w:t>
      </w:r>
      <w:r w:rsidRPr="00E55B40">
        <w:rPr>
          <w:rFonts w:ascii="宋体" w:hAnsi="宋体" w:hint="eastAsia"/>
        </w:rPr>
        <w:t>为</w:t>
      </w:r>
      <w:r w:rsidRPr="00E55B40">
        <w:rPr>
          <w:rFonts w:ascii="宋体" w:hAnsi="宋体"/>
        </w:rPr>
        <w:t>什么会有这样的现象？</w:t>
      </w:r>
    </w:p>
    <w:p w14:paraId="2412F4EC" w14:textId="77777777" w:rsidR="00C547FE" w:rsidRPr="00E55B40" w:rsidRDefault="00C547FE" w:rsidP="00C547FE">
      <w:pPr>
        <w:pStyle w:val="a7"/>
        <w:spacing w:line="276" w:lineRule="auto"/>
        <w:ind w:left="360" w:firstLineChars="0" w:firstLine="0"/>
        <w:rPr>
          <w:rFonts w:ascii="宋体" w:hAnsi="宋体"/>
        </w:rPr>
      </w:pPr>
    </w:p>
    <w:p w14:paraId="25AA0709" w14:textId="064ACFE3" w:rsidR="00E55B40" w:rsidRPr="00C547FE" w:rsidRDefault="00E55B40">
      <w:pPr>
        <w:pStyle w:val="a7"/>
        <w:numPr>
          <w:ilvl w:val="0"/>
          <w:numId w:val="5"/>
        </w:numPr>
        <w:spacing w:line="276" w:lineRule="auto"/>
        <w:ind w:firstLineChars="0"/>
        <w:rPr>
          <w:rFonts w:ascii="宋体" w:hAnsi="宋体"/>
        </w:rPr>
      </w:pPr>
      <w:r w:rsidRPr="00C547FE">
        <w:rPr>
          <w:rFonts w:ascii="宋体" w:hAnsi="宋体" w:hint="eastAsia"/>
        </w:rPr>
        <w:t>衍射物至</w:t>
      </w:r>
      <w:r w:rsidRPr="00C547FE">
        <w:rPr>
          <w:rFonts w:ascii="宋体" w:hAnsi="宋体"/>
        </w:rPr>
        <w:t>CCD</w:t>
      </w:r>
      <w:r w:rsidRPr="00C547FE">
        <w:rPr>
          <w:rFonts w:ascii="宋体" w:hAnsi="宋体" w:hint="eastAsia"/>
        </w:rPr>
        <w:t>的</w:t>
      </w:r>
      <w:r w:rsidRPr="00C547FE">
        <w:rPr>
          <w:rFonts w:ascii="宋体" w:hAnsi="宋体"/>
        </w:rPr>
        <w:t>距离，对衍射</w:t>
      </w:r>
      <w:r w:rsidRPr="00C547FE">
        <w:rPr>
          <w:rFonts w:ascii="宋体" w:hAnsi="宋体" w:hint="eastAsia"/>
        </w:rPr>
        <w:t>图案</w:t>
      </w:r>
      <w:r w:rsidRPr="00C547FE">
        <w:rPr>
          <w:rFonts w:ascii="宋体" w:hAnsi="宋体"/>
        </w:rPr>
        <w:t>有什么影响？</w:t>
      </w:r>
    </w:p>
    <w:p w14:paraId="097AF35A" w14:textId="77777777" w:rsidR="00C547FE" w:rsidRPr="00C547FE" w:rsidRDefault="00C547FE" w:rsidP="00C547FE">
      <w:pPr>
        <w:pStyle w:val="a7"/>
        <w:rPr>
          <w:rFonts w:ascii="宋体" w:hAnsi="宋体"/>
        </w:rPr>
      </w:pPr>
    </w:p>
    <w:p w14:paraId="7F15FC3F" w14:textId="77777777" w:rsidR="00C547FE" w:rsidRPr="00C547FE" w:rsidRDefault="00C547FE" w:rsidP="00C547FE">
      <w:pPr>
        <w:pStyle w:val="a7"/>
        <w:spacing w:line="276" w:lineRule="auto"/>
        <w:ind w:left="360" w:firstLineChars="0" w:firstLine="0"/>
        <w:rPr>
          <w:rFonts w:ascii="宋体" w:hAnsi="宋体"/>
        </w:rPr>
      </w:pPr>
    </w:p>
    <w:p w14:paraId="5AD5681B" w14:textId="77777777" w:rsidR="00E55B40" w:rsidRPr="00C547FE" w:rsidRDefault="00E55B40">
      <w:pPr>
        <w:pStyle w:val="a7"/>
        <w:numPr>
          <w:ilvl w:val="0"/>
          <w:numId w:val="5"/>
        </w:numPr>
        <w:spacing w:line="276" w:lineRule="auto"/>
        <w:ind w:firstLineChars="0"/>
        <w:rPr>
          <w:rFonts w:ascii="宋体" w:hAnsi="宋体"/>
        </w:rPr>
      </w:pPr>
      <w:r w:rsidRPr="00C547FE">
        <w:rPr>
          <w:rFonts w:ascii="宋体" w:hAnsi="宋体" w:hint="eastAsia"/>
        </w:rPr>
        <w:t>衍射</w:t>
      </w:r>
      <w:r w:rsidRPr="00C547FE">
        <w:rPr>
          <w:rFonts w:ascii="宋体" w:hAnsi="宋体"/>
        </w:rPr>
        <w:t>物体的形状对衍射图案有什么影响？</w:t>
      </w:r>
    </w:p>
    <w:p w14:paraId="2CBFF972" w14:textId="77777777" w:rsidR="00C547FE" w:rsidRDefault="00C547FE" w:rsidP="00C547FE">
      <w:pPr>
        <w:pStyle w:val="a7"/>
        <w:spacing w:line="276" w:lineRule="auto"/>
        <w:ind w:left="360" w:firstLineChars="0" w:firstLine="0"/>
        <w:rPr>
          <w:rFonts w:ascii="宋体" w:hAnsi="宋体"/>
          <w:color w:val="FF0000"/>
        </w:rPr>
      </w:pPr>
    </w:p>
    <w:p w14:paraId="62FF3F7B" w14:textId="77777777" w:rsidR="00E16E7B" w:rsidRPr="00E16E7B" w:rsidRDefault="00E16E7B" w:rsidP="00945006">
      <w:pPr>
        <w:pStyle w:val="a7"/>
        <w:spacing w:line="276" w:lineRule="auto"/>
        <w:ind w:left="360" w:firstLineChars="0" w:firstLine="0"/>
        <w:rPr>
          <w:rFonts w:ascii="Times New Roman" w:hAnsi="Times New Roman" w:cs="Times New Roman"/>
          <w:szCs w:val="21"/>
        </w:rPr>
      </w:pPr>
    </w:p>
    <w:p w14:paraId="37122A16" w14:textId="3B0FAA26" w:rsidR="00896F3C" w:rsidRDefault="00E55B40" w:rsidP="00C547FE">
      <w:pPr>
        <w:pStyle w:val="a7"/>
        <w:numPr>
          <w:ilvl w:val="0"/>
          <w:numId w:val="5"/>
        </w:numPr>
        <w:spacing w:line="276" w:lineRule="auto"/>
        <w:ind w:firstLineChars="0"/>
        <w:rPr>
          <w:rFonts w:ascii="Times New Roman" w:hAnsi="Times New Roman" w:cs="Times New Roman"/>
          <w:szCs w:val="21"/>
        </w:rPr>
      </w:pPr>
      <w:r w:rsidRPr="00E55B40">
        <w:rPr>
          <w:rFonts w:asciiTheme="minorEastAsia" w:hAnsiTheme="minorEastAsia" w:hint="eastAsia"/>
        </w:rPr>
        <w:t>在圆孔的菲涅尔衍射中，当波长、圆孔位置及其大小不变，只移动观察屏，则会出现怎样的现象？</w:t>
      </w:r>
      <w:r w:rsidR="00C547FE">
        <w:rPr>
          <w:rFonts w:ascii="Times New Roman" w:hAnsi="Times New Roman" w:cs="Times New Roman"/>
          <w:szCs w:val="21"/>
        </w:rPr>
        <w:t xml:space="preserve"> </w:t>
      </w:r>
    </w:p>
    <w:p w14:paraId="4E3B112D" w14:textId="77777777" w:rsidR="00896F3C" w:rsidRDefault="00896F3C">
      <w:pPr>
        <w:widowControl/>
        <w:jc w:val="left"/>
        <w:rPr>
          <w:rFonts w:ascii="Times New Roman" w:hAnsi="Times New Roman" w:cs="Times New Roman"/>
          <w:szCs w:val="21"/>
        </w:rPr>
      </w:pPr>
    </w:p>
    <w:p w14:paraId="6C4195FE" w14:textId="4EE55001" w:rsidR="00D3150F" w:rsidRDefault="00D3150F">
      <w:pPr>
        <w:widowControl/>
        <w:jc w:val="left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/>
          <w:color w:val="000000"/>
          <w:szCs w:val="21"/>
        </w:rPr>
        <w:br w:type="page"/>
      </w:r>
    </w:p>
    <w:p w14:paraId="5DC45A3E" w14:textId="3AD07E5F" w:rsidR="00656E0B" w:rsidRPr="00065AC2" w:rsidRDefault="00D3150F" w:rsidP="00065AC2">
      <w:pPr>
        <w:jc w:val="center"/>
        <w:rPr>
          <w:rFonts w:ascii="黑体" w:eastAsia="黑体" w:hAnsi="黑体" w:cs="Times New Roman"/>
          <w:bCs/>
          <w:color w:val="000000"/>
          <w:sz w:val="36"/>
          <w:szCs w:val="36"/>
          <w:lang w:bidi="ar"/>
        </w:rPr>
      </w:pPr>
      <w:r w:rsidRPr="00434F02"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lastRenderedPageBreak/>
        <w:t>实验</w:t>
      </w:r>
      <w:r w:rsidRPr="00434F02">
        <w:rPr>
          <w:rFonts w:ascii="黑体" w:eastAsia="黑体" w:hAnsi="黑体" w:cs="Times New Roman"/>
          <w:bCs/>
          <w:color w:val="000000"/>
          <w:sz w:val="36"/>
          <w:szCs w:val="36"/>
          <w:lang w:bidi="ar"/>
        </w:rPr>
        <w:t>2</w:t>
      </w:r>
      <w:r w:rsidRPr="00434F02"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tab/>
      </w:r>
      <w:r w:rsidR="002F3ED4"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t>夫琅禾费衍射实验</w:t>
      </w:r>
    </w:p>
    <w:p w14:paraId="5B80B6D0" w14:textId="4215EA25" w:rsidR="003F39D6" w:rsidRPr="00656E0B" w:rsidRDefault="003F39D6" w:rsidP="00656E0B">
      <w:pPr>
        <w:pStyle w:val="a7"/>
        <w:numPr>
          <w:ilvl w:val="0"/>
          <w:numId w:val="1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656E0B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实验预习</w:t>
      </w:r>
    </w:p>
    <w:p w14:paraId="7CC9175F" w14:textId="77777777" w:rsidR="003F39D6" w:rsidRPr="003F39D6" w:rsidRDefault="003F39D6" w:rsidP="003F39D6">
      <w:pPr>
        <w:widowControl/>
        <w:spacing w:line="276" w:lineRule="auto"/>
        <w:contextualSpacing/>
        <w:jc w:val="left"/>
        <w:rPr>
          <w:rFonts w:ascii="宋体" w:eastAsia="宋体" w:hAnsi="宋体"/>
          <w:b/>
        </w:rPr>
      </w:pPr>
    </w:p>
    <w:p w14:paraId="15B0034E" w14:textId="3019D944" w:rsidR="00A450D2" w:rsidRDefault="00D3150F">
      <w:pPr>
        <w:pStyle w:val="a7"/>
        <w:numPr>
          <w:ilvl w:val="0"/>
          <w:numId w:val="1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D3150F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实验</w:t>
      </w:r>
      <w:r w:rsidR="008A58FE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操作</w:t>
      </w:r>
      <w:r w:rsidRPr="00D3150F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记录</w:t>
      </w:r>
    </w:p>
    <w:p w14:paraId="4D9C76C5" w14:textId="77777777" w:rsidR="008A58FE" w:rsidRPr="00E16E7B" w:rsidRDefault="008A58FE">
      <w:pPr>
        <w:pStyle w:val="a7"/>
        <w:numPr>
          <w:ilvl w:val="3"/>
          <w:numId w:val="1"/>
        </w:numPr>
        <w:snapToGrid w:val="0"/>
        <w:spacing w:beforeLines="50" w:before="156" w:afterLines="50" w:after="156"/>
        <w:ind w:left="567" w:firstLineChars="0"/>
        <w:rPr>
          <w:rFonts w:ascii="宋体" w:eastAsia="宋体" w:hAnsi="宋体"/>
        </w:rPr>
      </w:pPr>
      <w:r w:rsidRPr="001F6C53">
        <w:rPr>
          <w:rFonts w:ascii="宋体" w:hAnsi="宋体" w:hint="eastAsia"/>
        </w:rPr>
        <w:t>拍照记录搭建的光路</w:t>
      </w:r>
    </w:p>
    <w:p w14:paraId="131583F6" w14:textId="77777777" w:rsidR="00E16E7B" w:rsidRDefault="00E16E7B" w:rsidP="00E16E7B">
      <w:pPr>
        <w:pStyle w:val="a7"/>
        <w:snapToGrid w:val="0"/>
        <w:spacing w:beforeLines="50" w:before="156" w:afterLines="50" w:after="156"/>
        <w:ind w:left="567" w:firstLineChars="0" w:firstLine="0"/>
        <w:rPr>
          <w:rFonts w:ascii="宋体" w:hAnsi="宋体"/>
        </w:rPr>
      </w:pPr>
    </w:p>
    <w:p w14:paraId="74963F34" w14:textId="77777777" w:rsidR="00E16E7B" w:rsidRPr="008A58FE" w:rsidRDefault="00E16E7B" w:rsidP="00E16E7B">
      <w:pPr>
        <w:pStyle w:val="a7"/>
        <w:snapToGrid w:val="0"/>
        <w:spacing w:beforeLines="50" w:before="156" w:afterLines="50" w:after="156"/>
        <w:ind w:left="567" w:firstLineChars="0" w:firstLine="0"/>
        <w:rPr>
          <w:rFonts w:ascii="宋体" w:eastAsia="宋体" w:hAnsi="宋体"/>
        </w:rPr>
      </w:pPr>
    </w:p>
    <w:p w14:paraId="211E5FA5" w14:textId="5E1921E0" w:rsidR="00500E9C" w:rsidRDefault="00312312">
      <w:pPr>
        <w:pStyle w:val="a7"/>
        <w:numPr>
          <w:ilvl w:val="3"/>
          <w:numId w:val="1"/>
        </w:numPr>
        <w:snapToGrid w:val="0"/>
        <w:spacing w:beforeLines="50" w:before="156" w:afterLines="50" w:after="156"/>
        <w:ind w:left="567" w:firstLineChars="0"/>
        <w:rPr>
          <w:rFonts w:ascii="宋体" w:eastAsia="宋体" w:hAnsi="宋体"/>
        </w:rPr>
      </w:pPr>
      <w:r w:rsidRPr="00312312">
        <w:rPr>
          <w:rFonts w:ascii="宋体" w:eastAsia="宋体" w:hAnsi="宋体" w:hint="eastAsia"/>
        </w:rPr>
        <w:t>实验步骤</w:t>
      </w:r>
      <w:r w:rsidR="00514D9C">
        <w:rPr>
          <w:rFonts w:ascii="宋体" w:eastAsia="宋体" w:hAnsi="宋体"/>
        </w:rPr>
        <w:t>7</w:t>
      </w:r>
      <w:r>
        <w:rPr>
          <w:rFonts w:ascii="宋体" w:eastAsia="宋体" w:hAnsi="宋体" w:hint="eastAsia"/>
        </w:rPr>
        <w:t>：</w:t>
      </w:r>
      <w:r w:rsidRPr="00312312">
        <w:rPr>
          <w:rFonts w:ascii="宋体" w:eastAsia="宋体" w:hAnsi="宋体" w:hint="eastAsia"/>
        </w:rPr>
        <w:t>点击“衍射实验结果画图”，</w:t>
      </w:r>
      <w:r w:rsidR="005A65D9">
        <w:rPr>
          <w:rFonts w:ascii="宋体" w:eastAsia="宋体" w:hAnsi="宋体" w:hint="eastAsia"/>
        </w:rPr>
        <w:t>截图记录：</w:t>
      </w:r>
      <w:r w:rsidRPr="00312312">
        <w:rPr>
          <w:rFonts w:ascii="宋体" w:eastAsia="宋体" w:hAnsi="宋体" w:hint="eastAsia"/>
        </w:rPr>
        <w:t>夫</w:t>
      </w:r>
      <w:proofErr w:type="gramStart"/>
      <w:r w:rsidRPr="00312312">
        <w:rPr>
          <w:rFonts w:ascii="宋体" w:eastAsia="宋体" w:hAnsi="宋体" w:hint="eastAsia"/>
        </w:rPr>
        <w:t>琅禾费</w:t>
      </w:r>
      <w:proofErr w:type="gramEnd"/>
      <w:r w:rsidRPr="00312312">
        <w:rPr>
          <w:rFonts w:ascii="宋体" w:eastAsia="宋体" w:hAnsi="宋体" w:hint="eastAsia"/>
        </w:rPr>
        <w:t>圆孔衍射的实际光强分布图。</w:t>
      </w:r>
    </w:p>
    <w:p w14:paraId="3EE82398" w14:textId="77777777" w:rsidR="008A58FE" w:rsidRDefault="008A58FE" w:rsidP="008A58FE">
      <w:pPr>
        <w:pStyle w:val="a7"/>
        <w:snapToGrid w:val="0"/>
        <w:spacing w:beforeLines="50" w:before="156" w:afterLines="50" w:after="156"/>
        <w:ind w:left="567" w:firstLineChars="0" w:firstLine="0"/>
        <w:rPr>
          <w:rFonts w:ascii="宋体" w:eastAsia="宋体" w:hAnsi="宋体"/>
        </w:rPr>
      </w:pPr>
    </w:p>
    <w:p w14:paraId="7DFE6EB0" w14:textId="77777777" w:rsidR="00E16E7B" w:rsidRPr="005A65D9" w:rsidRDefault="00E16E7B" w:rsidP="008A58FE">
      <w:pPr>
        <w:pStyle w:val="a7"/>
        <w:snapToGrid w:val="0"/>
        <w:spacing w:beforeLines="50" w:before="156" w:afterLines="50" w:after="156"/>
        <w:ind w:left="567" w:firstLineChars="0" w:firstLine="0"/>
        <w:rPr>
          <w:rFonts w:ascii="宋体" w:eastAsia="宋体" w:hAnsi="宋体"/>
        </w:rPr>
      </w:pPr>
    </w:p>
    <w:p w14:paraId="235A50A0" w14:textId="3EE26B34" w:rsidR="008A58FE" w:rsidRPr="005A65D9" w:rsidRDefault="00312312" w:rsidP="008A58FE">
      <w:pPr>
        <w:pStyle w:val="a7"/>
        <w:numPr>
          <w:ilvl w:val="3"/>
          <w:numId w:val="1"/>
        </w:numPr>
        <w:snapToGrid w:val="0"/>
        <w:spacing w:beforeLines="50" w:before="156" w:afterLines="50" w:after="156"/>
        <w:ind w:left="567" w:firstLineChars="0"/>
        <w:rPr>
          <w:rFonts w:ascii="宋体" w:eastAsia="宋体" w:hAnsi="宋体"/>
        </w:rPr>
      </w:pPr>
      <w:r w:rsidRPr="00500E9C">
        <w:rPr>
          <w:rFonts w:ascii="宋体" w:eastAsia="宋体" w:hAnsi="宋体" w:hint="eastAsia"/>
        </w:rPr>
        <w:t>实验步骤</w:t>
      </w:r>
      <w:r w:rsidR="00514D9C">
        <w:rPr>
          <w:rFonts w:ascii="宋体" w:eastAsia="宋体" w:hAnsi="宋体"/>
        </w:rPr>
        <w:t>8</w:t>
      </w:r>
      <w:r w:rsidRPr="00500E9C">
        <w:rPr>
          <w:rFonts w:ascii="宋体" w:eastAsia="宋体" w:hAnsi="宋体" w:hint="eastAsia"/>
        </w:rPr>
        <w:t>：</w:t>
      </w:r>
      <w:r w:rsidRPr="00500E9C">
        <w:rPr>
          <w:rFonts w:ascii="宋体" w:hAnsi="宋体" w:hint="eastAsia"/>
        </w:rPr>
        <w:t>点击夫琅禾费衍射理论计算，计算</w:t>
      </w:r>
      <w:r w:rsidRPr="00500E9C">
        <w:rPr>
          <w:rFonts w:ascii="宋体" w:hAnsi="宋体"/>
        </w:rPr>
        <w:t>夫琅禾费衍射理论曲线，</w:t>
      </w:r>
      <w:r w:rsidRPr="00500E9C">
        <w:rPr>
          <w:rFonts w:ascii="宋体" w:hAnsi="宋体" w:hint="eastAsia"/>
        </w:rPr>
        <w:t>对比实验和理论光强分布图之间的误差。</w:t>
      </w:r>
    </w:p>
    <w:p w14:paraId="268655A8" w14:textId="77777777" w:rsidR="00E16E7B" w:rsidRDefault="00500E9C" w:rsidP="005A65D9">
      <w:pPr>
        <w:pStyle w:val="a7"/>
        <w:numPr>
          <w:ilvl w:val="0"/>
          <w:numId w:val="12"/>
        </w:numPr>
        <w:ind w:firstLineChars="0"/>
        <w:rPr>
          <w:color w:val="FF0000"/>
        </w:rPr>
      </w:pPr>
      <w:r w:rsidRPr="005A65D9">
        <w:rPr>
          <w:rFonts w:hint="eastAsia"/>
          <w:color w:val="FF0000"/>
        </w:rPr>
        <w:t>方孔</w:t>
      </w:r>
      <w:proofErr w:type="gramStart"/>
      <w:r w:rsidRPr="005A65D9">
        <w:rPr>
          <w:rFonts w:hint="eastAsia"/>
          <w:color w:val="FF0000"/>
        </w:rPr>
        <w:t>夫朗禾费衍射</w:t>
      </w:r>
      <w:proofErr w:type="gramEnd"/>
      <w:r w:rsidRPr="005A65D9">
        <w:rPr>
          <w:rFonts w:hint="eastAsia"/>
          <w:color w:val="FF0000"/>
        </w:rPr>
        <w:t>（</w:t>
      </w:r>
      <w:r w:rsidRPr="005A65D9">
        <w:rPr>
          <w:rFonts w:hint="eastAsia"/>
          <w:color w:val="FF0000"/>
        </w:rPr>
        <w:t>6</w:t>
      </w:r>
      <w:r w:rsidRPr="005A65D9">
        <w:rPr>
          <w:color w:val="FF0000"/>
        </w:rPr>
        <w:t>50</w:t>
      </w:r>
      <w:r w:rsidRPr="005A65D9">
        <w:rPr>
          <w:rFonts w:hint="eastAsia"/>
          <w:color w:val="FF0000"/>
        </w:rPr>
        <w:t>激光器）</w:t>
      </w:r>
      <w:r w:rsidRPr="005A65D9">
        <w:rPr>
          <w:rFonts w:hint="eastAsia"/>
          <w:color w:val="FF0000"/>
        </w:rPr>
        <w:t xml:space="preserve"> </w:t>
      </w:r>
      <w:r w:rsidRPr="005A65D9">
        <w:rPr>
          <w:color w:val="FF0000"/>
        </w:rPr>
        <w:t xml:space="preserve">  </w:t>
      </w:r>
    </w:p>
    <w:p w14:paraId="729DD8E2" w14:textId="77777777" w:rsidR="00E16E7B" w:rsidRDefault="00E16E7B" w:rsidP="00E16E7B">
      <w:pPr>
        <w:pStyle w:val="a7"/>
        <w:ind w:left="930" w:firstLineChars="0" w:firstLine="0"/>
        <w:rPr>
          <w:color w:val="FF0000"/>
        </w:rPr>
      </w:pPr>
    </w:p>
    <w:p w14:paraId="1A4F4FFE" w14:textId="77777777" w:rsidR="00E16E7B" w:rsidRDefault="00E16E7B" w:rsidP="00E16E7B">
      <w:pPr>
        <w:pStyle w:val="a7"/>
        <w:ind w:left="930" w:firstLineChars="0" w:firstLine="0"/>
        <w:rPr>
          <w:color w:val="FF0000"/>
        </w:rPr>
      </w:pPr>
    </w:p>
    <w:p w14:paraId="5373F39E" w14:textId="2C963A82" w:rsidR="005A65D9" w:rsidRPr="005A65D9" w:rsidRDefault="00500E9C" w:rsidP="00E16E7B">
      <w:pPr>
        <w:pStyle w:val="a7"/>
        <w:ind w:left="930" w:firstLineChars="0" w:firstLine="0"/>
        <w:rPr>
          <w:color w:val="FF0000"/>
        </w:rPr>
      </w:pPr>
      <w:r w:rsidRPr="005A65D9">
        <w:rPr>
          <w:color w:val="FF0000"/>
        </w:rPr>
        <w:t xml:space="preserve">                </w:t>
      </w:r>
    </w:p>
    <w:p w14:paraId="106F4462" w14:textId="0FEE790D" w:rsidR="00500E9C" w:rsidRPr="005A65D9" w:rsidRDefault="00500E9C" w:rsidP="005A65D9">
      <w:pPr>
        <w:pStyle w:val="a7"/>
        <w:numPr>
          <w:ilvl w:val="0"/>
          <w:numId w:val="12"/>
        </w:numPr>
        <w:ind w:firstLineChars="0"/>
        <w:rPr>
          <w:rFonts w:ascii="宋体" w:hAnsi="宋体"/>
          <w:color w:val="FF0000"/>
        </w:rPr>
      </w:pPr>
      <w:r w:rsidRPr="005A65D9">
        <w:rPr>
          <w:rFonts w:ascii="宋体" w:hAnsi="宋体" w:hint="eastAsia"/>
          <w:color w:val="FF0000"/>
        </w:rPr>
        <w:t>圆孔</w:t>
      </w:r>
      <w:proofErr w:type="gramStart"/>
      <w:r w:rsidRPr="005A65D9">
        <w:rPr>
          <w:rFonts w:ascii="宋体" w:hAnsi="宋体" w:hint="eastAsia"/>
          <w:color w:val="FF0000"/>
        </w:rPr>
        <w:t>夫朗禾费衍射</w:t>
      </w:r>
      <w:proofErr w:type="gramEnd"/>
      <w:r w:rsidRPr="005A65D9">
        <w:rPr>
          <w:rFonts w:ascii="宋体" w:hAnsi="宋体" w:hint="eastAsia"/>
          <w:color w:val="FF0000"/>
        </w:rPr>
        <w:t>（6</w:t>
      </w:r>
      <w:r w:rsidRPr="005A65D9">
        <w:rPr>
          <w:rFonts w:ascii="宋体" w:hAnsi="宋体"/>
          <w:color w:val="FF0000"/>
        </w:rPr>
        <w:t>50</w:t>
      </w:r>
      <w:r w:rsidRPr="005A65D9">
        <w:rPr>
          <w:rFonts w:ascii="宋体" w:hAnsi="宋体" w:hint="eastAsia"/>
          <w:color w:val="FF0000"/>
        </w:rPr>
        <w:t>激光器）</w:t>
      </w:r>
    </w:p>
    <w:p w14:paraId="79421D85" w14:textId="179F14C2" w:rsidR="00500E9C" w:rsidRPr="00500E9C" w:rsidRDefault="00500E9C" w:rsidP="00500E9C">
      <w:pPr>
        <w:pStyle w:val="a7"/>
        <w:ind w:left="720" w:firstLineChars="0" w:firstLine="0"/>
        <w:rPr>
          <w:color w:val="FF0000"/>
        </w:rPr>
      </w:pPr>
    </w:p>
    <w:p w14:paraId="0B211497" w14:textId="77777777" w:rsidR="00A450D2" w:rsidRPr="008A58FE" w:rsidRDefault="00A450D2" w:rsidP="008A58FE">
      <w:pPr>
        <w:snapToGrid w:val="0"/>
        <w:spacing w:beforeLines="50" w:before="156" w:afterLines="50" w:after="156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0F1FAC44" w14:textId="65312EA8" w:rsidR="00D3150F" w:rsidRPr="00A450D2" w:rsidRDefault="00D3150F">
      <w:pPr>
        <w:pStyle w:val="a7"/>
        <w:numPr>
          <w:ilvl w:val="0"/>
          <w:numId w:val="1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D3150F">
        <w:rPr>
          <w:rFonts w:ascii="宋体" w:eastAsia="宋体" w:hAnsi="宋体" w:cs="宋体"/>
          <w:b/>
          <w:color w:val="000000"/>
          <w:sz w:val="24"/>
          <w:lang w:bidi="ar"/>
        </w:rPr>
        <w:t>实验思考题</w:t>
      </w:r>
    </w:p>
    <w:p w14:paraId="58BFA997" w14:textId="4F779F13" w:rsidR="00500E9C" w:rsidRPr="005A65D9" w:rsidRDefault="00500E9C">
      <w:pPr>
        <w:pStyle w:val="a7"/>
        <w:numPr>
          <w:ilvl w:val="3"/>
          <w:numId w:val="1"/>
        </w:numPr>
        <w:spacing w:line="276" w:lineRule="auto"/>
        <w:ind w:left="709" w:firstLineChars="0"/>
        <w:rPr>
          <w:rFonts w:ascii="宋体" w:hAnsi="宋体"/>
        </w:rPr>
      </w:pPr>
      <w:r w:rsidRPr="005A65D9">
        <w:rPr>
          <w:rFonts w:ascii="宋体" w:hAnsi="宋体" w:hint="eastAsia"/>
        </w:rPr>
        <w:t>根据</w:t>
      </w:r>
      <w:r w:rsidRPr="005A65D9">
        <w:rPr>
          <w:rFonts w:ascii="宋体" w:hAnsi="宋体"/>
        </w:rPr>
        <w:t>衍射物</w:t>
      </w:r>
      <w:r w:rsidRPr="005A65D9">
        <w:rPr>
          <w:rFonts w:ascii="宋体" w:hAnsi="宋体" w:hint="eastAsia"/>
        </w:rPr>
        <w:t>（圆孔</w:t>
      </w:r>
      <w:r w:rsidRPr="005A65D9">
        <w:rPr>
          <w:rFonts w:ascii="宋体" w:hAnsi="宋体"/>
        </w:rPr>
        <w:t>和方孔</w:t>
      </w:r>
      <w:r w:rsidRPr="005A65D9">
        <w:rPr>
          <w:rFonts w:ascii="宋体" w:hAnsi="宋体" w:hint="eastAsia"/>
        </w:rPr>
        <w:t>）</w:t>
      </w:r>
      <w:r w:rsidRPr="005A65D9">
        <w:rPr>
          <w:rFonts w:ascii="宋体" w:hAnsi="宋体"/>
        </w:rPr>
        <w:t>的尺寸</w:t>
      </w:r>
      <w:r w:rsidRPr="005A65D9">
        <w:rPr>
          <w:rFonts w:ascii="宋体" w:hAnsi="宋体" w:hint="eastAsia"/>
        </w:rPr>
        <w:t>以及</w:t>
      </w:r>
      <w:r w:rsidRPr="005A65D9">
        <w:rPr>
          <w:rFonts w:ascii="宋体" w:hAnsi="宋体"/>
        </w:rPr>
        <w:t>透镜焦距等参数信息，</w:t>
      </w:r>
      <w:r w:rsidRPr="005A65D9">
        <w:rPr>
          <w:rFonts w:ascii="宋体" w:hAnsi="宋体" w:hint="eastAsia"/>
        </w:rPr>
        <w:t>计</w:t>
      </w:r>
      <w:r w:rsidRPr="005A65D9">
        <w:rPr>
          <w:rFonts w:ascii="宋体" w:hAnsi="宋体"/>
        </w:rPr>
        <w:t>算衍射斑的理论分布情况。与实验测量到的数据</w:t>
      </w:r>
      <w:proofErr w:type="gramStart"/>
      <w:r w:rsidRPr="005A65D9">
        <w:rPr>
          <w:rFonts w:ascii="宋体" w:hAnsi="宋体"/>
        </w:rPr>
        <w:t>做对</w:t>
      </w:r>
      <w:proofErr w:type="gramEnd"/>
      <w:r w:rsidRPr="005A65D9">
        <w:rPr>
          <w:rFonts w:ascii="宋体" w:hAnsi="宋体"/>
        </w:rPr>
        <w:t>比</w:t>
      </w:r>
      <w:r w:rsidRPr="005A65D9">
        <w:rPr>
          <w:rFonts w:ascii="宋体" w:hAnsi="宋体" w:hint="eastAsia"/>
        </w:rPr>
        <w:t>，各</w:t>
      </w:r>
      <w:r w:rsidRPr="005A65D9">
        <w:rPr>
          <w:rFonts w:ascii="宋体" w:hAnsi="宋体"/>
        </w:rPr>
        <w:t>衍射级的位置是</w:t>
      </w:r>
      <w:r w:rsidRPr="005A65D9">
        <w:rPr>
          <w:rFonts w:ascii="宋体" w:hAnsi="宋体" w:hint="eastAsia"/>
        </w:rPr>
        <w:t>否</w:t>
      </w:r>
      <w:r w:rsidRPr="005A65D9">
        <w:rPr>
          <w:rFonts w:ascii="宋体" w:hAnsi="宋体"/>
        </w:rPr>
        <w:t>吻合？</w:t>
      </w:r>
    </w:p>
    <w:p w14:paraId="3B1E7BBC" w14:textId="77777777" w:rsidR="005A65D9" w:rsidRPr="005A65D9" w:rsidRDefault="005A65D9" w:rsidP="005A65D9">
      <w:pPr>
        <w:pStyle w:val="a7"/>
        <w:spacing w:line="276" w:lineRule="auto"/>
        <w:ind w:left="1260" w:firstLineChars="0" w:firstLine="0"/>
        <w:rPr>
          <w:rFonts w:ascii="宋体" w:hAnsi="宋体"/>
        </w:rPr>
      </w:pPr>
    </w:p>
    <w:p w14:paraId="00B7FDB8" w14:textId="1B7DC15A" w:rsidR="00500E9C" w:rsidRPr="005A65D9" w:rsidRDefault="00500E9C">
      <w:pPr>
        <w:pStyle w:val="a7"/>
        <w:numPr>
          <w:ilvl w:val="3"/>
          <w:numId w:val="1"/>
        </w:numPr>
        <w:spacing w:line="276" w:lineRule="auto"/>
        <w:ind w:left="709" w:firstLineChars="0"/>
        <w:rPr>
          <w:rFonts w:ascii="宋体" w:hAnsi="宋体"/>
        </w:rPr>
      </w:pPr>
      <w:r w:rsidRPr="005A65D9">
        <w:rPr>
          <w:rFonts w:ascii="宋体" w:hAnsi="宋体" w:hint="eastAsia"/>
        </w:rPr>
        <w:t>对于650</w:t>
      </w:r>
      <w:r w:rsidRPr="005A65D9">
        <w:rPr>
          <w:rFonts w:ascii="宋体" w:hAnsi="宋体"/>
        </w:rPr>
        <w:t>nm光源</w:t>
      </w:r>
      <w:r w:rsidRPr="005A65D9">
        <w:rPr>
          <w:rFonts w:ascii="宋体" w:hAnsi="宋体" w:hint="eastAsia"/>
        </w:rPr>
        <w:t>的实验</w:t>
      </w:r>
      <w:r w:rsidRPr="005A65D9">
        <w:rPr>
          <w:rFonts w:ascii="宋体" w:hAnsi="宋体"/>
        </w:rPr>
        <w:t>结果，</w:t>
      </w:r>
      <w:r w:rsidRPr="005A65D9">
        <w:rPr>
          <w:rFonts w:ascii="宋体" w:hAnsi="宋体" w:hint="eastAsia"/>
        </w:rPr>
        <w:t>与上</w:t>
      </w:r>
      <w:r w:rsidRPr="005A65D9">
        <w:rPr>
          <w:rFonts w:ascii="宋体" w:hAnsi="宋体"/>
        </w:rPr>
        <w:t>一个</w:t>
      </w:r>
      <w:r w:rsidRPr="005A65D9">
        <w:rPr>
          <w:rFonts w:ascii="宋体" w:hAnsi="宋体" w:hint="eastAsia"/>
        </w:rPr>
        <w:t>菲</w:t>
      </w:r>
      <w:proofErr w:type="gramStart"/>
      <w:r w:rsidRPr="005A65D9">
        <w:rPr>
          <w:rFonts w:ascii="宋体" w:hAnsi="宋体" w:hint="eastAsia"/>
        </w:rPr>
        <w:t>涅</w:t>
      </w:r>
      <w:proofErr w:type="gramEnd"/>
      <w:r w:rsidRPr="005A65D9">
        <w:rPr>
          <w:rFonts w:ascii="宋体" w:hAnsi="宋体" w:hint="eastAsia"/>
        </w:rPr>
        <w:t>尔衍射</w:t>
      </w:r>
      <w:r w:rsidRPr="005A65D9">
        <w:rPr>
          <w:rFonts w:ascii="宋体" w:hAnsi="宋体"/>
        </w:rPr>
        <w:t>实验</w:t>
      </w:r>
      <w:r w:rsidRPr="005A65D9">
        <w:rPr>
          <w:rFonts w:ascii="宋体" w:hAnsi="宋体" w:hint="eastAsia"/>
        </w:rPr>
        <w:t>做</w:t>
      </w:r>
      <w:r w:rsidRPr="005A65D9">
        <w:rPr>
          <w:rFonts w:ascii="宋体" w:hAnsi="宋体"/>
        </w:rPr>
        <w:t>比较，</w:t>
      </w:r>
      <w:proofErr w:type="gramStart"/>
      <w:r w:rsidRPr="005A65D9">
        <w:rPr>
          <w:rFonts w:ascii="宋体" w:hAnsi="宋体"/>
        </w:rPr>
        <w:t>衍射斑有</w:t>
      </w:r>
      <w:proofErr w:type="gramEnd"/>
      <w:r w:rsidRPr="005A65D9">
        <w:rPr>
          <w:rFonts w:ascii="宋体" w:hAnsi="宋体"/>
        </w:rPr>
        <w:t>何</w:t>
      </w:r>
      <w:r w:rsidRPr="005A65D9">
        <w:rPr>
          <w:rFonts w:ascii="宋体" w:hAnsi="宋体" w:hint="eastAsia"/>
        </w:rPr>
        <w:t>异同</w:t>
      </w:r>
      <w:r w:rsidRPr="005A65D9">
        <w:rPr>
          <w:rFonts w:ascii="宋体" w:hAnsi="宋体"/>
        </w:rPr>
        <w:t>？菲涅尔衍射</w:t>
      </w:r>
      <w:r w:rsidRPr="005A65D9">
        <w:rPr>
          <w:rFonts w:ascii="宋体" w:hAnsi="宋体" w:hint="eastAsia"/>
        </w:rPr>
        <w:t>与</w:t>
      </w:r>
      <w:r w:rsidRPr="005A65D9">
        <w:rPr>
          <w:rFonts w:ascii="宋体" w:hAnsi="宋体"/>
        </w:rPr>
        <w:t>夫琅禾费</w:t>
      </w:r>
      <w:r w:rsidRPr="005A65D9">
        <w:rPr>
          <w:rFonts w:ascii="宋体" w:hAnsi="宋体" w:hint="eastAsia"/>
        </w:rPr>
        <w:t>衍射有何</w:t>
      </w:r>
      <w:r w:rsidRPr="005A65D9">
        <w:rPr>
          <w:rFonts w:ascii="宋体" w:hAnsi="宋体"/>
        </w:rPr>
        <w:t>区别</w:t>
      </w:r>
      <w:r w:rsidRPr="005A65D9">
        <w:rPr>
          <w:rFonts w:ascii="宋体" w:hAnsi="宋体" w:hint="eastAsia"/>
        </w:rPr>
        <w:t>？</w:t>
      </w:r>
    </w:p>
    <w:p w14:paraId="45350888" w14:textId="77777777" w:rsidR="005A65D9" w:rsidRPr="005A65D9" w:rsidRDefault="005A65D9" w:rsidP="005A65D9">
      <w:pPr>
        <w:pStyle w:val="a7"/>
        <w:rPr>
          <w:rFonts w:ascii="宋体" w:hAnsi="宋体"/>
        </w:rPr>
      </w:pPr>
    </w:p>
    <w:p w14:paraId="426F5C4F" w14:textId="77777777" w:rsidR="005A65D9" w:rsidRPr="005A65D9" w:rsidRDefault="005A65D9" w:rsidP="005A65D9">
      <w:pPr>
        <w:pStyle w:val="a7"/>
        <w:spacing w:line="276" w:lineRule="auto"/>
        <w:ind w:left="709" w:firstLineChars="0" w:firstLine="0"/>
        <w:rPr>
          <w:rFonts w:ascii="宋体" w:hAnsi="宋体"/>
        </w:rPr>
      </w:pPr>
    </w:p>
    <w:p w14:paraId="1C406FC2" w14:textId="77777777" w:rsidR="00500E9C" w:rsidRPr="005A65D9" w:rsidRDefault="00500E9C">
      <w:pPr>
        <w:pStyle w:val="a7"/>
        <w:numPr>
          <w:ilvl w:val="3"/>
          <w:numId w:val="1"/>
        </w:numPr>
        <w:spacing w:line="276" w:lineRule="auto"/>
        <w:ind w:left="709" w:firstLineChars="0"/>
        <w:rPr>
          <w:rFonts w:ascii="宋体" w:hAnsi="宋体"/>
        </w:rPr>
      </w:pPr>
      <w:r w:rsidRPr="005A65D9">
        <w:rPr>
          <w:rFonts w:ascii="宋体" w:hAnsi="宋体" w:hint="eastAsia"/>
        </w:rPr>
        <w:t>在满足</w:t>
      </w:r>
      <w:r w:rsidRPr="005A65D9">
        <w:rPr>
          <w:rFonts w:ascii="宋体" w:hAnsi="宋体"/>
        </w:rPr>
        <w:t>什么条件</w:t>
      </w:r>
      <w:r w:rsidRPr="005A65D9">
        <w:rPr>
          <w:rFonts w:ascii="宋体" w:hAnsi="宋体" w:hint="eastAsia"/>
        </w:rPr>
        <w:t>时</w:t>
      </w:r>
      <w:r w:rsidRPr="005A65D9">
        <w:rPr>
          <w:rFonts w:ascii="宋体" w:hAnsi="宋体"/>
        </w:rPr>
        <w:t>，菲涅尔衍射可以近似成夫琅禾费</w:t>
      </w:r>
      <w:r w:rsidRPr="005A65D9">
        <w:rPr>
          <w:rFonts w:ascii="宋体" w:hAnsi="宋体" w:hint="eastAsia"/>
        </w:rPr>
        <w:t>衍射？</w:t>
      </w:r>
    </w:p>
    <w:p w14:paraId="1A1FF636" w14:textId="625767B3" w:rsidR="00500E9C" w:rsidRPr="005A65D9" w:rsidRDefault="00500E9C" w:rsidP="00500E9C">
      <w:pPr>
        <w:pStyle w:val="a7"/>
        <w:spacing w:line="276" w:lineRule="auto"/>
        <w:ind w:left="709" w:firstLineChars="0" w:firstLine="0"/>
        <w:rPr>
          <w:rFonts w:ascii="宋体" w:hAnsi="宋体"/>
        </w:rPr>
      </w:pPr>
    </w:p>
    <w:p w14:paraId="33C3CF12" w14:textId="053567FE" w:rsidR="00B24D96" w:rsidRDefault="00B24D96">
      <w:pPr>
        <w:widowControl/>
        <w:jc w:val="left"/>
        <w:rPr>
          <w:rFonts w:ascii="宋体" w:eastAsia="宋体" w:hAnsi="宋体" w:cs="宋体"/>
          <w:color w:val="000000"/>
          <w:szCs w:val="21"/>
        </w:rPr>
      </w:pPr>
    </w:p>
    <w:p w14:paraId="6CE3380A" w14:textId="63E9BD62" w:rsidR="00514D9C" w:rsidRDefault="00514D9C">
      <w:pPr>
        <w:widowControl/>
        <w:jc w:val="left"/>
        <w:rPr>
          <w:rFonts w:ascii="宋体" w:eastAsia="宋体" w:hAnsi="宋体" w:cs="宋体"/>
          <w:color w:val="000000"/>
          <w:szCs w:val="21"/>
        </w:rPr>
      </w:pPr>
    </w:p>
    <w:p w14:paraId="19134C38" w14:textId="145FBE3D" w:rsidR="00514D9C" w:rsidRDefault="00514D9C">
      <w:pPr>
        <w:widowControl/>
        <w:jc w:val="left"/>
        <w:rPr>
          <w:rFonts w:ascii="宋体" w:eastAsia="宋体" w:hAnsi="宋体" w:cs="宋体"/>
          <w:color w:val="000000"/>
          <w:szCs w:val="21"/>
        </w:rPr>
      </w:pPr>
    </w:p>
    <w:p w14:paraId="3811DEFC" w14:textId="20A44590" w:rsidR="00514D9C" w:rsidRDefault="00514D9C">
      <w:pPr>
        <w:widowControl/>
        <w:jc w:val="left"/>
        <w:rPr>
          <w:rFonts w:ascii="宋体" w:eastAsia="宋体" w:hAnsi="宋体" w:cs="宋体"/>
          <w:color w:val="000000"/>
          <w:szCs w:val="21"/>
        </w:rPr>
      </w:pPr>
    </w:p>
    <w:p w14:paraId="590D5AE3" w14:textId="77777777" w:rsidR="00514D9C" w:rsidRDefault="00514D9C">
      <w:pPr>
        <w:widowControl/>
        <w:jc w:val="left"/>
        <w:rPr>
          <w:rFonts w:ascii="宋体" w:eastAsia="宋体" w:hAnsi="宋体" w:cs="宋体" w:hint="eastAsia"/>
          <w:color w:val="000000"/>
          <w:szCs w:val="21"/>
        </w:rPr>
      </w:pPr>
    </w:p>
    <w:p w14:paraId="762913FE" w14:textId="6C132B9D" w:rsidR="005A615B" w:rsidRPr="00065AC2" w:rsidRDefault="00E86041" w:rsidP="00065AC2">
      <w:pPr>
        <w:pStyle w:val="1"/>
      </w:pPr>
      <w:r w:rsidRPr="007B71FF">
        <w:rPr>
          <w:rFonts w:ascii="黑体" w:eastAsia="黑体" w:hAnsi="黑体" w:hint="eastAsia"/>
          <w:b w:val="0"/>
          <w:bCs/>
          <w:color w:val="000000"/>
          <w:kern w:val="2"/>
          <w:sz w:val="36"/>
          <w:szCs w:val="36"/>
          <w:lang w:bidi="ar"/>
        </w:rPr>
        <w:lastRenderedPageBreak/>
        <w:t>实验</w:t>
      </w:r>
      <w:r w:rsidRPr="007B71FF">
        <w:rPr>
          <w:rFonts w:ascii="黑体" w:eastAsia="黑体" w:hAnsi="黑体"/>
          <w:b w:val="0"/>
          <w:bCs/>
          <w:color w:val="000000"/>
          <w:kern w:val="2"/>
          <w:sz w:val="36"/>
          <w:szCs w:val="36"/>
          <w:lang w:bidi="ar"/>
        </w:rPr>
        <w:t xml:space="preserve">3 </w:t>
      </w:r>
      <w:r w:rsidR="00780CA6" w:rsidRPr="00780CA6">
        <w:rPr>
          <w:rFonts w:ascii="黑体" w:eastAsia="黑体" w:hAnsi="黑体" w:hint="eastAsia"/>
          <w:b w:val="0"/>
          <w:bCs/>
          <w:color w:val="000000"/>
          <w:kern w:val="2"/>
          <w:sz w:val="36"/>
          <w:szCs w:val="36"/>
          <w:lang w:bidi="ar"/>
        </w:rPr>
        <w:t>夫琅禾费衍射测量细丝直径</w:t>
      </w:r>
    </w:p>
    <w:p w14:paraId="51F08039" w14:textId="0524BDAA" w:rsidR="0027262F" w:rsidRDefault="0027262F" w:rsidP="0027262F">
      <w:pPr>
        <w:pStyle w:val="a7"/>
        <w:numPr>
          <w:ilvl w:val="0"/>
          <w:numId w:val="2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E86041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实验</w:t>
      </w:r>
      <w:r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预习</w:t>
      </w:r>
    </w:p>
    <w:p w14:paraId="43EA6B7B" w14:textId="77777777" w:rsidR="0027262F" w:rsidRDefault="0027262F" w:rsidP="005A615B">
      <w:pPr>
        <w:pStyle w:val="aa"/>
        <w:rPr>
          <w:sz w:val="21"/>
          <w:szCs w:val="21"/>
        </w:rPr>
      </w:pPr>
    </w:p>
    <w:p w14:paraId="557BB74A" w14:textId="77777777" w:rsidR="00E16E7B" w:rsidRPr="0027262F" w:rsidRDefault="00E16E7B" w:rsidP="005A615B">
      <w:pPr>
        <w:pStyle w:val="aa"/>
        <w:rPr>
          <w:sz w:val="21"/>
          <w:szCs w:val="21"/>
        </w:rPr>
      </w:pPr>
    </w:p>
    <w:p w14:paraId="71BF494C" w14:textId="372D8093" w:rsidR="00E86041" w:rsidRDefault="00E86041">
      <w:pPr>
        <w:pStyle w:val="a7"/>
        <w:numPr>
          <w:ilvl w:val="0"/>
          <w:numId w:val="2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E86041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实验记录</w:t>
      </w:r>
    </w:p>
    <w:p w14:paraId="6B372C0C" w14:textId="41C68D31" w:rsidR="005A615B" w:rsidRDefault="00AF390E">
      <w:pPr>
        <w:pStyle w:val="a7"/>
        <w:numPr>
          <w:ilvl w:val="3"/>
          <w:numId w:val="2"/>
        </w:numPr>
        <w:spacing w:line="276" w:lineRule="auto"/>
        <w:ind w:left="709" w:firstLineChars="0"/>
        <w:rPr>
          <w:rFonts w:ascii="宋体" w:hAnsi="宋体"/>
        </w:rPr>
      </w:pPr>
      <w:r w:rsidRPr="005A615B">
        <w:rPr>
          <w:rFonts w:ascii="宋体" w:eastAsia="宋体" w:hAnsi="宋体" w:cs="宋体" w:hint="eastAsia"/>
          <w:bCs/>
          <w:color w:val="000000"/>
          <w:szCs w:val="21"/>
          <w:lang w:bidi="ar"/>
        </w:rPr>
        <w:t>实验步骤</w:t>
      </w:r>
      <w:r w:rsidR="00514D9C">
        <w:rPr>
          <w:rFonts w:ascii="宋体" w:eastAsia="宋体" w:hAnsi="宋体" w:cs="宋体" w:hint="eastAsia"/>
          <w:bCs/>
          <w:color w:val="000000"/>
          <w:szCs w:val="21"/>
          <w:lang w:bidi="ar"/>
        </w:rPr>
        <w:t>5：</w:t>
      </w:r>
      <w:r w:rsidR="005A615B" w:rsidRPr="005A615B">
        <w:rPr>
          <w:rFonts w:ascii="宋体" w:hAnsi="宋体" w:hint="eastAsia"/>
        </w:rPr>
        <w:t>点击“捕获衍射图案”</w:t>
      </w:r>
      <w:r w:rsidR="0027262F">
        <w:rPr>
          <w:rFonts w:ascii="宋体" w:hAnsi="宋体" w:hint="eastAsia"/>
        </w:rPr>
        <w:t>，截图记录：</w:t>
      </w:r>
      <w:r w:rsidR="005A615B" w:rsidRPr="005A615B">
        <w:rPr>
          <w:rFonts w:ascii="宋体" w:hAnsi="宋体" w:hint="eastAsia"/>
        </w:rPr>
        <w:t>细丝衍射的实际光强分布图。</w:t>
      </w:r>
    </w:p>
    <w:p w14:paraId="5ABA2991" w14:textId="77777777" w:rsidR="0027262F" w:rsidRDefault="0027262F" w:rsidP="0027262F">
      <w:pPr>
        <w:pStyle w:val="a7"/>
        <w:spacing w:line="276" w:lineRule="auto"/>
        <w:ind w:left="709" w:firstLineChars="0" w:firstLine="0"/>
        <w:rPr>
          <w:rFonts w:ascii="宋体" w:hAnsi="宋体"/>
        </w:rPr>
      </w:pPr>
    </w:p>
    <w:p w14:paraId="477C0989" w14:textId="77777777" w:rsidR="00E16E7B" w:rsidRPr="005A615B" w:rsidRDefault="00E16E7B" w:rsidP="0027262F">
      <w:pPr>
        <w:pStyle w:val="a7"/>
        <w:spacing w:line="276" w:lineRule="auto"/>
        <w:ind w:left="709" w:firstLineChars="0" w:firstLine="0"/>
        <w:rPr>
          <w:rFonts w:ascii="宋体" w:hAnsi="宋体"/>
        </w:rPr>
      </w:pPr>
    </w:p>
    <w:p w14:paraId="15BC5F5E" w14:textId="48C82880" w:rsidR="00AF390E" w:rsidRDefault="0027262F">
      <w:pPr>
        <w:pStyle w:val="a7"/>
        <w:numPr>
          <w:ilvl w:val="3"/>
          <w:numId w:val="2"/>
        </w:numPr>
        <w:spacing w:line="276" w:lineRule="auto"/>
        <w:ind w:left="709" w:firstLineChars="0"/>
        <w:rPr>
          <w:rFonts w:ascii="宋体" w:hAnsi="宋体"/>
        </w:rPr>
      </w:pPr>
      <w:r>
        <w:rPr>
          <w:rFonts w:ascii="宋体" w:hAnsi="宋体" w:hint="eastAsia"/>
        </w:rPr>
        <w:t>实验步骤</w:t>
      </w:r>
      <w:r w:rsidR="00514D9C">
        <w:rPr>
          <w:rFonts w:ascii="宋体" w:hAnsi="宋体"/>
        </w:rPr>
        <w:t>6</w:t>
      </w:r>
      <w:r>
        <w:rPr>
          <w:rFonts w:ascii="宋体" w:hAnsi="宋体" w:hint="eastAsia"/>
        </w:rPr>
        <w:t>：</w:t>
      </w:r>
      <w:r w:rsidR="005A615B">
        <w:rPr>
          <w:rFonts w:ascii="宋体" w:hAnsi="宋体" w:hint="eastAsia"/>
        </w:rPr>
        <w:t>根据</w:t>
      </w:r>
      <w:r w:rsidR="005A615B">
        <w:rPr>
          <w:rFonts w:ascii="宋体" w:hAnsi="宋体"/>
        </w:rPr>
        <w:t>实验原理</w:t>
      </w:r>
      <w:r w:rsidR="005A615B">
        <w:rPr>
          <w:rFonts w:ascii="宋体" w:hAnsi="宋体" w:hint="eastAsia"/>
        </w:rPr>
        <w:t>公式（3</w:t>
      </w:r>
      <w:r w:rsidR="005A615B">
        <w:rPr>
          <w:rFonts w:ascii="宋体" w:hAnsi="宋体"/>
        </w:rPr>
        <w:t>.3</w:t>
      </w:r>
      <w:r w:rsidR="005A615B">
        <w:rPr>
          <w:rFonts w:ascii="宋体" w:hAnsi="宋体" w:hint="eastAsia"/>
        </w:rPr>
        <w:t>-</w:t>
      </w:r>
      <w:r w:rsidR="005A615B">
        <w:rPr>
          <w:rFonts w:ascii="宋体" w:hAnsi="宋体"/>
        </w:rPr>
        <w:t>8</w:t>
      </w:r>
      <w:r w:rsidR="005A615B">
        <w:rPr>
          <w:rFonts w:ascii="宋体" w:hAnsi="宋体" w:hint="eastAsia"/>
        </w:rPr>
        <w:t>）</w:t>
      </w:r>
      <w:r w:rsidR="005A615B" w:rsidRPr="001D3232">
        <w:rPr>
          <w:rFonts w:ascii="宋体" w:hAnsi="宋体" w:hint="eastAsia"/>
        </w:rPr>
        <w:t>计算细丝的直径。</w:t>
      </w:r>
    </w:p>
    <w:p w14:paraId="5E2596F5" w14:textId="77777777" w:rsidR="0027262F" w:rsidRDefault="0027262F" w:rsidP="0027262F">
      <w:pPr>
        <w:spacing w:line="276" w:lineRule="auto"/>
        <w:rPr>
          <w:rFonts w:ascii="宋体" w:hAnsi="宋体"/>
        </w:rPr>
      </w:pPr>
    </w:p>
    <w:p w14:paraId="16BF0CCD" w14:textId="77777777" w:rsidR="00E16E7B" w:rsidRPr="0027262F" w:rsidRDefault="00E16E7B" w:rsidP="0027262F">
      <w:pPr>
        <w:spacing w:line="276" w:lineRule="auto"/>
        <w:rPr>
          <w:rFonts w:ascii="宋体" w:hAnsi="宋体"/>
        </w:rPr>
      </w:pPr>
    </w:p>
    <w:p w14:paraId="61AA96D2" w14:textId="7F82B118" w:rsidR="005A615B" w:rsidRDefault="0027262F">
      <w:pPr>
        <w:pStyle w:val="a7"/>
        <w:numPr>
          <w:ilvl w:val="3"/>
          <w:numId w:val="2"/>
        </w:numPr>
        <w:spacing w:line="276" w:lineRule="auto"/>
        <w:ind w:left="709" w:firstLineChars="0"/>
        <w:rPr>
          <w:rFonts w:ascii="宋体" w:hAnsi="宋体"/>
        </w:rPr>
      </w:pPr>
      <w:r>
        <w:rPr>
          <w:rFonts w:ascii="宋体" w:hAnsi="宋体" w:hint="eastAsia"/>
        </w:rPr>
        <w:t>实验步</w:t>
      </w:r>
      <w:r w:rsidR="00514D9C">
        <w:rPr>
          <w:rFonts w:ascii="宋体" w:hAnsi="宋体" w:hint="eastAsia"/>
        </w:rPr>
        <w:t>:</w:t>
      </w:r>
      <w:r w:rsidR="00514D9C">
        <w:rPr>
          <w:rFonts w:ascii="宋体" w:hAnsi="宋体"/>
        </w:rPr>
        <w:t>9</w:t>
      </w:r>
      <w:r>
        <w:rPr>
          <w:rFonts w:ascii="宋体" w:hAnsi="宋体" w:hint="eastAsia"/>
        </w:rPr>
        <w:t>：截图记录：</w:t>
      </w:r>
      <w:r w:rsidR="005A615B" w:rsidRPr="001D3232">
        <w:rPr>
          <w:rFonts w:ascii="宋体" w:hAnsi="宋体" w:hint="eastAsia"/>
        </w:rPr>
        <w:t>对比</w:t>
      </w:r>
      <w:r w:rsidR="005A615B">
        <w:rPr>
          <w:rFonts w:ascii="宋体" w:hAnsi="宋体" w:hint="eastAsia"/>
        </w:rPr>
        <w:t>细丝</w:t>
      </w:r>
      <w:r w:rsidR="005A615B" w:rsidRPr="001D3232">
        <w:rPr>
          <w:rFonts w:ascii="宋体" w:hAnsi="宋体" w:hint="eastAsia"/>
        </w:rPr>
        <w:t>实验</w:t>
      </w:r>
      <w:r w:rsidR="005A615B">
        <w:rPr>
          <w:rFonts w:ascii="宋体" w:hAnsi="宋体" w:hint="eastAsia"/>
        </w:rPr>
        <w:t>衍射</w:t>
      </w:r>
      <w:r w:rsidR="005A615B">
        <w:rPr>
          <w:rFonts w:ascii="宋体" w:hAnsi="宋体"/>
        </w:rPr>
        <w:t>图案</w:t>
      </w:r>
      <w:r w:rsidR="005A615B" w:rsidRPr="001D3232">
        <w:rPr>
          <w:rFonts w:ascii="宋体" w:hAnsi="宋体" w:hint="eastAsia"/>
        </w:rPr>
        <w:t>和</w:t>
      </w:r>
      <w:r w:rsidR="005A615B">
        <w:rPr>
          <w:rFonts w:ascii="宋体" w:hAnsi="宋体" w:hint="eastAsia"/>
        </w:rPr>
        <w:t>单缝衍射理论</w:t>
      </w:r>
      <w:r w:rsidR="005A615B">
        <w:rPr>
          <w:rFonts w:ascii="宋体" w:hAnsi="宋体"/>
        </w:rPr>
        <w:t>图案的</w:t>
      </w:r>
      <w:r w:rsidR="005A615B" w:rsidRPr="001D3232">
        <w:rPr>
          <w:rFonts w:ascii="宋体" w:hAnsi="宋体" w:hint="eastAsia"/>
        </w:rPr>
        <w:t>光强分布图之间</w:t>
      </w:r>
      <w:r w:rsidR="005A615B">
        <w:rPr>
          <w:rFonts w:ascii="宋体" w:hAnsi="宋体" w:hint="eastAsia"/>
        </w:rPr>
        <w:t>的</w:t>
      </w:r>
      <w:r w:rsidR="005A615B">
        <w:rPr>
          <w:rFonts w:ascii="宋体" w:hAnsi="宋体"/>
        </w:rPr>
        <w:t>关系</w:t>
      </w:r>
    </w:p>
    <w:p w14:paraId="01762251" w14:textId="77777777" w:rsidR="005A615B" w:rsidRPr="0027262F" w:rsidRDefault="005A615B" w:rsidP="0027262F">
      <w:pPr>
        <w:ind w:firstLineChars="300" w:firstLine="632"/>
        <w:rPr>
          <w:b/>
          <w:color w:val="FF0000"/>
        </w:rPr>
      </w:pPr>
      <w:r w:rsidRPr="0027262F">
        <w:rPr>
          <w:rFonts w:hint="eastAsia"/>
          <w:b/>
          <w:color w:val="FF0000"/>
        </w:rPr>
        <w:t>理论和实验效果图</w:t>
      </w:r>
    </w:p>
    <w:p w14:paraId="7A568087" w14:textId="77777777" w:rsidR="005D1EF7" w:rsidRDefault="005D1EF7" w:rsidP="005077FD">
      <w:pPr>
        <w:snapToGrid w:val="0"/>
        <w:spacing w:beforeLines="50" w:before="156" w:afterLines="50" w:after="156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2B3B9FE6" w14:textId="77777777" w:rsidR="00E16E7B" w:rsidRPr="005077FD" w:rsidRDefault="00E16E7B" w:rsidP="005077FD">
      <w:pPr>
        <w:snapToGrid w:val="0"/>
        <w:spacing w:beforeLines="50" w:before="156" w:afterLines="50" w:after="156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5899E41B" w14:textId="484DADA8" w:rsidR="00E86041" w:rsidRPr="00804222" w:rsidRDefault="00E86041">
      <w:pPr>
        <w:pStyle w:val="a7"/>
        <w:numPr>
          <w:ilvl w:val="0"/>
          <w:numId w:val="2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E86041">
        <w:rPr>
          <w:rFonts w:ascii="宋体" w:eastAsia="宋体" w:hAnsi="宋体" w:cs="宋体"/>
          <w:b/>
          <w:color w:val="000000"/>
          <w:sz w:val="24"/>
          <w:lang w:bidi="ar"/>
        </w:rPr>
        <w:t>实验思考题</w:t>
      </w:r>
    </w:p>
    <w:p w14:paraId="4AB5BE96" w14:textId="425616FC" w:rsidR="00901CBE" w:rsidRPr="0027262F" w:rsidRDefault="00901CBE">
      <w:pPr>
        <w:pStyle w:val="a7"/>
        <w:numPr>
          <w:ilvl w:val="3"/>
          <w:numId w:val="2"/>
        </w:numPr>
        <w:spacing w:line="276" w:lineRule="auto"/>
        <w:ind w:left="851" w:firstLineChars="0"/>
        <w:rPr>
          <w:rFonts w:ascii="宋体" w:hAnsi="宋体"/>
        </w:rPr>
      </w:pPr>
      <w:r w:rsidRPr="00901CBE">
        <w:rPr>
          <w:rFonts w:ascii="宋体" w:hAnsi="宋体" w:hint="eastAsia"/>
        </w:rPr>
        <w:t>如</w:t>
      </w:r>
      <w:r w:rsidRPr="0027262F">
        <w:rPr>
          <w:rFonts w:ascii="宋体" w:hAnsi="宋体" w:hint="eastAsia"/>
        </w:rPr>
        <w:t>果</w:t>
      </w:r>
      <w:r w:rsidRPr="0027262F">
        <w:rPr>
          <w:rFonts w:ascii="宋体" w:hAnsi="宋体"/>
        </w:rPr>
        <w:t>把柱面透镜换成等焦距的普通透镜，</w:t>
      </w:r>
      <w:r w:rsidRPr="0027262F">
        <w:rPr>
          <w:rFonts w:ascii="宋体" w:hAnsi="宋体" w:hint="eastAsia"/>
        </w:rPr>
        <w:t>实验</w:t>
      </w:r>
      <w:r w:rsidRPr="0027262F">
        <w:rPr>
          <w:rFonts w:ascii="宋体" w:hAnsi="宋体"/>
        </w:rPr>
        <w:t>现象</w:t>
      </w:r>
      <w:r w:rsidRPr="0027262F">
        <w:rPr>
          <w:rFonts w:ascii="宋体" w:hAnsi="宋体" w:hint="eastAsia"/>
        </w:rPr>
        <w:t>会</w:t>
      </w:r>
      <w:r w:rsidRPr="0027262F">
        <w:rPr>
          <w:rFonts w:ascii="宋体" w:hAnsi="宋体"/>
        </w:rPr>
        <w:t>有何不同？</w:t>
      </w:r>
    </w:p>
    <w:p w14:paraId="7BBCA832" w14:textId="77777777" w:rsidR="0027262F" w:rsidRPr="0027262F" w:rsidRDefault="0027262F" w:rsidP="0027262F">
      <w:pPr>
        <w:pStyle w:val="a7"/>
        <w:spacing w:line="276" w:lineRule="auto"/>
        <w:ind w:left="851" w:firstLineChars="0" w:firstLine="0"/>
        <w:rPr>
          <w:rFonts w:ascii="宋体" w:hAnsi="宋体"/>
        </w:rPr>
      </w:pPr>
    </w:p>
    <w:p w14:paraId="4ECF2FFF" w14:textId="0F8D8086" w:rsidR="00901CBE" w:rsidRPr="0027262F" w:rsidRDefault="00901CBE">
      <w:pPr>
        <w:pStyle w:val="a7"/>
        <w:numPr>
          <w:ilvl w:val="3"/>
          <w:numId w:val="2"/>
        </w:numPr>
        <w:spacing w:line="276" w:lineRule="auto"/>
        <w:ind w:left="851" w:firstLineChars="0"/>
        <w:rPr>
          <w:rFonts w:ascii="宋体" w:hAnsi="宋体"/>
        </w:rPr>
      </w:pPr>
      <w:r w:rsidRPr="0027262F">
        <w:rPr>
          <w:rFonts w:ascii="宋体" w:hAnsi="宋体" w:hint="eastAsia"/>
        </w:rPr>
        <w:t>用巴比</w:t>
      </w:r>
      <w:proofErr w:type="gramStart"/>
      <w:r w:rsidRPr="0027262F">
        <w:rPr>
          <w:rFonts w:ascii="宋体" w:hAnsi="宋体" w:hint="eastAsia"/>
        </w:rPr>
        <w:t>涅</w:t>
      </w:r>
      <w:proofErr w:type="gramEnd"/>
      <w:r w:rsidRPr="0027262F">
        <w:rPr>
          <w:rFonts w:ascii="宋体" w:hAnsi="宋体" w:hint="eastAsia"/>
        </w:rPr>
        <w:t>原理解释实验观察</w:t>
      </w:r>
      <w:r w:rsidRPr="0027262F">
        <w:rPr>
          <w:rFonts w:ascii="宋体" w:hAnsi="宋体"/>
        </w:rPr>
        <w:t>到的</w:t>
      </w:r>
      <w:r w:rsidRPr="0027262F">
        <w:rPr>
          <w:rFonts w:ascii="宋体" w:hAnsi="宋体" w:hint="eastAsia"/>
        </w:rPr>
        <w:t>细丝</w:t>
      </w:r>
      <w:r w:rsidRPr="0027262F">
        <w:rPr>
          <w:rFonts w:ascii="宋体" w:hAnsi="宋体"/>
        </w:rPr>
        <w:t>衍射图案</w:t>
      </w:r>
      <w:r w:rsidRPr="0027262F">
        <w:rPr>
          <w:rFonts w:ascii="宋体" w:hAnsi="宋体" w:hint="eastAsia"/>
        </w:rPr>
        <w:t>与理论</w:t>
      </w:r>
      <w:r w:rsidRPr="0027262F">
        <w:rPr>
          <w:rFonts w:ascii="宋体" w:hAnsi="宋体"/>
        </w:rPr>
        <w:t>计算单缝衍射图案的关系。</w:t>
      </w:r>
    </w:p>
    <w:p w14:paraId="04D70F15" w14:textId="77777777" w:rsidR="0027262F" w:rsidRPr="0027262F" w:rsidRDefault="0027262F" w:rsidP="0027262F">
      <w:pPr>
        <w:pStyle w:val="a7"/>
        <w:rPr>
          <w:rFonts w:ascii="宋体" w:hAnsi="宋体"/>
        </w:rPr>
      </w:pPr>
    </w:p>
    <w:p w14:paraId="42885FFC" w14:textId="77777777" w:rsidR="0027262F" w:rsidRPr="0027262F" w:rsidRDefault="0027262F" w:rsidP="0027262F">
      <w:pPr>
        <w:pStyle w:val="a7"/>
        <w:spacing w:line="276" w:lineRule="auto"/>
        <w:ind w:left="851" w:firstLineChars="0" w:firstLine="0"/>
        <w:rPr>
          <w:rFonts w:ascii="宋体" w:hAnsi="宋体"/>
        </w:rPr>
      </w:pPr>
    </w:p>
    <w:p w14:paraId="79C98136" w14:textId="77777777" w:rsidR="00901CBE" w:rsidRPr="0027262F" w:rsidRDefault="00901CBE">
      <w:pPr>
        <w:pStyle w:val="a7"/>
        <w:numPr>
          <w:ilvl w:val="3"/>
          <w:numId w:val="2"/>
        </w:numPr>
        <w:spacing w:line="276" w:lineRule="auto"/>
        <w:ind w:left="851" w:firstLineChars="0"/>
        <w:rPr>
          <w:rFonts w:ascii="宋体" w:hAnsi="宋体"/>
        </w:rPr>
      </w:pPr>
      <w:r w:rsidRPr="0027262F">
        <w:rPr>
          <w:rFonts w:ascii="宋体" w:hAnsi="宋体" w:hint="eastAsia"/>
        </w:rPr>
        <w:t>测量</w:t>
      </w:r>
      <w:r w:rsidRPr="0027262F">
        <w:rPr>
          <w:rFonts w:ascii="宋体" w:hAnsi="宋体"/>
        </w:rPr>
        <w:t>的误差</w:t>
      </w:r>
      <w:r w:rsidRPr="0027262F">
        <w:rPr>
          <w:rFonts w:ascii="宋体" w:hAnsi="宋体" w:hint="eastAsia"/>
        </w:rPr>
        <w:t>主要</w:t>
      </w:r>
      <w:r w:rsidRPr="0027262F">
        <w:rPr>
          <w:rFonts w:ascii="宋体" w:hAnsi="宋体"/>
        </w:rPr>
        <w:t>来源于哪里？</w:t>
      </w:r>
      <w:r w:rsidRPr="0027262F">
        <w:rPr>
          <w:rFonts w:ascii="宋体" w:hAnsi="宋体" w:hint="eastAsia"/>
        </w:rPr>
        <w:t>可以</w:t>
      </w:r>
      <w:r w:rsidRPr="0027262F">
        <w:rPr>
          <w:rFonts w:ascii="宋体" w:hAnsi="宋体"/>
        </w:rPr>
        <w:t>采取什么措施</w:t>
      </w:r>
      <w:r w:rsidRPr="0027262F">
        <w:rPr>
          <w:rFonts w:ascii="宋体" w:hAnsi="宋体" w:hint="eastAsia"/>
        </w:rPr>
        <w:t>以</w:t>
      </w:r>
      <w:r w:rsidRPr="0027262F">
        <w:rPr>
          <w:rFonts w:ascii="宋体" w:hAnsi="宋体"/>
        </w:rPr>
        <w:t>提高测量的精度？</w:t>
      </w:r>
    </w:p>
    <w:p w14:paraId="6CC2E358" w14:textId="77777777" w:rsidR="00901CBE" w:rsidRDefault="00901CBE" w:rsidP="00901CBE">
      <w:pPr>
        <w:snapToGrid w:val="0"/>
        <w:spacing w:beforeLines="50" w:before="156" w:afterLines="50" w:after="156"/>
        <w:rPr>
          <w:rFonts w:ascii="宋体" w:eastAsia="宋体" w:hAnsi="宋体" w:cs="宋体"/>
          <w:color w:val="000000"/>
          <w:szCs w:val="21"/>
        </w:rPr>
      </w:pPr>
    </w:p>
    <w:p w14:paraId="79EBBA34" w14:textId="1B5025B2" w:rsidR="00DF2E4E" w:rsidRPr="00901CBE" w:rsidRDefault="00DF2E4E" w:rsidP="00901CBE">
      <w:pPr>
        <w:snapToGrid w:val="0"/>
        <w:spacing w:beforeLines="50" w:before="156" w:afterLines="50" w:after="156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>
        <w:rPr>
          <w:rFonts w:ascii="宋体" w:eastAsia="宋体" w:hAnsi="宋体" w:cs="宋体"/>
          <w:color w:val="000000"/>
          <w:szCs w:val="21"/>
        </w:rPr>
        <w:br w:type="page"/>
      </w:r>
    </w:p>
    <w:p w14:paraId="42CC84C8" w14:textId="36EA8EBE" w:rsidR="00A02347" w:rsidRPr="00065AC2" w:rsidRDefault="00D57EC1" w:rsidP="00065AC2">
      <w:pPr>
        <w:pStyle w:val="1"/>
        <w:rPr>
          <w:rFonts w:ascii="黑体" w:eastAsia="黑体" w:hAnsi="黑体"/>
          <w:b w:val="0"/>
          <w:bCs/>
          <w:color w:val="000000"/>
          <w:kern w:val="2"/>
          <w:sz w:val="36"/>
          <w:szCs w:val="36"/>
          <w:lang w:bidi="ar"/>
        </w:rPr>
      </w:pPr>
      <w:r w:rsidRPr="005077FD">
        <w:rPr>
          <w:rFonts w:ascii="黑体" w:eastAsia="黑体" w:hAnsi="黑体" w:hint="eastAsia"/>
          <w:b w:val="0"/>
          <w:bCs/>
          <w:color w:val="000000"/>
          <w:kern w:val="2"/>
          <w:sz w:val="36"/>
          <w:szCs w:val="36"/>
          <w:lang w:bidi="ar"/>
        </w:rPr>
        <w:lastRenderedPageBreak/>
        <w:t>实验</w:t>
      </w:r>
      <w:r w:rsidRPr="005077FD">
        <w:rPr>
          <w:rFonts w:ascii="黑体" w:eastAsia="黑体" w:hAnsi="黑体"/>
          <w:b w:val="0"/>
          <w:bCs/>
          <w:color w:val="000000"/>
          <w:kern w:val="2"/>
          <w:sz w:val="36"/>
          <w:szCs w:val="36"/>
          <w:lang w:bidi="ar"/>
        </w:rPr>
        <w:t>4</w:t>
      </w:r>
      <w:r w:rsidR="00EC6351" w:rsidRPr="00EC6351">
        <w:rPr>
          <w:rFonts w:ascii="黑体" w:eastAsia="黑体" w:hAnsi="黑体" w:hint="eastAsia"/>
          <w:b w:val="0"/>
          <w:bCs/>
          <w:color w:val="000000"/>
          <w:kern w:val="2"/>
          <w:sz w:val="36"/>
          <w:szCs w:val="36"/>
          <w:lang w:bidi="ar"/>
        </w:rPr>
        <w:t>单缝、双缝、多缝衍射实验</w:t>
      </w:r>
    </w:p>
    <w:p w14:paraId="32A0D6C9" w14:textId="42919731" w:rsidR="004935DB" w:rsidRPr="004935DB" w:rsidRDefault="004935DB" w:rsidP="004935DB">
      <w:pPr>
        <w:pStyle w:val="a7"/>
        <w:numPr>
          <w:ilvl w:val="0"/>
          <w:numId w:val="3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4935DB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实验</w:t>
      </w:r>
      <w:r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预习</w:t>
      </w:r>
    </w:p>
    <w:p w14:paraId="42CBCA32" w14:textId="08C5FBE4" w:rsidR="004935DB" w:rsidRPr="00E16E7B" w:rsidRDefault="004935DB" w:rsidP="00E16E7B">
      <w:pPr>
        <w:pStyle w:val="a7"/>
        <w:widowControl/>
        <w:numPr>
          <w:ilvl w:val="0"/>
          <w:numId w:val="14"/>
        </w:numPr>
        <w:spacing w:line="276" w:lineRule="auto"/>
        <w:ind w:firstLineChars="0"/>
        <w:contextualSpacing/>
        <w:jc w:val="left"/>
        <w:rPr>
          <w:rFonts w:ascii="宋体" w:eastAsia="宋体" w:hAnsi="宋体"/>
        </w:rPr>
      </w:pPr>
      <w:r w:rsidRPr="00E16E7B">
        <w:rPr>
          <w:rFonts w:ascii="宋体" w:eastAsia="宋体" w:hAnsi="宋体" w:hint="eastAsia"/>
        </w:rPr>
        <w:t>简述多缝衍射与</w:t>
      </w:r>
      <w:r w:rsidRPr="00E16E7B">
        <w:rPr>
          <w:rFonts w:ascii="宋体" w:eastAsia="宋体" w:hAnsi="宋体"/>
        </w:rPr>
        <w:t>多光束干涉</w:t>
      </w:r>
      <w:r w:rsidRPr="00E16E7B">
        <w:rPr>
          <w:rFonts w:ascii="宋体" w:eastAsia="宋体" w:hAnsi="宋体" w:hint="eastAsia"/>
        </w:rPr>
        <w:t>的</w:t>
      </w:r>
      <w:r w:rsidRPr="00E16E7B">
        <w:rPr>
          <w:rFonts w:ascii="宋体" w:eastAsia="宋体" w:hAnsi="宋体"/>
        </w:rPr>
        <w:t>原理</w:t>
      </w:r>
      <w:r w:rsidRPr="00E16E7B">
        <w:rPr>
          <w:rFonts w:ascii="宋体" w:eastAsia="宋体" w:hAnsi="宋体" w:hint="eastAsia"/>
        </w:rPr>
        <w:t>；</w:t>
      </w:r>
    </w:p>
    <w:p w14:paraId="6FE0773A" w14:textId="77777777" w:rsidR="00E16E7B" w:rsidRPr="00370BA5" w:rsidRDefault="00E16E7B" w:rsidP="00370BA5">
      <w:pPr>
        <w:widowControl/>
        <w:spacing w:line="276" w:lineRule="auto"/>
        <w:contextualSpacing/>
        <w:jc w:val="left"/>
        <w:rPr>
          <w:rFonts w:ascii="宋体" w:eastAsia="宋体" w:hAnsi="宋体" w:hint="eastAsia"/>
        </w:rPr>
      </w:pPr>
    </w:p>
    <w:p w14:paraId="1F18B4AF" w14:textId="6551B02D" w:rsidR="004935DB" w:rsidRPr="004935DB" w:rsidRDefault="004935DB" w:rsidP="004935DB">
      <w:pPr>
        <w:widowControl/>
        <w:spacing w:line="276" w:lineRule="auto"/>
        <w:contextualSpacing/>
        <w:jc w:val="left"/>
        <w:rPr>
          <w:rFonts w:ascii="宋体" w:eastAsia="宋体" w:hAnsi="宋体"/>
        </w:rPr>
      </w:pPr>
      <w:r w:rsidRPr="004935DB">
        <w:rPr>
          <w:rFonts w:ascii="宋体" w:eastAsia="宋体" w:hAnsi="宋体" w:hint="eastAsia"/>
        </w:rPr>
        <w:t>2</w:t>
      </w:r>
      <w:r w:rsidRPr="004935DB">
        <w:rPr>
          <w:rFonts w:ascii="宋体" w:eastAsia="宋体" w:hAnsi="宋体"/>
        </w:rPr>
        <w:t>.</w:t>
      </w:r>
      <w:r w:rsidRPr="004935DB">
        <w:rPr>
          <w:rFonts w:ascii="宋体" w:eastAsia="宋体" w:hAnsi="宋体" w:hint="eastAsia"/>
        </w:rPr>
        <w:t>解释</w:t>
      </w:r>
      <w:r w:rsidRPr="004935DB">
        <w:rPr>
          <w:rFonts w:ascii="宋体" w:eastAsia="宋体" w:hAnsi="宋体"/>
        </w:rPr>
        <w:t>波长对衍射</w:t>
      </w:r>
      <w:r w:rsidRPr="004935DB">
        <w:rPr>
          <w:rFonts w:ascii="宋体" w:eastAsia="宋体" w:hAnsi="宋体" w:hint="eastAsia"/>
        </w:rPr>
        <w:t>现象</w:t>
      </w:r>
      <w:r w:rsidRPr="004935DB">
        <w:rPr>
          <w:rFonts w:ascii="宋体" w:eastAsia="宋体" w:hAnsi="宋体"/>
        </w:rPr>
        <w:t>的影响</w:t>
      </w:r>
      <w:r w:rsidRPr="004935DB">
        <w:rPr>
          <w:rFonts w:ascii="宋体" w:eastAsia="宋体" w:hAnsi="宋体" w:hint="eastAsia"/>
        </w:rPr>
        <w:t>。</w:t>
      </w:r>
    </w:p>
    <w:p w14:paraId="372C0E82" w14:textId="77777777" w:rsidR="00F052E3" w:rsidRDefault="00F052E3" w:rsidP="005077FD">
      <w:pPr>
        <w:snapToGrid w:val="0"/>
        <w:spacing w:beforeLines="50" w:before="156" w:afterLines="50" w:after="156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0787C96F" w14:textId="77777777" w:rsidR="00E16E7B" w:rsidRPr="00370BA5" w:rsidRDefault="00E16E7B" w:rsidP="005077FD">
      <w:pPr>
        <w:snapToGrid w:val="0"/>
        <w:spacing w:beforeLines="50" w:before="156" w:afterLines="50" w:after="156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bookmarkStart w:id="1" w:name="_GoBack"/>
      <w:bookmarkEnd w:id="1"/>
    </w:p>
    <w:p w14:paraId="23808810" w14:textId="2A3772F4" w:rsidR="004A0F88" w:rsidRDefault="00D57EC1">
      <w:pPr>
        <w:pStyle w:val="a7"/>
        <w:numPr>
          <w:ilvl w:val="0"/>
          <w:numId w:val="3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D57EC1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实验</w:t>
      </w:r>
      <w:r w:rsidR="008A58FE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操作</w:t>
      </w:r>
      <w:r w:rsidRPr="00D57EC1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记录</w:t>
      </w:r>
    </w:p>
    <w:p w14:paraId="15662F07" w14:textId="2191F9FC" w:rsidR="004935DB" w:rsidRDefault="008A58FE" w:rsidP="00EE34B5">
      <w:pPr>
        <w:pStyle w:val="a7"/>
        <w:numPr>
          <w:ilvl w:val="0"/>
          <w:numId w:val="10"/>
        </w:numPr>
        <w:spacing w:line="276" w:lineRule="auto"/>
        <w:ind w:firstLineChars="0"/>
        <w:rPr>
          <w:rFonts w:ascii="宋体" w:hAnsi="宋体"/>
        </w:rPr>
      </w:pPr>
      <w:r w:rsidRPr="008A58FE">
        <w:rPr>
          <w:rFonts w:ascii="宋体" w:hAnsi="宋体" w:hint="eastAsia"/>
        </w:rPr>
        <w:t>拍照记录搭建的光路</w:t>
      </w:r>
    </w:p>
    <w:p w14:paraId="01CD1163" w14:textId="77777777" w:rsidR="00E16E7B" w:rsidRDefault="00E16E7B" w:rsidP="00E16E7B">
      <w:pPr>
        <w:pStyle w:val="a7"/>
        <w:spacing w:line="276" w:lineRule="auto"/>
        <w:ind w:left="360" w:firstLineChars="0" w:firstLine="0"/>
        <w:rPr>
          <w:rFonts w:ascii="宋体" w:hAnsi="宋体"/>
        </w:rPr>
      </w:pPr>
    </w:p>
    <w:p w14:paraId="0AE3E922" w14:textId="77777777" w:rsidR="00E16E7B" w:rsidRDefault="00E16E7B" w:rsidP="00E16E7B">
      <w:pPr>
        <w:pStyle w:val="a7"/>
        <w:spacing w:line="276" w:lineRule="auto"/>
        <w:ind w:left="360" w:firstLineChars="0" w:firstLine="0"/>
        <w:rPr>
          <w:rFonts w:ascii="宋体" w:hAnsi="宋体"/>
        </w:rPr>
      </w:pPr>
    </w:p>
    <w:p w14:paraId="782FEB32" w14:textId="10959A89" w:rsidR="00EE34B5" w:rsidRDefault="00EE34B5" w:rsidP="00EE34B5">
      <w:pPr>
        <w:pStyle w:val="a7"/>
        <w:numPr>
          <w:ilvl w:val="0"/>
          <w:numId w:val="10"/>
        </w:numPr>
        <w:spacing w:line="276" w:lineRule="auto"/>
        <w:ind w:firstLineChars="0"/>
        <w:rPr>
          <w:rFonts w:ascii="宋体" w:hAnsi="宋体"/>
        </w:rPr>
      </w:pPr>
      <w:r>
        <w:rPr>
          <w:rFonts w:ascii="宋体" w:hAnsi="宋体" w:hint="eastAsia"/>
        </w:rPr>
        <w:t>实验步骤</w:t>
      </w:r>
      <w:r w:rsidR="00514D9C">
        <w:rPr>
          <w:rFonts w:ascii="宋体" w:hAnsi="宋体"/>
        </w:rPr>
        <w:t>7</w:t>
      </w:r>
      <w:r>
        <w:rPr>
          <w:rFonts w:ascii="宋体" w:hAnsi="宋体" w:hint="eastAsia"/>
        </w:rPr>
        <w:t>：截</w:t>
      </w:r>
      <w:proofErr w:type="gramStart"/>
      <w:r>
        <w:rPr>
          <w:rFonts w:ascii="宋体" w:hAnsi="宋体" w:hint="eastAsia"/>
        </w:rPr>
        <w:t>图记录</w:t>
      </w:r>
      <w:proofErr w:type="gramEnd"/>
      <w:r>
        <w:rPr>
          <w:rFonts w:ascii="宋体" w:hAnsi="宋体" w:hint="eastAsia"/>
        </w:rPr>
        <w:t>“衍射实验图”</w:t>
      </w:r>
    </w:p>
    <w:p w14:paraId="2FFA6EDF" w14:textId="4462EC6D" w:rsidR="00EE34B5" w:rsidRDefault="00EE34B5" w:rsidP="00EE34B5">
      <w:pPr>
        <w:pStyle w:val="a7"/>
        <w:spacing w:line="276" w:lineRule="auto"/>
        <w:ind w:left="360" w:firstLineChars="0" w:firstLine="0"/>
        <w:rPr>
          <w:rFonts w:ascii="宋体" w:hAnsi="宋体"/>
        </w:rPr>
      </w:pPr>
      <w:r>
        <w:rPr>
          <w:rFonts w:ascii="宋体" w:hAnsi="宋体" w:hint="eastAsia"/>
        </w:rPr>
        <w:t>实验步骤</w:t>
      </w:r>
      <w:r w:rsidR="00514D9C">
        <w:rPr>
          <w:rFonts w:ascii="宋体" w:hAnsi="宋体"/>
        </w:rPr>
        <w:t>8</w:t>
      </w:r>
      <w:r>
        <w:rPr>
          <w:rFonts w:ascii="宋体" w:hAnsi="宋体" w:hint="eastAsia"/>
        </w:rPr>
        <w:t>：截</w:t>
      </w:r>
      <w:proofErr w:type="gramStart"/>
      <w:r>
        <w:rPr>
          <w:rFonts w:ascii="宋体" w:hAnsi="宋体" w:hint="eastAsia"/>
        </w:rPr>
        <w:t>图记录</w:t>
      </w:r>
      <w:proofErr w:type="gramEnd"/>
      <w:r>
        <w:rPr>
          <w:rFonts w:ascii="宋体" w:hAnsi="宋体" w:hint="eastAsia"/>
        </w:rPr>
        <w:t>“衍射实验图”</w:t>
      </w:r>
    </w:p>
    <w:p w14:paraId="4BDE67FF" w14:textId="148A1B59" w:rsidR="00EE34B5" w:rsidRDefault="00EE34B5" w:rsidP="00EE34B5">
      <w:pPr>
        <w:pStyle w:val="a7"/>
        <w:spacing w:line="276" w:lineRule="auto"/>
        <w:ind w:left="360" w:firstLineChars="0" w:firstLine="0"/>
        <w:rPr>
          <w:color w:val="FF0000"/>
        </w:rPr>
      </w:pPr>
      <w:r w:rsidRPr="00EE34B5">
        <w:rPr>
          <w:rFonts w:hint="eastAsia"/>
          <w:color w:val="FF0000"/>
        </w:rPr>
        <w:t>单缝、双缝、三缝、四缝、五缝、六缝</w:t>
      </w:r>
    </w:p>
    <w:p w14:paraId="1147D7E9" w14:textId="0C32D06D" w:rsidR="00EE34B5" w:rsidRDefault="00EE34B5" w:rsidP="00EE34B5">
      <w:pPr>
        <w:pStyle w:val="a7"/>
        <w:spacing w:line="276" w:lineRule="auto"/>
        <w:ind w:left="360" w:firstLineChars="0" w:firstLine="0"/>
        <w:rPr>
          <w:rFonts w:ascii="宋体" w:hAnsi="宋体"/>
          <w:color w:val="FF0000"/>
        </w:rPr>
      </w:pPr>
    </w:p>
    <w:p w14:paraId="1472A3B7" w14:textId="77777777" w:rsidR="00EE34B5" w:rsidRPr="00EE34B5" w:rsidRDefault="00EE34B5" w:rsidP="00EE34B5">
      <w:pPr>
        <w:pStyle w:val="a7"/>
        <w:spacing w:line="276" w:lineRule="auto"/>
        <w:ind w:left="360" w:firstLineChars="0" w:firstLine="0"/>
        <w:rPr>
          <w:rFonts w:ascii="宋体" w:hAnsi="宋体"/>
          <w:color w:val="FF0000"/>
        </w:rPr>
      </w:pPr>
    </w:p>
    <w:p w14:paraId="3ED44270" w14:textId="22825200" w:rsidR="007F034A" w:rsidRPr="008A58FE" w:rsidRDefault="007F034A" w:rsidP="008A58FE">
      <w:pPr>
        <w:pStyle w:val="a7"/>
        <w:numPr>
          <w:ilvl w:val="0"/>
          <w:numId w:val="10"/>
        </w:numPr>
        <w:spacing w:line="276" w:lineRule="auto"/>
        <w:ind w:firstLineChars="0"/>
        <w:rPr>
          <w:rFonts w:ascii="宋体" w:hAnsi="宋体"/>
        </w:rPr>
      </w:pPr>
      <w:r w:rsidRPr="008A58FE">
        <w:rPr>
          <w:rFonts w:ascii="宋体" w:hAnsi="宋体" w:hint="eastAsia"/>
        </w:rPr>
        <w:t>把CCD</w:t>
      </w:r>
      <w:r w:rsidRPr="008A58FE">
        <w:rPr>
          <w:rFonts w:ascii="宋体" w:hAnsi="宋体"/>
        </w:rPr>
        <w:t>上</w:t>
      </w:r>
      <w:r w:rsidRPr="008A58FE">
        <w:rPr>
          <w:rFonts w:ascii="宋体" w:hAnsi="宋体" w:hint="eastAsia"/>
        </w:rPr>
        <w:t>记录</w:t>
      </w:r>
      <w:r w:rsidRPr="008A58FE">
        <w:rPr>
          <w:rFonts w:ascii="宋体" w:hAnsi="宋体"/>
        </w:rPr>
        <w:t>的6</w:t>
      </w:r>
      <w:r w:rsidRPr="008A58FE">
        <w:rPr>
          <w:rFonts w:ascii="宋体" w:hAnsi="宋体" w:hint="eastAsia"/>
        </w:rPr>
        <w:t>个衍射缝的数据导出、把六个多缝夫琅禾费衍射数据按从大到小的顺序画到一张图里（例如origin或者excel等软件）。观察并分析1-</w:t>
      </w:r>
      <w:r w:rsidRPr="008A58FE">
        <w:rPr>
          <w:rFonts w:ascii="宋体" w:hAnsi="宋体"/>
        </w:rPr>
        <w:t>6</w:t>
      </w:r>
      <w:r w:rsidRPr="008A58FE">
        <w:rPr>
          <w:rFonts w:ascii="宋体" w:hAnsi="宋体" w:hint="eastAsia"/>
        </w:rPr>
        <w:t>缝夫琅禾费衍射图案的变化过程。</w:t>
      </w:r>
    </w:p>
    <w:p w14:paraId="1D758AE5" w14:textId="72BB7541" w:rsidR="004B514E" w:rsidRPr="00A6138E" w:rsidRDefault="004B514E" w:rsidP="008A58FE">
      <w:pPr>
        <w:ind w:firstLine="442"/>
        <w:rPr>
          <w:b/>
          <w:color w:val="FF0000"/>
        </w:rPr>
      </w:pPr>
      <w:r w:rsidRPr="00A6138E">
        <w:rPr>
          <w:rFonts w:hint="eastAsia"/>
          <w:b/>
          <w:color w:val="FF0000"/>
        </w:rPr>
        <w:t>单缝</w:t>
      </w:r>
      <w:r w:rsidRPr="00A6138E">
        <w:rPr>
          <w:rFonts w:hint="eastAsia"/>
          <w:b/>
          <w:color w:val="FF0000"/>
        </w:rPr>
        <w:t xml:space="preserve"> </w:t>
      </w:r>
      <w:r w:rsidRPr="00A6138E">
        <w:rPr>
          <w:b/>
          <w:color w:val="FF0000"/>
        </w:rPr>
        <w:t xml:space="preserve"> </w:t>
      </w:r>
      <w:r w:rsidRPr="00A6138E">
        <w:rPr>
          <w:rFonts w:hint="eastAsia"/>
          <w:b/>
          <w:color w:val="FF0000"/>
        </w:rPr>
        <w:t>、双缝</w:t>
      </w:r>
      <w:r w:rsidR="008A58FE">
        <w:rPr>
          <w:rFonts w:hint="eastAsia"/>
          <w:b/>
          <w:color w:val="FF0000"/>
        </w:rPr>
        <w:t>（截图）</w:t>
      </w:r>
    </w:p>
    <w:p w14:paraId="415E276B" w14:textId="20B23B29" w:rsidR="004B514E" w:rsidRPr="001D3232" w:rsidRDefault="004B514E" w:rsidP="004B514E">
      <w:pPr>
        <w:jc w:val="center"/>
        <w:rPr>
          <w:rFonts w:ascii="宋体" w:hAnsi="宋体"/>
        </w:rPr>
      </w:pPr>
    </w:p>
    <w:p w14:paraId="541AFE80" w14:textId="49444F6C" w:rsidR="004B514E" w:rsidRPr="00A6138E" w:rsidRDefault="004B514E" w:rsidP="008A58FE">
      <w:pPr>
        <w:ind w:firstLine="442"/>
        <w:rPr>
          <w:rFonts w:ascii="宋体" w:hAnsi="宋体"/>
          <w:b/>
          <w:color w:val="FF0000"/>
        </w:rPr>
      </w:pPr>
      <w:r w:rsidRPr="00A6138E">
        <w:rPr>
          <w:rFonts w:ascii="宋体" w:hAnsi="宋体" w:hint="eastAsia"/>
          <w:b/>
          <w:color w:val="FF0000"/>
        </w:rPr>
        <w:t>三缝、四缝</w:t>
      </w:r>
      <w:r w:rsidR="008A58FE">
        <w:rPr>
          <w:rFonts w:hint="eastAsia"/>
          <w:b/>
          <w:color w:val="FF0000"/>
        </w:rPr>
        <w:t>（截图）</w:t>
      </w:r>
    </w:p>
    <w:p w14:paraId="2AA24B0B" w14:textId="0E31AB29" w:rsidR="004B514E" w:rsidRPr="001D3232" w:rsidRDefault="004B514E" w:rsidP="004B514E">
      <w:pPr>
        <w:ind w:firstLine="440"/>
        <w:jc w:val="center"/>
        <w:rPr>
          <w:rFonts w:ascii="宋体" w:hAnsi="宋体"/>
        </w:rPr>
      </w:pPr>
    </w:p>
    <w:p w14:paraId="2F25B6F8" w14:textId="5CA7BE2C" w:rsidR="004B514E" w:rsidRPr="008A58FE" w:rsidRDefault="004B514E" w:rsidP="008A58FE">
      <w:pPr>
        <w:ind w:firstLine="450"/>
        <w:rPr>
          <w:rFonts w:asciiTheme="majorEastAsia" w:eastAsiaTheme="majorEastAsia" w:hAnsiTheme="majorEastAsia"/>
          <w:color w:val="FF0000"/>
        </w:rPr>
      </w:pPr>
      <w:r w:rsidRPr="00A6138E">
        <w:rPr>
          <w:rFonts w:asciiTheme="majorEastAsia" w:eastAsiaTheme="majorEastAsia" w:hAnsiTheme="majorEastAsia" w:hint="eastAsia"/>
          <w:b/>
          <w:color w:val="FF0000"/>
        </w:rPr>
        <w:t>五缝、六缝</w:t>
      </w:r>
      <w:r w:rsidR="008A58FE">
        <w:rPr>
          <w:rFonts w:hint="eastAsia"/>
          <w:b/>
          <w:color w:val="FF0000"/>
        </w:rPr>
        <w:t>（截图）</w:t>
      </w:r>
    </w:p>
    <w:p w14:paraId="5E8AE3B9" w14:textId="0D76876C" w:rsidR="00B22B34" w:rsidRPr="004B514E" w:rsidRDefault="00B22B34" w:rsidP="004B514E">
      <w:pPr>
        <w:snapToGrid w:val="0"/>
        <w:spacing w:beforeLines="50" w:before="156" w:afterLines="50" w:after="156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6D0C818D" w14:textId="51C06FB9" w:rsidR="00D57EC1" w:rsidRPr="00D57EC1" w:rsidRDefault="00D57EC1">
      <w:pPr>
        <w:pStyle w:val="a7"/>
        <w:numPr>
          <w:ilvl w:val="0"/>
          <w:numId w:val="3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D57EC1">
        <w:rPr>
          <w:rFonts w:ascii="宋体" w:eastAsia="宋体" w:hAnsi="宋体" w:cs="宋体"/>
          <w:b/>
          <w:color w:val="000000"/>
          <w:sz w:val="24"/>
          <w:lang w:bidi="ar"/>
        </w:rPr>
        <w:t>实验思考题</w:t>
      </w:r>
    </w:p>
    <w:p w14:paraId="0216F992" w14:textId="1240F02D" w:rsidR="007F034A" w:rsidRDefault="007F034A">
      <w:pPr>
        <w:pStyle w:val="a7"/>
        <w:numPr>
          <w:ilvl w:val="0"/>
          <w:numId w:val="7"/>
        </w:numPr>
        <w:spacing w:line="276" w:lineRule="auto"/>
        <w:ind w:firstLineChars="0"/>
        <w:rPr>
          <w:rFonts w:ascii="宋体" w:hAnsi="宋体"/>
        </w:rPr>
      </w:pPr>
      <w:r w:rsidRPr="007F034A">
        <w:rPr>
          <w:rFonts w:ascii="宋体" w:hAnsi="宋体" w:hint="eastAsia"/>
        </w:rPr>
        <w:t>请定性描述</w:t>
      </w:r>
      <w:r w:rsidRPr="007F034A">
        <w:rPr>
          <w:rFonts w:ascii="宋体" w:hAnsi="宋体"/>
        </w:rPr>
        <w:t>衍射干涉图案</w:t>
      </w:r>
      <w:r w:rsidRPr="007F034A">
        <w:rPr>
          <w:rFonts w:ascii="宋体" w:hAnsi="宋体" w:hint="eastAsia"/>
        </w:rPr>
        <w:t>随着</w:t>
      </w:r>
      <w:r w:rsidRPr="007F034A">
        <w:rPr>
          <w:rFonts w:ascii="宋体" w:hAnsi="宋体"/>
        </w:rPr>
        <w:t>狭缝数目的增加</w:t>
      </w:r>
      <w:r w:rsidRPr="007F034A">
        <w:rPr>
          <w:rFonts w:ascii="宋体" w:hAnsi="宋体" w:hint="eastAsia"/>
        </w:rPr>
        <w:t>所</w:t>
      </w:r>
      <w:r w:rsidRPr="007F034A">
        <w:rPr>
          <w:rFonts w:ascii="宋体" w:hAnsi="宋体"/>
        </w:rPr>
        <w:t>出现的变化</w:t>
      </w:r>
      <w:r w:rsidRPr="007F034A">
        <w:rPr>
          <w:rFonts w:ascii="宋体" w:hAnsi="宋体" w:hint="eastAsia"/>
        </w:rPr>
        <w:t>情况</w:t>
      </w:r>
      <w:r w:rsidRPr="007F034A">
        <w:rPr>
          <w:rFonts w:ascii="宋体" w:hAnsi="宋体"/>
        </w:rPr>
        <w:t>？</w:t>
      </w:r>
    </w:p>
    <w:p w14:paraId="604AA98A" w14:textId="77777777" w:rsidR="00D15A90" w:rsidRPr="007F034A" w:rsidRDefault="00D15A90" w:rsidP="00D15A90">
      <w:pPr>
        <w:pStyle w:val="a7"/>
        <w:spacing w:line="276" w:lineRule="auto"/>
        <w:ind w:left="360" w:firstLineChars="0" w:firstLine="0"/>
        <w:rPr>
          <w:rFonts w:ascii="宋体" w:hAnsi="宋体"/>
        </w:rPr>
      </w:pPr>
    </w:p>
    <w:p w14:paraId="171B364F" w14:textId="1EAC819C" w:rsidR="007F034A" w:rsidRPr="00065AC2" w:rsidRDefault="007F034A" w:rsidP="007F034A">
      <w:pPr>
        <w:pStyle w:val="a7"/>
        <w:spacing w:line="276" w:lineRule="auto"/>
        <w:ind w:left="360" w:firstLineChars="0" w:firstLine="0"/>
        <w:rPr>
          <w:rFonts w:ascii="宋体" w:hAnsi="宋体"/>
        </w:rPr>
      </w:pPr>
      <w:bookmarkStart w:id="2" w:name="_Hlk4416622"/>
    </w:p>
    <w:bookmarkEnd w:id="2"/>
    <w:p w14:paraId="09FF2748" w14:textId="047587CE" w:rsidR="007F034A" w:rsidRPr="00D15A90" w:rsidRDefault="007F034A" w:rsidP="00D15A90">
      <w:pPr>
        <w:pStyle w:val="a7"/>
        <w:widowControl/>
        <w:numPr>
          <w:ilvl w:val="0"/>
          <w:numId w:val="7"/>
        </w:numPr>
        <w:spacing w:line="276" w:lineRule="auto"/>
        <w:ind w:firstLineChars="0"/>
        <w:contextualSpacing/>
        <w:jc w:val="left"/>
        <w:rPr>
          <w:rFonts w:ascii="宋体" w:hAnsi="宋体"/>
        </w:rPr>
      </w:pPr>
      <w:r w:rsidRPr="007F034A">
        <w:rPr>
          <w:rFonts w:ascii="宋体" w:hAnsi="宋体"/>
        </w:rPr>
        <w:t>计算</w:t>
      </w:r>
      <w:r w:rsidRPr="007F034A">
        <w:rPr>
          <w:rFonts w:ascii="宋体" w:hAnsi="宋体" w:hint="eastAsia"/>
        </w:rPr>
        <w:t>1</w:t>
      </w:r>
      <w:r w:rsidRPr="007F034A">
        <w:rPr>
          <w:rFonts w:ascii="宋体" w:hAnsi="宋体"/>
        </w:rPr>
        <w:t>~6狭缝数目情况下，</w:t>
      </w:r>
      <w:r w:rsidRPr="007F034A">
        <w:rPr>
          <w:rFonts w:ascii="宋体" w:hAnsi="宋体" w:hint="eastAsia"/>
        </w:rPr>
        <w:t>条纹中心</w:t>
      </w:r>
      <w:r w:rsidRPr="007F034A">
        <w:rPr>
          <w:rFonts w:ascii="宋体" w:hAnsi="宋体"/>
        </w:rPr>
        <w:t>亮纹的半高全宽</w:t>
      </w:r>
      <w:r w:rsidRPr="007F034A">
        <w:rPr>
          <w:rFonts w:ascii="宋体" w:hAnsi="宋体" w:hint="eastAsia"/>
        </w:rPr>
        <w:t>值。描述亮纹</w:t>
      </w:r>
      <w:r w:rsidRPr="007F034A">
        <w:rPr>
          <w:rFonts w:ascii="宋体" w:hAnsi="宋体"/>
        </w:rPr>
        <w:t>半高</w:t>
      </w:r>
      <w:proofErr w:type="gramStart"/>
      <w:r w:rsidRPr="007F034A">
        <w:rPr>
          <w:rFonts w:ascii="宋体" w:hAnsi="宋体"/>
        </w:rPr>
        <w:t>全宽值</w:t>
      </w:r>
      <w:r w:rsidRPr="007F034A">
        <w:rPr>
          <w:rFonts w:ascii="宋体" w:hAnsi="宋体" w:hint="eastAsia"/>
        </w:rPr>
        <w:t>随</w:t>
      </w:r>
      <w:proofErr w:type="gramEnd"/>
      <w:r w:rsidRPr="007F034A">
        <w:rPr>
          <w:rFonts w:ascii="宋体" w:hAnsi="宋体"/>
        </w:rPr>
        <w:t>狭缝数目变化</w:t>
      </w:r>
      <w:r w:rsidRPr="007F034A">
        <w:rPr>
          <w:rFonts w:ascii="宋体" w:hAnsi="宋体" w:hint="eastAsia"/>
        </w:rPr>
        <w:t>的</w:t>
      </w:r>
      <w:r w:rsidRPr="007F034A">
        <w:rPr>
          <w:rFonts w:ascii="宋体" w:hAnsi="宋体"/>
        </w:rPr>
        <w:t>规律。</w:t>
      </w:r>
    </w:p>
    <w:p w14:paraId="423892E1" w14:textId="1A02FD8F" w:rsidR="009815E8" w:rsidRDefault="009815E8">
      <w:pPr>
        <w:widowControl/>
        <w:jc w:val="left"/>
        <w:rPr>
          <w:rFonts w:ascii="宋体" w:hAnsi="宋体"/>
          <w:color w:val="FF0000"/>
        </w:rPr>
      </w:pPr>
    </w:p>
    <w:sectPr w:rsidR="009815E8" w:rsidSect="008A58FE">
      <w:footerReference w:type="default" r:id="rId9"/>
      <w:pgSz w:w="11906" w:h="16838" w:code="9"/>
      <w:pgMar w:top="1440" w:right="1418" w:bottom="1440" w:left="1418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EF015F" w14:textId="77777777" w:rsidR="007F2126" w:rsidRDefault="007F2126">
      <w:r>
        <w:separator/>
      </w:r>
    </w:p>
  </w:endnote>
  <w:endnote w:type="continuationSeparator" w:id="0">
    <w:p w14:paraId="5EDD8E79" w14:textId="77777777" w:rsidR="007F2126" w:rsidRDefault="007F2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37692926"/>
      <w:docPartObj>
        <w:docPartGallery w:val="AutoText"/>
      </w:docPartObj>
    </w:sdtPr>
    <w:sdtEndPr/>
    <w:sdtContent>
      <w:p w14:paraId="2B98EF29" w14:textId="77777777" w:rsidR="007D6B58" w:rsidRDefault="00D70E13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1BC4FF" w14:textId="77777777" w:rsidR="007D6B58" w:rsidRDefault="007D6B5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4D193A" w14:textId="77777777" w:rsidR="007F2126" w:rsidRDefault="007F2126">
      <w:r>
        <w:separator/>
      </w:r>
    </w:p>
  </w:footnote>
  <w:footnote w:type="continuationSeparator" w:id="0">
    <w:p w14:paraId="79CF2D86" w14:textId="77777777" w:rsidR="007F2126" w:rsidRDefault="007F21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B27828"/>
    <w:multiLevelType w:val="hybridMultilevel"/>
    <w:tmpl w:val="400432A6"/>
    <w:lvl w:ilvl="0" w:tplc="2766DA2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8F31E4"/>
    <w:multiLevelType w:val="hybridMultilevel"/>
    <w:tmpl w:val="9C1EB89C"/>
    <w:lvl w:ilvl="0" w:tplc="ED36C6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6B7E31"/>
    <w:multiLevelType w:val="hybridMultilevel"/>
    <w:tmpl w:val="8258E05E"/>
    <w:lvl w:ilvl="0" w:tplc="37D438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EA602F9"/>
    <w:multiLevelType w:val="hybridMultilevel"/>
    <w:tmpl w:val="65F4A6A2"/>
    <w:lvl w:ilvl="0" w:tplc="5C2EE0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150359C"/>
    <w:multiLevelType w:val="hybridMultilevel"/>
    <w:tmpl w:val="C6B8230A"/>
    <w:lvl w:ilvl="0" w:tplc="CE54E4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94F6CD6"/>
    <w:multiLevelType w:val="hybridMultilevel"/>
    <w:tmpl w:val="56C65A92"/>
    <w:lvl w:ilvl="0" w:tplc="D7985CB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AF41058"/>
    <w:multiLevelType w:val="hybridMultilevel"/>
    <w:tmpl w:val="5E1EF910"/>
    <w:lvl w:ilvl="0" w:tplc="D55A87D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EFF3501"/>
    <w:multiLevelType w:val="hybridMultilevel"/>
    <w:tmpl w:val="5CF8F146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1956543"/>
    <w:multiLevelType w:val="hybridMultilevel"/>
    <w:tmpl w:val="F126D9CC"/>
    <w:lvl w:ilvl="0" w:tplc="9E4E87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F7F723D"/>
    <w:multiLevelType w:val="hybridMultilevel"/>
    <w:tmpl w:val="50426B56"/>
    <w:lvl w:ilvl="0" w:tplc="5A606E2E">
      <w:start w:val="1"/>
      <w:numFmt w:val="decimal"/>
      <w:lvlText w:val="（%1）"/>
      <w:lvlJc w:val="left"/>
      <w:pPr>
        <w:ind w:left="9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0" w15:restartNumberingAfterBreak="0">
    <w:nsid w:val="53C751B5"/>
    <w:multiLevelType w:val="hybridMultilevel"/>
    <w:tmpl w:val="005C25A2"/>
    <w:lvl w:ilvl="0" w:tplc="B92C65CE">
      <w:start w:val="1"/>
      <w:numFmt w:val="decimal"/>
      <w:lvlText w:val="%1."/>
      <w:lvlJc w:val="left"/>
      <w:pPr>
        <w:ind w:left="360" w:hanging="360"/>
      </w:pPr>
      <w:rPr>
        <w:rFonts w:eastAsia="宋体" w:cs="宋体" w:hint="default"/>
        <w:b/>
        <w:color w:val="00000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F2F64D7"/>
    <w:multiLevelType w:val="hybridMultilevel"/>
    <w:tmpl w:val="BB705CE0"/>
    <w:lvl w:ilvl="0" w:tplc="CB90D95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5E58F354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4AB3CAA"/>
    <w:multiLevelType w:val="hybridMultilevel"/>
    <w:tmpl w:val="176AC552"/>
    <w:lvl w:ilvl="0" w:tplc="2FD679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8C855F9"/>
    <w:multiLevelType w:val="hybridMultilevel"/>
    <w:tmpl w:val="6F68743E"/>
    <w:lvl w:ilvl="0" w:tplc="95B6CE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798A78A0"/>
    <w:multiLevelType w:val="hybridMultilevel"/>
    <w:tmpl w:val="37B68F8E"/>
    <w:lvl w:ilvl="0" w:tplc="CCF09C6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4"/>
  </w:num>
  <w:num w:numId="2">
    <w:abstractNumId w:val="11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12"/>
  </w:num>
  <w:num w:numId="8">
    <w:abstractNumId w:val="2"/>
  </w:num>
  <w:num w:numId="9">
    <w:abstractNumId w:val="10"/>
  </w:num>
  <w:num w:numId="10">
    <w:abstractNumId w:val="8"/>
  </w:num>
  <w:num w:numId="11">
    <w:abstractNumId w:val="5"/>
  </w:num>
  <w:num w:numId="12">
    <w:abstractNumId w:val="9"/>
  </w:num>
  <w:num w:numId="13">
    <w:abstractNumId w:val="13"/>
  </w:num>
  <w:num w:numId="14">
    <w:abstractNumId w:val="4"/>
  </w:num>
  <w:num w:numId="15">
    <w:abstractNumId w:val="7"/>
  </w:num>
  <w:numIdMacAtCleanup w:val="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GaoS">
    <w15:presenceInfo w15:providerId="Windows Live" w15:userId="8c391fa93199d3a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344249"/>
    <w:rsid w:val="0001391B"/>
    <w:rsid w:val="000234D2"/>
    <w:rsid w:val="00026B9F"/>
    <w:rsid w:val="00051058"/>
    <w:rsid w:val="00052C26"/>
    <w:rsid w:val="000648AD"/>
    <w:rsid w:val="00065AC2"/>
    <w:rsid w:val="000775F5"/>
    <w:rsid w:val="000808F8"/>
    <w:rsid w:val="000930D6"/>
    <w:rsid w:val="00096BAD"/>
    <w:rsid w:val="000B68B4"/>
    <w:rsid w:val="00131A68"/>
    <w:rsid w:val="001560AE"/>
    <w:rsid w:val="00165C22"/>
    <w:rsid w:val="00172E5C"/>
    <w:rsid w:val="001A1B26"/>
    <w:rsid w:val="001F4B43"/>
    <w:rsid w:val="001F6627"/>
    <w:rsid w:val="00215E86"/>
    <w:rsid w:val="002563C7"/>
    <w:rsid w:val="00263F33"/>
    <w:rsid w:val="00271ECD"/>
    <w:rsid w:val="0027262F"/>
    <w:rsid w:val="00273435"/>
    <w:rsid w:val="00273466"/>
    <w:rsid w:val="002A1E9A"/>
    <w:rsid w:val="002A3EEB"/>
    <w:rsid w:val="002B3BA9"/>
    <w:rsid w:val="002B4B1F"/>
    <w:rsid w:val="002C2A52"/>
    <w:rsid w:val="002C756D"/>
    <w:rsid w:val="002E6FBE"/>
    <w:rsid w:val="002F3D76"/>
    <w:rsid w:val="002F3ED4"/>
    <w:rsid w:val="00311CCE"/>
    <w:rsid w:val="00312312"/>
    <w:rsid w:val="003148AE"/>
    <w:rsid w:val="00321B94"/>
    <w:rsid w:val="00353373"/>
    <w:rsid w:val="00370BA5"/>
    <w:rsid w:val="003816F8"/>
    <w:rsid w:val="003944F5"/>
    <w:rsid w:val="00396827"/>
    <w:rsid w:val="003E78E8"/>
    <w:rsid w:val="003F39D6"/>
    <w:rsid w:val="00410D60"/>
    <w:rsid w:val="00434F02"/>
    <w:rsid w:val="00445590"/>
    <w:rsid w:val="00450A11"/>
    <w:rsid w:val="00460244"/>
    <w:rsid w:val="00464B95"/>
    <w:rsid w:val="00472C89"/>
    <w:rsid w:val="00473D77"/>
    <w:rsid w:val="0049013C"/>
    <w:rsid w:val="004925E2"/>
    <w:rsid w:val="004935DB"/>
    <w:rsid w:val="00494231"/>
    <w:rsid w:val="004A0F88"/>
    <w:rsid w:val="004B514E"/>
    <w:rsid w:val="004C1DEA"/>
    <w:rsid w:val="004C4B03"/>
    <w:rsid w:val="00500E9C"/>
    <w:rsid w:val="005077FD"/>
    <w:rsid w:val="005146D1"/>
    <w:rsid w:val="00514D9C"/>
    <w:rsid w:val="00542445"/>
    <w:rsid w:val="00597E78"/>
    <w:rsid w:val="005A615B"/>
    <w:rsid w:val="005A65D9"/>
    <w:rsid w:val="005A68A4"/>
    <w:rsid w:val="005D1EF7"/>
    <w:rsid w:val="005D3243"/>
    <w:rsid w:val="005D3412"/>
    <w:rsid w:val="005D72C5"/>
    <w:rsid w:val="005D7B8B"/>
    <w:rsid w:val="006030BF"/>
    <w:rsid w:val="00604466"/>
    <w:rsid w:val="0061478A"/>
    <w:rsid w:val="00650742"/>
    <w:rsid w:val="00656E0B"/>
    <w:rsid w:val="00666725"/>
    <w:rsid w:val="006C4CE4"/>
    <w:rsid w:val="006D03C4"/>
    <w:rsid w:val="006E09EE"/>
    <w:rsid w:val="007202A2"/>
    <w:rsid w:val="00723D08"/>
    <w:rsid w:val="00725B6D"/>
    <w:rsid w:val="00755793"/>
    <w:rsid w:val="00755ED0"/>
    <w:rsid w:val="00780CA6"/>
    <w:rsid w:val="00783178"/>
    <w:rsid w:val="0078374D"/>
    <w:rsid w:val="0078695B"/>
    <w:rsid w:val="007B71FF"/>
    <w:rsid w:val="007B797A"/>
    <w:rsid w:val="007C2133"/>
    <w:rsid w:val="007D6B58"/>
    <w:rsid w:val="007F034A"/>
    <w:rsid w:val="007F2126"/>
    <w:rsid w:val="00801F2D"/>
    <w:rsid w:val="00804222"/>
    <w:rsid w:val="00810B40"/>
    <w:rsid w:val="00821063"/>
    <w:rsid w:val="00827471"/>
    <w:rsid w:val="00837FC7"/>
    <w:rsid w:val="00846A1A"/>
    <w:rsid w:val="00850DAC"/>
    <w:rsid w:val="00871472"/>
    <w:rsid w:val="008960CD"/>
    <w:rsid w:val="00896F3C"/>
    <w:rsid w:val="008A58FE"/>
    <w:rsid w:val="008A5EE7"/>
    <w:rsid w:val="008B1E1A"/>
    <w:rsid w:val="008C0183"/>
    <w:rsid w:val="00901CBE"/>
    <w:rsid w:val="00917A5E"/>
    <w:rsid w:val="0093648E"/>
    <w:rsid w:val="00945006"/>
    <w:rsid w:val="009815E8"/>
    <w:rsid w:val="009914C0"/>
    <w:rsid w:val="00997ECC"/>
    <w:rsid w:val="009A5FAE"/>
    <w:rsid w:val="009C1F89"/>
    <w:rsid w:val="00A02347"/>
    <w:rsid w:val="00A05993"/>
    <w:rsid w:val="00A321B3"/>
    <w:rsid w:val="00A450D2"/>
    <w:rsid w:val="00A45773"/>
    <w:rsid w:val="00A50E4B"/>
    <w:rsid w:val="00A863B4"/>
    <w:rsid w:val="00A87A2E"/>
    <w:rsid w:val="00A90417"/>
    <w:rsid w:val="00A97F5A"/>
    <w:rsid w:val="00AA75F9"/>
    <w:rsid w:val="00AB2464"/>
    <w:rsid w:val="00AD4310"/>
    <w:rsid w:val="00AF390E"/>
    <w:rsid w:val="00B22B34"/>
    <w:rsid w:val="00B2476C"/>
    <w:rsid w:val="00B24D96"/>
    <w:rsid w:val="00B53509"/>
    <w:rsid w:val="00B8217E"/>
    <w:rsid w:val="00B97C91"/>
    <w:rsid w:val="00BB24A0"/>
    <w:rsid w:val="00BC15CB"/>
    <w:rsid w:val="00C01676"/>
    <w:rsid w:val="00C0672A"/>
    <w:rsid w:val="00C20051"/>
    <w:rsid w:val="00C31DE7"/>
    <w:rsid w:val="00C547FE"/>
    <w:rsid w:val="00C80DBC"/>
    <w:rsid w:val="00CC7089"/>
    <w:rsid w:val="00D10689"/>
    <w:rsid w:val="00D146EB"/>
    <w:rsid w:val="00D15A90"/>
    <w:rsid w:val="00D31110"/>
    <w:rsid w:val="00D3150F"/>
    <w:rsid w:val="00D57EC1"/>
    <w:rsid w:val="00D70E13"/>
    <w:rsid w:val="00D72408"/>
    <w:rsid w:val="00D80978"/>
    <w:rsid w:val="00D84BA8"/>
    <w:rsid w:val="00D8670D"/>
    <w:rsid w:val="00D914F1"/>
    <w:rsid w:val="00DC4A3F"/>
    <w:rsid w:val="00DD2D0E"/>
    <w:rsid w:val="00DE1A37"/>
    <w:rsid w:val="00DF2E4E"/>
    <w:rsid w:val="00E044AD"/>
    <w:rsid w:val="00E16E7B"/>
    <w:rsid w:val="00E22304"/>
    <w:rsid w:val="00E363BC"/>
    <w:rsid w:val="00E47312"/>
    <w:rsid w:val="00E55B40"/>
    <w:rsid w:val="00E71D5A"/>
    <w:rsid w:val="00E73304"/>
    <w:rsid w:val="00E73BF2"/>
    <w:rsid w:val="00E84927"/>
    <w:rsid w:val="00E86041"/>
    <w:rsid w:val="00E863F3"/>
    <w:rsid w:val="00E877F6"/>
    <w:rsid w:val="00E925CD"/>
    <w:rsid w:val="00E92FF4"/>
    <w:rsid w:val="00EB455F"/>
    <w:rsid w:val="00EB769B"/>
    <w:rsid w:val="00EC6351"/>
    <w:rsid w:val="00ED3CFC"/>
    <w:rsid w:val="00EE34B5"/>
    <w:rsid w:val="00F052E3"/>
    <w:rsid w:val="00F4736E"/>
    <w:rsid w:val="00F652B1"/>
    <w:rsid w:val="00FE4697"/>
    <w:rsid w:val="04344249"/>
    <w:rsid w:val="14DE4D8E"/>
    <w:rsid w:val="51C3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C1E289A"/>
  <w15:docId w15:val="{DDEE9EC5-7A18-4420-9137-E566EBE5C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6C4CE4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7B71FF"/>
    <w:pPr>
      <w:keepNext/>
      <w:keepLines/>
      <w:widowControl/>
      <w:spacing w:line="276" w:lineRule="auto"/>
      <w:jc w:val="center"/>
      <w:outlineLvl w:val="0"/>
    </w:pPr>
    <w:rPr>
      <w:rFonts w:ascii="Cambria" w:eastAsia="宋体" w:hAnsi="Cambria" w:cs="Times New Roman"/>
      <w:b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fontstyle21">
    <w:name w:val="fontstyle21"/>
    <w:basedOn w:val="a0"/>
    <w:rPr>
      <w:rFonts w:ascii="Calibri" w:hAnsi="Calibri" w:cs="Calibri" w:hint="default"/>
      <w:color w:val="000000"/>
      <w:sz w:val="22"/>
      <w:szCs w:val="22"/>
    </w:rPr>
  </w:style>
  <w:style w:type="paragraph" w:customStyle="1" w:styleId="msolistparagraph0">
    <w:name w:val="msolistparagraph"/>
    <w:basedOn w:val="a"/>
    <w:pPr>
      <w:ind w:firstLineChars="200" w:firstLine="420"/>
    </w:pPr>
    <w:rPr>
      <w:rFonts w:ascii="等线" w:eastAsia="等线" w:hAnsi="等线" w:cs="Times New Roman" w:hint="eastAsia"/>
      <w:szCs w:val="22"/>
    </w:rPr>
  </w:style>
  <w:style w:type="character" w:customStyle="1" w:styleId="fontstyle01">
    <w:name w:val="fontstyle01"/>
    <w:basedOn w:val="a0"/>
    <w:rPr>
      <w:rFonts w:ascii="宋体" w:eastAsia="宋体" w:hAnsi="宋体" w:cs="宋体" w:hint="eastAsia"/>
      <w:color w:val="000000"/>
      <w:sz w:val="22"/>
      <w:szCs w:val="22"/>
    </w:rPr>
  </w:style>
  <w:style w:type="character" w:customStyle="1" w:styleId="fontstyle11">
    <w:name w:val="fontstyle11"/>
    <w:basedOn w:val="a0"/>
    <w:rPr>
      <w:rFonts w:ascii="宋体" w:eastAsia="宋体" w:hAnsi="宋体" w:cs="宋体" w:hint="eastAsia"/>
      <w:color w:val="000000"/>
      <w:sz w:val="22"/>
      <w:szCs w:val="22"/>
    </w:r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paragraph" w:styleId="a8">
    <w:name w:val="Body Text"/>
    <w:basedOn w:val="a"/>
    <w:link w:val="a9"/>
    <w:uiPriority w:val="1"/>
    <w:qFormat/>
    <w:rsid w:val="00A450D2"/>
    <w:pPr>
      <w:autoSpaceDE w:val="0"/>
      <w:autoSpaceDN w:val="0"/>
      <w:jc w:val="left"/>
    </w:pPr>
    <w:rPr>
      <w:rFonts w:ascii="宋体" w:eastAsia="宋体" w:hAnsi="宋体" w:cs="宋体"/>
      <w:kern w:val="0"/>
      <w:sz w:val="22"/>
      <w:szCs w:val="22"/>
    </w:rPr>
  </w:style>
  <w:style w:type="character" w:customStyle="1" w:styleId="a9">
    <w:name w:val="正文文本 字符"/>
    <w:basedOn w:val="a0"/>
    <w:link w:val="a8"/>
    <w:uiPriority w:val="1"/>
    <w:rsid w:val="00A450D2"/>
    <w:rPr>
      <w:rFonts w:ascii="宋体" w:eastAsia="宋体" w:hAnsi="宋体" w:cs="宋体"/>
      <w:sz w:val="22"/>
      <w:szCs w:val="22"/>
    </w:rPr>
  </w:style>
  <w:style w:type="paragraph" w:styleId="aa">
    <w:name w:val="No Spacing"/>
    <w:uiPriority w:val="1"/>
    <w:qFormat/>
    <w:rsid w:val="005D72C5"/>
    <w:rPr>
      <w:rFonts w:ascii="Times New Roman" w:eastAsia="宋体" w:hAnsi="Times New Roman" w:cs="Times New Roman"/>
      <w:sz w:val="22"/>
      <w:szCs w:val="22"/>
    </w:rPr>
  </w:style>
  <w:style w:type="table" w:styleId="ab">
    <w:name w:val="Table Grid"/>
    <w:basedOn w:val="a1"/>
    <w:rsid w:val="006030BF"/>
    <w:pPr>
      <w:widowControl w:val="0"/>
      <w:jc w:val="both"/>
    </w:pPr>
    <w:rPr>
      <w:rFonts w:ascii="Times New Roman" w:eastAsia="宋体" w:hAnsi="Times New Roman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7B71FF"/>
    <w:rPr>
      <w:rFonts w:ascii="Cambria" w:eastAsia="宋体" w:hAnsi="Cambria" w:cs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GaoS</cp:lastModifiedBy>
  <cp:revision>3</cp:revision>
  <dcterms:created xsi:type="dcterms:W3CDTF">2025-10-22T02:00:00Z</dcterms:created>
  <dcterms:modified xsi:type="dcterms:W3CDTF">2025-10-22T02:01:00Z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2052-11.1.0.9175</vt:lpwstr>
  </property>
</Properties>
</file>