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E10D9" w14:textId="0D1234AF" w:rsidR="002B3BA9" w:rsidRDefault="002B3BA9" w:rsidP="00C10B31">
      <w:pPr>
        <w:spacing w:line="360" w:lineRule="auto"/>
      </w:pPr>
      <w:ins w:id="0" w:author="GaoS" w:date="2022-08-29T12:38:00Z">
        <w:r>
          <w:rPr>
            <w:noProof/>
          </w:rPr>
          <w:drawing>
            <wp:anchor distT="0" distB="0" distL="114300" distR="114300" simplePos="0" relativeHeight="251659264" behindDoc="0" locked="0" layoutInCell="1" allowOverlap="1" wp14:anchorId="4F86CB7C" wp14:editId="5C4930A6">
              <wp:simplePos x="0" y="0"/>
              <wp:positionH relativeFrom="margin">
                <wp:posOffset>380798</wp:posOffset>
              </wp:positionH>
              <wp:positionV relativeFrom="paragraph">
                <wp:posOffset>-113665</wp:posOffset>
              </wp:positionV>
              <wp:extent cx="5278120" cy="1042670"/>
              <wp:effectExtent l="0" t="0" r="0" b="5080"/>
              <wp:wrapNone/>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104267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E7BE3C9" w14:textId="41DE5110" w:rsidR="002B3BA9" w:rsidRDefault="002B3BA9" w:rsidP="00C10B31">
      <w:pPr>
        <w:spacing w:line="360" w:lineRule="auto"/>
      </w:pPr>
    </w:p>
    <w:p w14:paraId="08D8B1C0" w14:textId="7C27CB8B" w:rsidR="002B3BA9" w:rsidRDefault="002B3BA9" w:rsidP="00C10B31">
      <w:pPr>
        <w:spacing w:line="360" w:lineRule="auto"/>
      </w:pPr>
    </w:p>
    <w:p w14:paraId="1DB88790" w14:textId="4B3560B9" w:rsidR="002B3BA9" w:rsidRDefault="002B3BA9" w:rsidP="00C10B31">
      <w:pPr>
        <w:spacing w:line="360" w:lineRule="auto"/>
      </w:pPr>
    </w:p>
    <w:p w14:paraId="59CC8900" w14:textId="77777777" w:rsidR="002B3BA9" w:rsidRPr="002B3BA9" w:rsidRDefault="002B3BA9" w:rsidP="00C10B31">
      <w:pPr>
        <w:spacing w:line="360" w:lineRule="auto"/>
      </w:pPr>
    </w:p>
    <w:p w14:paraId="5A25ECCF" w14:textId="77777777" w:rsidR="00D914F1" w:rsidRDefault="00D914F1" w:rsidP="00C10B31">
      <w:pPr>
        <w:spacing w:line="360" w:lineRule="auto"/>
        <w:jc w:val="center"/>
        <w:rPr>
          <w:b/>
          <w:sz w:val="52"/>
          <w:szCs w:val="52"/>
        </w:rPr>
      </w:pPr>
    </w:p>
    <w:p w14:paraId="4737EA6E" w14:textId="4E74E292" w:rsidR="002B3BA9" w:rsidRPr="00C64727" w:rsidRDefault="00514D9C" w:rsidP="00C10B31">
      <w:pPr>
        <w:spacing w:line="360" w:lineRule="auto"/>
        <w:jc w:val="center"/>
        <w:rPr>
          <w:b/>
          <w:sz w:val="52"/>
          <w:szCs w:val="52"/>
        </w:rPr>
      </w:pPr>
      <w:r>
        <w:rPr>
          <w:rFonts w:hint="eastAsia"/>
          <w:b/>
          <w:sz w:val="52"/>
          <w:szCs w:val="52"/>
        </w:rPr>
        <w:t>物理光学</w:t>
      </w:r>
      <w:r w:rsidR="002B3BA9" w:rsidRPr="00C64727">
        <w:rPr>
          <w:rFonts w:hint="eastAsia"/>
          <w:b/>
          <w:sz w:val="52"/>
          <w:szCs w:val="52"/>
        </w:rPr>
        <w:t>实验</w:t>
      </w:r>
      <w:r w:rsidR="006D03C4">
        <w:rPr>
          <w:rFonts w:hint="eastAsia"/>
          <w:b/>
          <w:sz w:val="52"/>
          <w:szCs w:val="52"/>
        </w:rPr>
        <w:t>报告</w:t>
      </w:r>
    </w:p>
    <w:p w14:paraId="47295B79" w14:textId="77777777" w:rsidR="002B3BA9" w:rsidRPr="001D3232" w:rsidRDefault="002B3BA9" w:rsidP="00C10B31">
      <w:pPr>
        <w:spacing w:line="360" w:lineRule="auto"/>
        <w:jc w:val="center"/>
      </w:pPr>
    </w:p>
    <w:p w14:paraId="09A2C0C7" w14:textId="2C711980" w:rsidR="007D6B58" w:rsidRPr="002B3BA9" w:rsidRDefault="002B3BA9" w:rsidP="00C10B31">
      <w:pPr>
        <w:spacing w:line="360" w:lineRule="auto"/>
        <w:jc w:val="center"/>
        <w:rPr>
          <w:b/>
          <w:sz w:val="52"/>
          <w:szCs w:val="52"/>
        </w:rPr>
      </w:pPr>
      <w:r>
        <w:rPr>
          <w:rFonts w:hint="eastAsia"/>
          <w:b/>
          <w:sz w:val="52"/>
          <w:szCs w:val="52"/>
        </w:rPr>
        <w:t>实验</w:t>
      </w:r>
      <w:r w:rsidR="004C4B03">
        <w:rPr>
          <w:rFonts w:hint="eastAsia"/>
          <w:b/>
          <w:sz w:val="52"/>
          <w:szCs w:val="52"/>
        </w:rPr>
        <w:t>二</w:t>
      </w:r>
      <w:r>
        <w:rPr>
          <w:rFonts w:hint="eastAsia"/>
          <w:b/>
          <w:sz w:val="52"/>
          <w:szCs w:val="52"/>
        </w:rPr>
        <w:t>：</w:t>
      </w:r>
      <w:r w:rsidR="003148AE">
        <w:rPr>
          <w:rFonts w:hint="eastAsia"/>
          <w:b/>
          <w:sz w:val="52"/>
          <w:szCs w:val="52"/>
        </w:rPr>
        <w:t>光的衍射实验</w:t>
      </w:r>
    </w:p>
    <w:p w14:paraId="4488B5A9" w14:textId="77777777" w:rsidR="002B3BA9" w:rsidRDefault="002B3BA9" w:rsidP="00C10B31">
      <w:pPr>
        <w:spacing w:line="360" w:lineRule="auto"/>
        <w:jc w:val="center"/>
        <w:rPr>
          <w:rFonts w:ascii="华文楷体" w:eastAsia="华文楷体" w:hAnsi="华文楷体"/>
          <w:b/>
          <w:sz w:val="36"/>
          <w:szCs w:val="36"/>
        </w:rPr>
      </w:pPr>
    </w:p>
    <w:p w14:paraId="43CA598D" w14:textId="3FA7681F" w:rsidR="007D6B58" w:rsidRDefault="00D70E13" w:rsidP="00C10B31">
      <w:pPr>
        <w:spacing w:line="360" w:lineRule="auto"/>
        <w:ind w:leftChars="400" w:left="840"/>
        <w:rPr>
          <w:rFonts w:ascii="华文楷体" w:eastAsia="华文楷体" w:hAnsi="华文楷体"/>
          <w:b/>
          <w:sz w:val="44"/>
          <w:szCs w:val="44"/>
        </w:rPr>
      </w:pPr>
      <w:r>
        <w:rPr>
          <w:rFonts w:ascii="华文楷体" w:eastAsia="华文楷体" w:hAnsi="华文楷体" w:hint="eastAsia"/>
          <w:b/>
          <w:sz w:val="44"/>
          <w:szCs w:val="44"/>
        </w:rPr>
        <w:t>班级：</w:t>
      </w:r>
      <w:r w:rsidR="00903423">
        <w:rPr>
          <w:rFonts w:ascii="华文楷体" w:eastAsia="华文楷体" w:hAnsi="华文楷体" w:hint="eastAsia"/>
          <w:b/>
          <w:sz w:val="44"/>
          <w:szCs w:val="44"/>
        </w:rPr>
        <w:t>2</w:t>
      </w:r>
      <w:r w:rsidR="00903423">
        <w:rPr>
          <w:rFonts w:ascii="华文楷体" w:eastAsia="华文楷体" w:hAnsi="华文楷体"/>
          <w:b/>
          <w:sz w:val="44"/>
          <w:szCs w:val="44"/>
        </w:rPr>
        <w:t>3</w:t>
      </w:r>
      <w:r w:rsidR="00903423">
        <w:rPr>
          <w:rFonts w:ascii="华文楷体" w:eastAsia="华文楷体" w:hAnsi="华文楷体" w:hint="eastAsia"/>
          <w:b/>
          <w:sz w:val="44"/>
          <w:szCs w:val="44"/>
        </w:rPr>
        <w:t>级光电班</w:t>
      </w:r>
    </w:p>
    <w:p w14:paraId="44DA4619" w14:textId="33B23FCA" w:rsidR="007D6B58" w:rsidRDefault="00D70E13" w:rsidP="00C10B31">
      <w:pPr>
        <w:spacing w:line="360" w:lineRule="auto"/>
        <w:ind w:leftChars="400" w:left="840"/>
        <w:rPr>
          <w:rFonts w:ascii="华文楷体" w:eastAsia="华文楷体" w:hAnsi="华文楷体"/>
          <w:b/>
          <w:sz w:val="44"/>
          <w:szCs w:val="44"/>
        </w:rPr>
      </w:pPr>
      <w:r>
        <w:rPr>
          <w:rFonts w:ascii="华文楷体" w:eastAsia="华文楷体" w:hAnsi="华文楷体" w:hint="eastAsia"/>
          <w:b/>
          <w:sz w:val="44"/>
          <w:szCs w:val="44"/>
        </w:rPr>
        <w:t>姓名：</w:t>
      </w:r>
      <w:r w:rsidR="00903423">
        <w:rPr>
          <w:rFonts w:ascii="华文楷体" w:eastAsia="华文楷体" w:hAnsi="华文楷体" w:hint="eastAsia"/>
          <w:b/>
          <w:sz w:val="44"/>
          <w:szCs w:val="44"/>
        </w:rPr>
        <w:t>罗模煊</w:t>
      </w:r>
    </w:p>
    <w:p w14:paraId="53B435FA" w14:textId="39DC9FD2" w:rsidR="007D6B58" w:rsidRDefault="00D70E13" w:rsidP="00C10B31">
      <w:pPr>
        <w:spacing w:line="360" w:lineRule="auto"/>
        <w:ind w:leftChars="400" w:left="840"/>
        <w:rPr>
          <w:rFonts w:ascii="华文楷体" w:eastAsia="华文楷体" w:hAnsi="华文楷体"/>
          <w:b/>
          <w:sz w:val="44"/>
          <w:szCs w:val="44"/>
        </w:rPr>
      </w:pPr>
      <w:r>
        <w:rPr>
          <w:rFonts w:ascii="华文楷体" w:eastAsia="华文楷体" w:hAnsi="华文楷体" w:hint="eastAsia"/>
          <w:b/>
          <w:sz w:val="44"/>
          <w:szCs w:val="44"/>
        </w:rPr>
        <w:t>学号：</w:t>
      </w:r>
      <w:r w:rsidR="00903423">
        <w:rPr>
          <w:rFonts w:ascii="华文楷体" w:eastAsia="华文楷体" w:hAnsi="华文楷体" w:hint="eastAsia"/>
          <w:b/>
          <w:sz w:val="44"/>
          <w:szCs w:val="44"/>
        </w:rPr>
        <w:t>2</w:t>
      </w:r>
      <w:r w:rsidR="00903423">
        <w:rPr>
          <w:rFonts w:ascii="华文楷体" w:eastAsia="华文楷体" w:hAnsi="华文楷体"/>
          <w:b/>
          <w:sz w:val="44"/>
          <w:szCs w:val="44"/>
        </w:rPr>
        <w:t>023311101</w:t>
      </w:r>
    </w:p>
    <w:p w14:paraId="58261FC9" w14:textId="3AA8D784" w:rsidR="00D914F1" w:rsidRDefault="00D914F1" w:rsidP="00C10B31">
      <w:pPr>
        <w:spacing w:line="360" w:lineRule="auto"/>
        <w:ind w:firstLineChars="200" w:firstLine="881"/>
        <w:rPr>
          <w:rFonts w:ascii="华文楷体" w:eastAsia="华文楷体" w:hAnsi="华文楷体"/>
          <w:b/>
          <w:sz w:val="44"/>
          <w:szCs w:val="44"/>
        </w:rPr>
      </w:pPr>
      <w:r>
        <w:rPr>
          <w:rFonts w:ascii="华文楷体" w:eastAsia="华文楷体" w:hAnsi="华文楷体" w:hint="eastAsia"/>
          <w:b/>
          <w:sz w:val="44"/>
          <w:szCs w:val="44"/>
        </w:rPr>
        <w:t>同组成员：</w:t>
      </w:r>
      <w:r w:rsidR="00903423">
        <w:rPr>
          <w:rFonts w:ascii="华文楷体" w:eastAsia="华文楷体" w:hAnsi="华文楷体" w:hint="eastAsia"/>
          <w:b/>
          <w:sz w:val="44"/>
          <w:szCs w:val="44"/>
        </w:rPr>
        <w:t>田雨藤、葛骏悦、谢清霖</w:t>
      </w:r>
    </w:p>
    <w:p w14:paraId="4387A0F2" w14:textId="4EBCB27F" w:rsidR="007D6B58" w:rsidRDefault="00D70E13" w:rsidP="00C10B31">
      <w:pPr>
        <w:spacing w:line="360" w:lineRule="auto"/>
        <w:ind w:leftChars="400" w:left="840"/>
        <w:rPr>
          <w:rFonts w:ascii="华文楷体" w:eastAsia="华文楷体" w:hAnsi="华文楷体"/>
          <w:b/>
          <w:sz w:val="44"/>
          <w:szCs w:val="44"/>
        </w:rPr>
      </w:pPr>
      <w:r>
        <w:rPr>
          <w:rFonts w:ascii="华文楷体" w:eastAsia="华文楷体" w:hAnsi="华文楷体" w:hint="eastAsia"/>
          <w:b/>
          <w:sz w:val="44"/>
          <w:szCs w:val="44"/>
        </w:rPr>
        <w:t>上课地点：</w:t>
      </w:r>
      <w:r w:rsidR="00903423">
        <w:rPr>
          <w:rFonts w:ascii="华文楷体" w:eastAsia="华文楷体" w:hAnsi="华文楷体" w:hint="eastAsia"/>
          <w:b/>
          <w:sz w:val="44"/>
          <w:szCs w:val="44"/>
        </w:rPr>
        <w:t>K</w:t>
      </w:r>
      <w:r w:rsidR="00903423">
        <w:rPr>
          <w:rFonts w:ascii="华文楷体" w:eastAsia="华文楷体" w:hAnsi="华文楷体"/>
          <w:b/>
          <w:sz w:val="44"/>
          <w:szCs w:val="44"/>
        </w:rPr>
        <w:t>522</w:t>
      </w:r>
    </w:p>
    <w:p w14:paraId="453637AF" w14:textId="38188648" w:rsidR="007D6B58" w:rsidRDefault="00D70E13" w:rsidP="00C10B31">
      <w:pPr>
        <w:spacing w:line="360" w:lineRule="auto"/>
        <w:ind w:leftChars="400" w:left="840"/>
        <w:rPr>
          <w:rFonts w:ascii="华文楷体" w:eastAsia="华文楷体" w:hAnsi="华文楷体"/>
          <w:b/>
          <w:sz w:val="44"/>
          <w:szCs w:val="44"/>
        </w:rPr>
      </w:pPr>
      <w:r>
        <w:rPr>
          <w:rFonts w:ascii="华文楷体" w:eastAsia="华文楷体" w:hAnsi="华文楷体" w:hint="eastAsia"/>
          <w:b/>
          <w:sz w:val="44"/>
          <w:szCs w:val="44"/>
        </w:rPr>
        <w:t>指导教师：</w:t>
      </w:r>
      <w:r w:rsidR="00903423">
        <w:rPr>
          <w:rFonts w:ascii="华文楷体" w:eastAsia="华文楷体" w:hAnsi="华文楷体" w:hint="eastAsia"/>
          <w:b/>
          <w:sz w:val="44"/>
          <w:szCs w:val="44"/>
        </w:rPr>
        <w:t>光爽</w:t>
      </w:r>
    </w:p>
    <w:p w14:paraId="0C313B61" w14:textId="70FBA8A0" w:rsidR="00ED3CFC" w:rsidRDefault="00D70E13" w:rsidP="00C10B31">
      <w:pPr>
        <w:spacing w:line="360" w:lineRule="auto"/>
        <w:ind w:leftChars="400" w:left="840"/>
        <w:rPr>
          <w:rFonts w:ascii="宋体" w:hAnsi="宋体"/>
          <w:b/>
          <w:sz w:val="28"/>
          <w:szCs w:val="28"/>
        </w:rPr>
      </w:pPr>
      <w:r>
        <w:rPr>
          <w:rFonts w:ascii="华文楷体" w:eastAsia="华文楷体" w:hAnsi="华文楷体" w:hint="eastAsia"/>
          <w:b/>
          <w:sz w:val="44"/>
          <w:szCs w:val="44"/>
        </w:rPr>
        <w:t>日期：</w:t>
      </w:r>
      <w:r w:rsidR="00903423">
        <w:rPr>
          <w:rFonts w:ascii="华文楷体" w:eastAsia="华文楷体" w:hAnsi="华文楷体" w:hint="eastAsia"/>
          <w:b/>
          <w:sz w:val="44"/>
          <w:szCs w:val="44"/>
        </w:rPr>
        <w:t>2</w:t>
      </w:r>
      <w:r w:rsidR="00903423">
        <w:rPr>
          <w:rFonts w:ascii="华文楷体" w:eastAsia="华文楷体" w:hAnsi="华文楷体"/>
          <w:b/>
          <w:sz w:val="44"/>
          <w:szCs w:val="44"/>
        </w:rPr>
        <w:t>025/10/24</w:t>
      </w:r>
    </w:p>
    <w:p w14:paraId="7793F7D4" w14:textId="029778CE" w:rsidR="002B3BA9" w:rsidRDefault="002B3BA9" w:rsidP="00C10B31">
      <w:pPr>
        <w:widowControl/>
        <w:spacing w:line="360" w:lineRule="auto"/>
        <w:jc w:val="left"/>
        <w:rPr>
          <w:rFonts w:ascii="宋体" w:hAnsi="宋体"/>
          <w:b/>
          <w:sz w:val="28"/>
          <w:szCs w:val="28"/>
        </w:rPr>
      </w:pPr>
      <w:r>
        <w:rPr>
          <w:rFonts w:ascii="宋体" w:hAnsi="宋体"/>
          <w:b/>
          <w:sz w:val="28"/>
          <w:szCs w:val="28"/>
        </w:rPr>
        <w:br w:type="page"/>
      </w:r>
    </w:p>
    <w:p w14:paraId="6E5C17FC" w14:textId="0D473BC3" w:rsidR="00C547FE" w:rsidRPr="00065AC2" w:rsidRDefault="00D70E13" w:rsidP="00C10B31">
      <w:pPr>
        <w:spacing w:line="360" w:lineRule="auto"/>
        <w:jc w:val="center"/>
        <w:rPr>
          <w:rFonts w:ascii="黑体" w:eastAsia="黑体" w:hAnsi="黑体"/>
          <w:bCs/>
          <w:color w:val="000000"/>
          <w:sz w:val="36"/>
          <w:szCs w:val="36"/>
        </w:rPr>
      </w:pPr>
      <w:r w:rsidRPr="008C0183">
        <w:rPr>
          <w:rFonts w:ascii="黑体" w:eastAsia="黑体" w:hAnsi="黑体" w:cs="Times New Roman" w:hint="eastAsia"/>
          <w:bCs/>
          <w:color w:val="000000"/>
          <w:sz w:val="36"/>
          <w:szCs w:val="36"/>
          <w:lang w:bidi="ar"/>
        </w:rPr>
        <w:lastRenderedPageBreak/>
        <w:t>实验</w:t>
      </w:r>
      <w:r w:rsidR="00464B95" w:rsidRPr="008C0183">
        <w:rPr>
          <w:rFonts w:ascii="黑体" w:eastAsia="黑体" w:hAnsi="黑体" w:cs="Times New Roman" w:hint="eastAsia"/>
          <w:bCs/>
          <w:color w:val="000000"/>
          <w:sz w:val="36"/>
          <w:szCs w:val="36"/>
          <w:lang w:bidi="ar"/>
        </w:rPr>
        <w:t>1</w:t>
      </w:r>
      <w:r w:rsidRPr="008C0183">
        <w:rPr>
          <w:rFonts w:ascii="黑体" w:eastAsia="黑体" w:hAnsi="黑体" w:cs="Times New Roman" w:hint="eastAsia"/>
          <w:bCs/>
          <w:color w:val="000000"/>
          <w:sz w:val="36"/>
          <w:szCs w:val="36"/>
          <w:lang w:bidi="ar"/>
        </w:rPr>
        <w:tab/>
      </w:r>
      <w:r w:rsidR="001560AE">
        <w:rPr>
          <w:rFonts w:ascii="黑体" w:eastAsia="黑体" w:hAnsi="黑体" w:cs="Times New Roman" w:hint="eastAsia"/>
          <w:bCs/>
          <w:color w:val="000000"/>
          <w:sz w:val="36"/>
          <w:szCs w:val="36"/>
          <w:lang w:bidi="ar"/>
        </w:rPr>
        <w:t>菲涅尔衍射实验</w:t>
      </w:r>
    </w:p>
    <w:p w14:paraId="294B0E19" w14:textId="7524E56F" w:rsidR="00C547FE" w:rsidRDefault="00C547FE" w:rsidP="00C10B31">
      <w:pPr>
        <w:pStyle w:val="a7"/>
        <w:numPr>
          <w:ilvl w:val="0"/>
          <w:numId w:val="15"/>
        </w:numPr>
        <w:snapToGrid w:val="0"/>
        <w:spacing w:line="360" w:lineRule="auto"/>
        <w:ind w:firstLineChars="0"/>
        <w:rPr>
          <w:rFonts w:ascii="宋体" w:eastAsia="宋体" w:hAnsi="宋体" w:cs="宋体"/>
          <w:b/>
          <w:color w:val="000000"/>
          <w:sz w:val="24"/>
          <w:szCs w:val="22"/>
          <w:lang w:bidi="ar"/>
        </w:rPr>
      </w:pPr>
      <w:r w:rsidRPr="00065AC2">
        <w:rPr>
          <w:rFonts w:ascii="宋体" w:eastAsia="宋体" w:hAnsi="宋体" w:cs="宋体" w:hint="eastAsia"/>
          <w:b/>
          <w:color w:val="000000"/>
          <w:sz w:val="24"/>
          <w:szCs w:val="22"/>
          <w:lang w:bidi="ar"/>
        </w:rPr>
        <w:t>实验预习</w:t>
      </w:r>
    </w:p>
    <w:tbl>
      <w:tblPr>
        <w:tblStyle w:val="ab"/>
        <w:tblW w:w="0" w:type="auto"/>
        <w:tblLook w:val="04A0" w:firstRow="1" w:lastRow="0" w:firstColumn="1" w:lastColumn="0" w:noHBand="0" w:noVBand="1"/>
      </w:tblPr>
      <w:tblGrid>
        <w:gridCol w:w="9060"/>
      </w:tblGrid>
      <w:tr w:rsidR="00903423" w14:paraId="779A3B69" w14:textId="77777777" w:rsidTr="00903423">
        <w:tc>
          <w:tcPr>
            <w:tcW w:w="9060" w:type="dxa"/>
            <w:tcBorders>
              <w:top w:val="nil"/>
              <w:left w:val="nil"/>
              <w:bottom w:val="nil"/>
              <w:right w:val="nil"/>
            </w:tcBorders>
            <w:shd w:val="clear" w:color="auto" w:fill="E7E6E6" w:themeFill="background2"/>
          </w:tcPr>
          <w:p w14:paraId="5C16B91C" w14:textId="6EC84AAD" w:rsidR="00903423" w:rsidRPr="00997FDB" w:rsidRDefault="00997FDB" w:rsidP="00C10B31">
            <w:pPr>
              <w:pStyle w:val="a7"/>
              <w:numPr>
                <w:ilvl w:val="0"/>
                <w:numId w:val="16"/>
              </w:numPr>
              <w:snapToGrid w:val="0"/>
              <w:spacing w:line="360" w:lineRule="auto"/>
              <w:ind w:firstLineChars="0"/>
              <w:rPr>
                <w:rFonts w:ascii="宋体" w:hAnsi="宋体" w:cs="宋体"/>
                <w:b/>
                <w:color w:val="000000"/>
                <w:sz w:val="24"/>
                <w:szCs w:val="22"/>
                <w:lang w:bidi="ar"/>
              </w:rPr>
            </w:pPr>
            <w:r w:rsidRPr="00997FDB">
              <w:rPr>
                <w:rFonts w:ascii="宋体" w:hAnsi="宋体" w:cs="宋体" w:hint="eastAsia"/>
                <w:b/>
                <w:color w:val="000000"/>
                <w:sz w:val="24"/>
                <w:szCs w:val="22"/>
                <w:lang w:bidi="ar"/>
              </w:rPr>
              <w:t>理解菲</w:t>
            </w:r>
            <w:proofErr w:type="gramStart"/>
            <w:r w:rsidRPr="00997FDB">
              <w:rPr>
                <w:rFonts w:ascii="宋体" w:hAnsi="宋体" w:cs="宋体" w:hint="eastAsia"/>
                <w:b/>
                <w:color w:val="000000"/>
                <w:sz w:val="24"/>
                <w:szCs w:val="22"/>
                <w:lang w:bidi="ar"/>
              </w:rPr>
              <w:t>涅</w:t>
            </w:r>
            <w:proofErr w:type="gramEnd"/>
            <w:r w:rsidRPr="00997FDB">
              <w:rPr>
                <w:rFonts w:ascii="宋体" w:hAnsi="宋体" w:cs="宋体" w:hint="eastAsia"/>
                <w:b/>
                <w:color w:val="000000"/>
                <w:sz w:val="24"/>
                <w:szCs w:val="22"/>
                <w:lang w:bidi="ar"/>
              </w:rPr>
              <w:t>尔衍射原理</w:t>
            </w:r>
          </w:p>
          <w:p w14:paraId="65DD5888" w14:textId="09618EDD" w:rsidR="00997FDB" w:rsidRPr="00997FDB" w:rsidRDefault="00997FDB" w:rsidP="00C10B31">
            <w:pPr>
              <w:pStyle w:val="a7"/>
              <w:numPr>
                <w:ilvl w:val="0"/>
                <w:numId w:val="16"/>
              </w:numPr>
              <w:snapToGrid w:val="0"/>
              <w:spacing w:line="360" w:lineRule="auto"/>
              <w:ind w:firstLineChars="0"/>
              <w:rPr>
                <w:rFonts w:ascii="宋体" w:hAnsi="宋体" w:cs="宋体" w:hint="eastAsia"/>
                <w:b/>
                <w:color w:val="000000"/>
                <w:sz w:val="24"/>
                <w:szCs w:val="22"/>
                <w:lang w:bidi="ar"/>
              </w:rPr>
            </w:pPr>
            <w:r>
              <w:rPr>
                <w:rFonts w:ascii="宋体" w:hAnsi="宋体" w:cs="宋体" w:hint="eastAsia"/>
                <w:b/>
                <w:color w:val="000000"/>
                <w:sz w:val="24"/>
                <w:szCs w:val="22"/>
                <w:lang w:bidi="ar"/>
              </w:rPr>
              <w:t>观察圆孔及方孔</w:t>
            </w:r>
            <w:r w:rsidR="00153EBB">
              <w:rPr>
                <w:rFonts w:ascii="宋体" w:hAnsi="宋体" w:cs="宋体" w:hint="eastAsia"/>
                <w:b/>
                <w:color w:val="000000"/>
                <w:sz w:val="24"/>
                <w:szCs w:val="22"/>
                <w:lang w:bidi="ar"/>
              </w:rPr>
              <w:t>的菲涅尔</w:t>
            </w:r>
          </w:p>
        </w:tc>
      </w:tr>
    </w:tbl>
    <w:p w14:paraId="2382D0D5" w14:textId="77777777" w:rsidR="00514D9C" w:rsidRPr="00903423" w:rsidRDefault="00514D9C" w:rsidP="00C10B31">
      <w:pPr>
        <w:snapToGrid w:val="0"/>
        <w:spacing w:line="360" w:lineRule="auto"/>
        <w:rPr>
          <w:rFonts w:ascii="宋体" w:eastAsia="宋体" w:hAnsi="宋体" w:cs="宋体" w:hint="eastAsia"/>
          <w:b/>
          <w:color w:val="000000"/>
          <w:sz w:val="24"/>
          <w:szCs w:val="22"/>
          <w:lang w:bidi="ar"/>
        </w:rPr>
      </w:pPr>
    </w:p>
    <w:p w14:paraId="6E0C5B89" w14:textId="3A726DA0" w:rsidR="005D1EF7" w:rsidRDefault="00D70E13" w:rsidP="00C10B31">
      <w:pPr>
        <w:pStyle w:val="a7"/>
        <w:numPr>
          <w:ilvl w:val="0"/>
          <w:numId w:val="15"/>
        </w:numPr>
        <w:snapToGrid w:val="0"/>
        <w:spacing w:line="360" w:lineRule="auto"/>
        <w:ind w:firstLineChars="0"/>
        <w:rPr>
          <w:rFonts w:ascii="宋体" w:eastAsia="宋体" w:hAnsi="宋体" w:cs="宋体"/>
          <w:b/>
          <w:color w:val="000000"/>
          <w:sz w:val="24"/>
          <w:szCs w:val="22"/>
          <w:lang w:bidi="ar"/>
        </w:rPr>
      </w:pPr>
      <w:r>
        <w:rPr>
          <w:rFonts w:ascii="宋体" w:eastAsia="宋体" w:hAnsi="宋体" w:cs="宋体" w:hint="eastAsia"/>
          <w:b/>
          <w:color w:val="000000"/>
          <w:sz w:val="24"/>
          <w:szCs w:val="22"/>
          <w:lang w:bidi="ar"/>
        </w:rPr>
        <w:t>实验</w:t>
      </w:r>
      <w:r w:rsidR="006D03C4">
        <w:rPr>
          <w:rFonts w:ascii="宋体" w:eastAsia="宋体" w:hAnsi="宋体" w:cs="宋体" w:hint="eastAsia"/>
          <w:b/>
          <w:color w:val="000000"/>
          <w:sz w:val="24"/>
          <w:szCs w:val="22"/>
          <w:lang w:bidi="ar"/>
        </w:rPr>
        <w:t>操作</w:t>
      </w:r>
      <w:r>
        <w:rPr>
          <w:rFonts w:ascii="宋体" w:eastAsia="宋体" w:hAnsi="宋体" w:cs="宋体" w:hint="eastAsia"/>
          <w:b/>
          <w:color w:val="000000"/>
          <w:sz w:val="24"/>
          <w:szCs w:val="22"/>
          <w:lang w:bidi="ar"/>
        </w:rPr>
        <w:t>记录</w:t>
      </w:r>
    </w:p>
    <w:p w14:paraId="6728209C" w14:textId="715252E7" w:rsidR="006D03C4" w:rsidRDefault="00896F3C" w:rsidP="00C10B31">
      <w:pPr>
        <w:spacing w:line="360" w:lineRule="auto"/>
        <w:ind w:left="210" w:hangingChars="100" w:hanging="210"/>
        <w:rPr>
          <w:rFonts w:ascii="宋体" w:hAnsi="宋体"/>
        </w:rPr>
      </w:pPr>
      <w:r>
        <w:rPr>
          <w:rFonts w:ascii="Times New Roman" w:eastAsia="宋体" w:hAnsi="Times New Roman" w:cs="Times New Roman"/>
          <w:szCs w:val="21"/>
        </w:rPr>
        <w:t>1.</w:t>
      </w:r>
      <w:r w:rsidR="006D03C4">
        <w:rPr>
          <w:rFonts w:ascii="Times New Roman" w:eastAsia="宋体" w:hAnsi="Times New Roman" w:cs="Times New Roman"/>
          <w:bCs/>
          <w:szCs w:val="21"/>
        </w:rPr>
        <w:t xml:space="preserve"> </w:t>
      </w:r>
      <w:r w:rsidR="006D03C4" w:rsidRPr="001F6C53">
        <w:rPr>
          <w:rFonts w:ascii="宋体" w:hAnsi="宋体" w:hint="eastAsia"/>
        </w:rPr>
        <w:t>拍照记录搭建的光路</w:t>
      </w:r>
    </w:p>
    <w:p w14:paraId="7E435E60" w14:textId="3DAF33CA" w:rsidR="006D03C4" w:rsidRDefault="002131D1" w:rsidP="00C10B31">
      <w:pPr>
        <w:spacing w:line="360" w:lineRule="auto"/>
        <w:ind w:left="210" w:hangingChars="100" w:hanging="210"/>
        <w:rPr>
          <w:rFonts w:ascii="宋体" w:hAnsi="宋体"/>
        </w:rPr>
      </w:pPr>
      <w:r w:rsidRPr="002131D1">
        <w:rPr>
          <w:rFonts w:ascii="宋体" w:hAnsi="宋体"/>
          <w:noProof/>
        </w:rPr>
        <w:drawing>
          <wp:inline distT="0" distB="0" distL="0" distR="0" wp14:anchorId="5338204D" wp14:editId="3CD516AB">
            <wp:extent cx="3745618" cy="2809007"/>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8215" cy="2818454"/>
                    </a:xfrm>
                    <a:prstGeom prst="rect">
                      <a:avLst/>
                    </a:prstGeom>
                    <a:noFill/>
                    <a:ln>
                      <a:noFill/>
                    </a:ln>
                  </pic:spPr>
                </pic:pic>
              </a:graphicData>
            </a:graphic>
          </wp:inline>
        </w:drawing>
      </w:r>
    </w:p>
    <w:p w14:paraId="0993953A" w14:textId="77777777" w:rsidR="00E16E7B" w:rsidRDefault="00E16E7B" w:rsidP="00C10B31">
      <w:pPr>
        <w:spacing w:line="360" w:lineRule="auto"/>
        <w:ind w:left="210" w:hangingChars="100" w:hanging="210"/>
        <w:rPr>
          <w:rFonts w:ascii="Times New Roman" w:eastAsia="宋体" w:hAnsi="Times New Roman" w:cs="Times New Roman"/>
          <w:szCs w:val="21"/>
        </w:rPr>
      </w:pPr>
    </w:p>
    <w:p w14:paraId="45D943ED" w14:textId="77777777" w:rsidR="00E16E7B" w:rsidRDefault="00E16E7B" w:rsidP="00C10B31">
      <w:pPr>
        <w:spacing w:line="360" w:lineRule="auto"/>
        <w:ind w:left="210" w:hangingChars="100" w:hanging="210"/>
        <w:rPr>
          <w:rFonts w:ascii="Times New Roman" w:eastAsia="宋体" w:hAnsi="Times New Roman" w:cs="Times New Roman"/>
          <w:szCs w:val="21"/>
        </w:rPr>
      </w:pPr>
    </w:p>
    <w:p w14:paraId="1928395E" w14:textId="77869656" w:rsidR="005D1EF7" w:rsidRDefault="006D03C4" w:rsidP="00C10B31">
      <w:pPr>
        <w:spacing w:line="360" w:lineRule="auto"/>
        <w:ind w:left="210" w:hangingChars="100" w:hanging="210"/>
        <w:rPr>
          <w:rFonts w:ascii="宋体" w:hAnsi="宋体"/>
        </w:rPr>
      </w:pPr>
      <w:r>
        <w:rPr>
          <w:rFonts w:ascii="Times New Roman" w:eastAsia="宋体" w:hAnsi="Times New Roman" w:cs="Times New Roman"/>
          <w:szCs w:val="21"/>
        </w:rPr>
        <w:t>2.</w:t>
      </w:r>
      <w:r w:rsidR="00896F3C">
        <w:rPr>
          <w:rFonts w:ascii="Times New Roman" w:eastAsia="宋体" w:hAnsi="Times New Roman" w:cs="Times New Roman" w:hint="eastAsia"/>
          <w:szCs w:val="21"/>
        </w:rPr>
        <w:t>记录实验步骤</w:t>
      </w:r>
      <w:r w:rsidR="00514D9C">
        <w:rPr>
          <w:rFonts w:ascii="Times New Roman" w:eastAsia="宋体" w:hAnsi="Times New Roman" w:cs="Times New Roman"/>
          <w:szCs w:val="21"/>
        </w:rPr>
        <w:t>7</w:t>
      </w:r>
      <w:r w:rsidR="00896F3C">
        <w:rPr>
          <w:rFonts w:ascii="Times New Roman" w:eastAsia="宋体" w:hAnsi="Times New Roman" w:cs="Times New Roman" w:hint="eastAsia"/>
          <w:szCs w:val="21"/>
        </w:rPr>
        <w:t>：</w:t>
      </w:r>
      <w:r w:rsidR="00896F3C">
        <w:rPr>
          <w:rFonts w:ascii="宋体" w:hAnsi="宋体" w:hint="eastAsia"/>
        </w:rPr>
        <w:t>点击“</w:t>
      </w:r>
      <w:r w:rsidR="00896F3C" w:rsidRPr="001D3232">
        <w:rPr>
          <w:rFonts w:ascii="宋体" w:hAnsi="宋体" w:hint="eastAsia"/>
        </w:rPr>
        <w:t>衍射实验结果画图</w:t>
      </w:r>
      <w:r w:rsidR="00896F3C">
        <w:rPr>
          <w:rFonts w:ascii="宋体" w:hAnsi="宋体" w:hint="eastAsia"/>
        </w:rPr>
        <w:t>”</w:t>
      </w:r>
      <w:r w:rsidR="00896F3C" w:rsidRPr="001D3232">
        <w:rPr>
          <w:rFonts w:ascii="宋体" w:hAnsi="宋体" w:hint="eastAsia"/>
        </w:rPr>
        <w:t>，</w:t>
      </w:r>
      <w:r w:rsidR="00C547FE">
        <w:rPr>
          <w:rFonts w:ascii="宋体" w:hAnsi="宋体" w:hint="eastAsia"/>
        </w:rPr>
        <w:t>截图记录：</w:t>
      </w:r>
      <w:r w:rsidR="00896F3C" w:rsidRPr="001D3232">
        <w:rPr>
          <w:rFonts w:ascii="宋体" w:hAnsi="宋体" w:hint="eastAsia"/>
        </w:rPr>
        <w:t>菲</w:t>
      </w:r>
      <w:proofErr w:type="gramStart"/>
      <w:r w:rsidR="00896F3C" w:rsidRPr="001D3232">
        <w:rPr>
          <w:rFonts w:ascii="宋体" w:hAnsi="宋体" w:hint="eastAsia"/>
        </w:rPr>
        <w:t>涅</w:t>
      </w:r>
      <w:proofErr w:type="gramEnd"/>
      <w:r w:rsidR="00896F3C" w:rsidRPr="001D3232">
        <w:rPr>
          <w:rFonts w:ascii="宋体" w:hAnsi="宋体" w:hint="eastAsia"/>
        </w:rPr>
        <w:t>尔圆孔衍射的</w:t>
      </w:r>
      <w:r w:rsidR="00896F3C">
        <w:rPr>
          <w:rFonts w:ascii="宋体" w:hAnsi="宋体" w:hint="eastAsia"/>
        </w:rPr>
        <w:t>实际</w:t>
      </w:r>
      <w:r w:rsidR="00896F3C" w:rsidRPr="001D3232">
        <w:rPr>
          <w:rFonts w:ascii="宋体" w:hAnsi="宋体" w:hint="eastAsia"/>
        </w:rPr>
        <w:t>光强分布图</w:t>
      </w:r>
    </w:p>
    <w:p w14:paraId="06FB2669" w14:textId="3FB9FB02" w:rsidR="006D03C4" w:rsidRDefault="00D2294C" w:rsidP="00C10B31">
      <w:pPr>
        <w:spacing w:line="360" w:lineRule="auto"/>
        <w:ind w:left="210" w:hangingChars="100" w:hanging="210"/>
        <w:rPr>
          <w:rFonts w:ascii="宋体" w:hAnsi="宋体"/>
        </w:rPr>
      </w:pPr>
      <w:r w:rsidRPr="009D396B">
        <w:rPr>
          <w:noProof/>
        </w:rPr>
        <w:drawing>
          <wp:inline distT="0" distB="0" distL="0" distR="0" wp14:anchorId="5CDF471A" wp14:editId="0F719B13">
            <wp:extent cx="4161254" cy="2418298"/>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1918" cy="2424496"/>
                    </a:xfrm>
                    <a:prstGeom prst="rect">
                      <a:avLst/>
                    </a:prstGeom>
                  </pic:spPr>
                </pic:pic>
              </a:graphicData>
            </a:graphic>
          </wp:inline>
        </w:drawing>
      </w:r>
    </w:p>
    <w:p w14:paraId="3A4D0E1A" w14:textId="77777777" w:rsidR="00E16E7B" w:rsidRDefault="00E16E7B" w:rsidP="00C10B31">
      <w:pPr>
        <w:spacing w:line="360" w:lineRule="auto"/>
        <w:rPr>
          <w:rFonts w:ascii="Times New Roman" w:eastAsia="宋体" w:hAnsi="Times New Roman" w:cs="Times New Roman" w:hint="eastAsia"/>
          <w:szCs w:val="21"/>
        </w:rPr>
      </w:pPr>
    </w:p>
    <w:p w14:paraId="7914E93A" w14:textId="68AE3E2E" w:rsidR="00896F3C" w:rsidRDefault="006D03C4" w:rsidP="00C10B31">
      <w:pPr>
        <w:spacing w:line="360" w:lineRule="auto"/>
        <w:rPr>
          <w:rFonts w:ascii="宋体" w:hAnsi="宋体"/>
        </w:rPr>
      </w:pPr>
      <w:r>
        <w:rPr>
          <w:rFonts w:ascii="Times New Roman" w:eastAsia="宋体" w:hAnsi="Times New Roman" w:cs="Times New Roman"/>
          <w:szCs w:val="21"/>
        </w:rPr>
        <w:lastRenderedPageBreak/>
        <w:t>3</w:t>
      </w:r>
      <w:r w:rsidR="00896F3C">
        <w:rPr>
          <w:rFonts w:ascii="Times New Roman" w:eastAsia="宋体" w:hAnsi="Times New Roman" w:cs="Times New Roman"/>
          <w:szCs w:val="21"/>
        </w:rPr>
        <w:t>.</w:t>
      </w:r>
      <w:r w:rsidR="00896F3C">
        <w:rPr>
          <w:rFonts w:ascii="Times New Roman" w:eastAsia="宋体" w:hAnsi="Times New Roman" w:cs="Times New Roman" w:hint="eastAsia"/>
          <w:szCs w:val="21"/>
        </w:rPr>
        <w:t>记录实验步骤</w:t>
      </w:r>
      <w:r w:rsidR="00514D9C">
        <w:rPr>
          <w:rFonts w:ascii="Times New Roman" w:eastAsia="宋体" w:hAnsi="Times New Roman" w:cs="Times New Roman"/>
          <w:szCs w:val="21"/>
        </w:rPr>
        <w:t>8</w:t>
      </w:r>
      <w:r w:rsidR="00896F3C">
        <w:rPr>
          <w:rFonts w:ascii="Times New Roman" w:eastAsia="宋体" w:hAnsi="Times New Roman" w:cs="Times New Roman" w:hint="eastAsia"/>
          <w:szCs w:val="21"/>
        </w:rPr>
        <w:t>：</w:t>
      </w:r>
      <w:r w:rsidR="00896F3C">
        <w:rPr>
          <w:rFonts w:ascii="宋体" w:hAnsi="宋体" w:hint="eastAsia"/>
        </w:rPr>
        <w:t>计算</w:t>
      </w:r>
      <w:r w:rsidR="00896F3C">
        <w:rPr>
          <w:rFonts w:ascii="宋体" w:hAnsi="宋体"/>
        </w:rPr>
        <w:t>夫琅禾费衍射的光强分布图，与实验的菲涅尔衍射</w:t>
      </w:r>
      <w:r w:rsidR="00896F3C">
        <w:rPr>
          <w:rFonts w:ascii="宋体" w:hAnsi="宋体" w:hint="eastAsia"/>
        </w:rPr>
        <w:t>图</w:t>
      </w:r>
      <w:r w:rsidR="00896F3C">
        <w:rPr>
          <w:rFonts w:ascii="宋体" w:hAnsi="宋体"/>
        </w:rPr>
        <w:t>做比对。</w:t>
      </w:r>
      <w:r w:rsidR="00896F3C">
        <w:rPr>
          <w:rFonts w:ascii="宋体" w:hAnsi="宋体" w:hint="eastAsia"/>
        </w:rPr>
        <w:t>对比</w:t>
      </w:r>
      <w:r w:rsidR="00896F3C">
        <w:rPr>
          <w:rFonts w:ascii="宋体" w:hAnsi="宋体"/>
        </w:rPr>
        <w:t>菲涅尔衍射图案</w:t>
      </w:r>
      <w:r w:rsidR="00896F3C">
        <w:rPr>
          <w:rFonts w:ascii="宋体" w:hAnsi="宋体" w:hint="eastAsia"/>
        </w:rPr>
        <w:t>相对</w:t>
      </w:r>
      <w:r w:rsidR="00896F3C">
        <w:rPr>
          <w:rFonts w:ascii="宋体" w:hAnsi="宋体"/>
        </w:rPr>
        <w:t>夫琅禾费衍射图片</w:t>
      </w:r>
      <w:r w:rsidR="00896F3C">
        <w:rPr>
          <w:rFonts w:ascii="宋体" w:hAnsi="宋体" w:hint="eastAsia"/>
        </w:rPr>
        <w:t>的</w:t>
      </w:r>
      <w:r w:rsidR="00896F3C">
        <w:rPr>
          <w:rFonts w:ascii="宋体" w:hAnsi="宋体"/>
        </w:rPr>
        <w:t>偏离情况。</w:t>
      </w:r>
    </w:p>
    <w:p w14:paraId="3E90C9DD" w14:textId="6D29ABE1" w:rsidR="00E55B40" w:rsidRPr="00C547FE" w:rsidRDefault="00C547FE" w:rsidP="00C10B31">
      <w:pPr>
        <w:spacing w:line="360" w:lineRule="auto"/>
        <w:rPr>
          <w:rFonts w:ascii="宋体" w:hAnsi="宋体"/>
          <w:color w:val="FF0000"/>
        </w:rPr>
      </w:pPr>
      <w:r w:rsidRPr="00C547FE">
        <w:rPr>
          <w:rFonts w:ascii="宋体" w:hAnsi="宋体" w:hint="eastAsia"/>
          <w:color w:val="FF0000"/>
        </w:rPr>
        <w:t>（1）</w:t>
      </w:r>
      <w:r w:rsidR="00E55B40" w:rsidRPr="00C547FE">
        <w:rPr>
          <w:rFonts w:asciiTheme="minorEastAsia" w:hAnsiTheme="minorEastAsia" w:hint="eastAsia"/>
          <w:color w:val="FF0000"/>
        </w:rPr>
        <w:t>方孔的菲涅尔衍射（近处、远处）</w:t>
      </w:r>
      <w:r w:rsidR="006D03C4" w:rsidRPr="00C547FE">
        <w:rPr>
          <w:rFonts w:asciiTheme="minorEastAsia" w:hAnsiTheme="minorEastAsia" w:hint="eastAsia"/>
          <w:color w:val="FF0000"/>
        </w:rPr>
        <w:t>-截图</w:t>
      </w:r>
    </w:p>
    <w:p w14:paraId="5A57C276" w14:textId="5F4E8788" w:rsidR="006D03C4" w:rsidRDefault="00D2294C" w:rsidP="00C10B31">
      <w:pPr>
        <w:spacing w:line="360" w:lineRule="auto"/>
        <w:ind w:firstLineChars="90" w:firstLine="189"/>
        <w:rPr>
          <w:rFonts w:asciiTheme="minorEastAsia" w:hAnsiTheme="minorEastAsia"/>
          <w:color w:val="000000" w:themeColor="text1"/>
        </w:rPr>
      </w:pPr>
      <w:r w:rsidRPr="00D2294C">
        <w:rPr>
          <w:rFonts w:asciiTheme="minorEastAsia" w:hAnsiTheme="minorEastAsia" w:hint="eastAsia"/>
          <w:color w:val="000000" w:themeColor="text1"/>
        </w:rPr>
        <w:t>近场</w:t>
      </w:r>
    </w:p>
    <w:p w14:paraId="62B2621E" w14:textId="1FB5446C" w:rsidR="00D2294C" w:rsidRDefault="00D2294C" w:rsidP="00C10B31">
      <w:pPr>
        <w:spacing w:line="360" w:lineRule="auto"/>
        <w:ind w:firstLineChars="90" w:firstLine="189"/>
        <w:rPr>
          <w:rFonts w:asciiTheme="minorEastAsia" w:hAnsiTheme="minorEastAsia"/>
          <w:color w:val="000000" w:themeColor="text1"/>
        </w:rPr>
      </w:pPr>
      <w:r w:rsidRPr="009D396B">
        <w:rPr>
          <w:noProof/>
        </w:rPr>
        <w:drawing>
          <wp:inline distT="0" distB="0" distL="0" distR="0" wp14:anchorId="387D9E0F" wp14:editId="3B0D6C71">
            <wp:extent cx="2456926" cy="1427833"/>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2098" cy="1436650"/>
                    </a:xfrm>
                    <a:prstGeom prst="rect">
                      <a:avLst/>
                    </a:prstGeom>
                  </pic:spPr>
                </pic:pic>
              </a:graphicData>
            </a:graphic>
          </wp:inline>
        </w:drawing>
      </w:r>
      <w:r w:rsidRPr="009D396B">
        <w:rPr>
          <w:noProof/>
        </w:rPr>
        <w:drawing>
          <wp:inline distT="0" distB="0" distL="0" distR="0" wp14:anchorId="3AB16CB3" wp14:editId="4A3649AD">
            <wp:extent cx="2831218" cy="1409473"/>
            <wp:effectExtent l="0" t="0" r="762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0491" cy="1419068"/>
                    </a:xfrm>
                    <a:prstGeom prst="rect">
                      <a:avLst/>
                    </a:prstGeom>
                  </pic:spPr>
                </pic:pic>
              </a:graphicData>
            </a:graphic>
          </wp:inline>
        </w:drawing>
      </w:r>
    </w:p>
    <w:p w14:paraId="080E9D28" w14:textId="019F5D32" w:rsidR="00D2294C" w:rsidRDefault="00D2294C" w:rsidP="00C10B31">
      <w:pPr>
        <w:spacing w:line="360" w:lineRule="auto"/>
        <w:ind w:firstLineChars="90" w:firstLine="189"/>
        <w:rPr>
          <w:rFonts w:asciiTheme="minorEastAsia" w:hAnsiTheme="minorEastAsia"/>
          <w:color w:val="000000" w:themeColor="text1"/>
        </w:rPr>
      </w:pPr>
      <w:r>
        <w:rPr>
          <w:rFonts w:asciiTheme="minorEastAsia" w:hAnsiTheme="minorEastAsia" w:hint="eastAsia"/>
          <w:color w:val="000000" w:themeColor="text1"/>
        </w:rPr>
        <w:t>远场</w:t>
      </w:r>
    </w:p>
    <w:p w14:paraId="59C70115" w14:textId="65DCC5FB" w:rsidR="00D2294C" w:rsidRPr="00D2294C" w:rsidRDefault="00D2294C" w:rsidP="00C10B31">
      <w:pPr>
        <w:spacing w:line="360" w:lineRule="auto"/>
        <w:ind w:firstLineChars="90" w:firstLine="189"/>
        <w:rPr>
          <w:rFonts w:asciiTheme="minorEastAsia" w:hAnsiTheme="minorEastAsia" w:hint="eastAsia"/>
          <w:color w:val="000000" w:themeColor="text1"/>
        </w:rPr>
      </w:pPr>
      <w:r w:rsidRPr="009D396B">
        <w:rPr>
          <w:noProof/>
        </w:rPr>
        <w:drawing>
          <wp:inline distT="0" distB="0" distL="0" distR="0" wp14:anchorId="407D50C3" wp14:editId="5A540F53">
            <wp:extent cx="2470814" cy="1496291"/>
            <wp:effectExtent l="0" t="0" r="571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86162" cy="1505585"/>
                    </a:xfrm>
                    <a:prstGeom prst="rect">
                      <a:avLst/>
                    </a:prstGeom>
                  </pic:spPr>
                </pic:pic>
              </a:graphicData>
            </a:graphic>
          </wp:inline>
        </w:drawing>
      </w:r>
      <w:r w:rsidRPr="009D396B">
        <w:rPr>
          <w:noProof/>
        </w:rPr>
        <w:drawing>
          <wp:inline distT="0" distB="0" distL="0" distR="0" wp14:anchorId="61A41E6D" wp14:editId="3BE94832">
            <wp:extent cx="2910582" cy="1496290"/>
            <wp:effectExtent l="0" t="0" r="444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7018" cy="1504739"/>
                    </a:xfrm>
                    <a:prstGeom prst="rect">
                      <a:avLst/>
                    </a:prstGeom>
                  </pic:spPr>
                </pic:pic>
              </a:graphicData>
            </a:graphic>
          </wp:inline>
        </w:drawing>
      </w:r>
    </w:p>
    <w:p w14:paraId="48B42FBF" w14:textId="57B90F27" w:rsidR="00E55B40" w:rsidRDefault="00C547FE" w:rsidP="00C10B31">
      <w:pPr>
        <w:spacing w:line="360" w:lineRule="auto"/>
        <w:rPr>
          <w:color w:val="FF0000"/>
        </w:rPr>
      </w:pPr>
      <w:r w:rsidRPr="00C547FE">
        <w:rPr>
          <w:rFonts w:hint="eastAsia"/>
          <w:color w:val="FF0000"/>
        </w:rPr>
        <w:t>（</w:t>
      </w:r>
      <w:r w:rsidRPr="00C547FE">
        <w:rPr>
          <w:rFonts w:hint="eastAsia"/>
          <w:color w:val="FF0000"/>
        </w:rPr>
        <w:t>2</w:t>
      </w:r>
      <w:r w:rsidRPr="00C547FE">
        <w:rPr>
          <w:rFonts w:hint="eastAsia"/>
          <w:color w:val="FF0000"/>
        </w:rPr>
        <w:t>）</w:t>
      </w:r>
      <w:r w:rsidR="00E55B40" w:rsidRPr="00C547FE">
        <w:rPr>
          <w:rFonts w:hint="eastAsia"/>
          <w:color w:val="FF0000"/>
        </w:rPr>
        <w:t>圆孔的菲涅尔衍射（近处、远处）</w:t>
      </w:r>
      <w:r w:rsidR="006D03C4" w:rsidRPr="00C547FE">
        <w:rPr>
          <w:rFonts w:hint="eastAsia"/>
          <w:color w:val="FF0000"/>
        </w:rPr>
        <w:t>-</w:t>
      </w:r>
      <w:r w:rsidR="006D03C4" w:rsidRPr="00C547FE">
        <w:rPr>
          <w:rFonts w:hint="eastAsia"/>
          <w:color w:val="FF0000"/>
        </w:rPr>
        <w:t>截图</w:t>
      </w:r>
    </w:p>
    <w:p w14:paraId="1FD05464" w14:textId="71AA655A" w:rsidR="00065AC2" w:rsidRDefault="00D2294C" w:rsidP="00C10B31">
      <w:pPr>
        <w:snapToGrid w:val="0"/>
        <w:spacing w:line="360" w:lineRule="auto"/>
        <w:rPr>
          <w:color w:val="000000" w:themeColor="text1"/>
        </w:rPr>
      </w:pPr>
      <w:r w:rsidRPr="00D2294C">
        <w:rPr>
          <w:rFonts w:hint="eastAsia"/>
          <w:color w:val="000000" w:themeColor="text1"/>
        </w:rPr>
        <w:t>近场</w:t>
      </w:r>
    </w:p>
    <w:p w14:paraId="30FF2FFF" w14:textId="3A25BCCD" w:rsidR="00D2294C" w:rsidRPr="00D2294C" w:rsidRDefault="00D2294C" w:rsidP="00C10B31">
      <w:pPr>
        <w:snapToGrid w:val="0"/>
        <w:spacing w:line="360" w:lineRule="auto"/>
        <w:rPr>
          <w:rFonts w:hint="eastAsia"/>
          <w:color w:val="000000" w:themeColor="text1"/>
        </w:rPr>
      </w:pPr>
      <w:r w:rsidRPr="009D396B">
        <w:rPr>
          <w:noProof/>
        </w:rPr>
        <w:drawing>
          <wp:inline distT="0" distB="0" distL="0" distR="0" wp14:anchorId="177914D5" wp14:editId="07368166">
            <wp:extent cx="2562276" cy="1607824"/>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0452" cy="1612955"/>
                    </a:xfrm>
                    <a:prstGeom prst="rect">
                      <a:avLst/>
                    </a:prstGeom>
                  </pic:spPr>
                </pic:pic>
              </a:graphicData>
            </a:graphic>
          </wp:inline>
        </w:drawing>
      </w:r>
      <w:r w:rsidRPr="009D396B">
        <w:rPr>
          <w:noProof/>
        </w:rPr>
        <w:drawing>
          <wp:inline distT="0" distB="0" distL="0" distR="0" wp14:anchorId="54C8D099" wp14:editId="3EE84744">
            <wp:extent cx="2723641" cy="1607755"/>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5039" cy="1614483"/>
                    </a:xfrm>
                    <a:prstGeom prst="rect">
                      <a:avLst/>
                    </a:prstGeom>
                  </pic:spPr>
                </pic:pic>
              </a:graphicData>
            </a:graphic>
          </wp:inline>
        </w:drawing>
      </w:r>
    </w:p>
    <w:p w14:paraId="6C05941F" w14:textId="373A3B25" w:rsidR="00514D9C" w:rsidRPr="00D2294C" w:rsidRDefault="00D2294C" w:rsidP="00C10B31">
      <w:pPr>
        <w:snapToGrid w:val="0"/>
        <w:spacing w:line="360" w:lineRule="auto"/>
        <w:rPr>
          <w:color w:val="000000" w:themeColor="text1"/>
        </w:rPr>
      </w:pPr>
      <w:r w:rsidRPr="00D2294C">
        <w:rPr>
          <w:rFonts w:hint="eastAsia"/>
          <w:color w:val="000000" w:themeColor="text1"/>
        </w:rPr>
        <w:t>远场</w:t>
      </w:r>
    </w:p>
    <w:p w14:paraId="4FFBB9E8" w14:textId="19F8F2C8" w:rsidR="00D2294C" w:rsidRDefault="00D2294C" w:rsidP="00C10B31">
      <w:pPr>
        <w:snapToGrid w:val="0"/>
        <w:spacing w:line="360" w:lineRule="auto"/>
        <w:rPr>
          <w:rFonts w:hint="eastAsia"/>
          <w:color w:val="FF0000"/>
        </w:rPr>
      </w:pPr>
      <w:r w:rsidRPr="009D396B">
        <w:rPr>
          <w:noProof/>
        </w:rPr>
        <w:drawing>
          <wp:inline distT="0" distB="0" distL="0" distR="0" wp14:anchorId="04C7ECC8" wp14:editId="5C6FCA29">
            <wp:extent cx="2312646" cy="1652766"/>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28391" cy="1664018"/>
                    </a:xfrm>
                    <a:prstGeom prst="rect">
                      <a:avLst/>
                    </a:prstGeom>
                  </pic:spPr>
                </pic:pic>
              </a:graphicData>
            </a:graphic>
          </wp:inline>
        </w:drawing>
      </w:r>
      <w:r w:rsidRPr="009D396B">
        <w:rPr>
          <w:noProof/>
        </w:rPr>
        <w:drawing>
          <wp:inline distT="0" distB="0" distL="0" distR="0" wp14:anchorId="7E869EE5" wp14:editId="0D8AB8E5">
            <wp:extent cx="3153020" cy="1647876"/>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6436" cy="1665340"/>
                    </a:xfrm>
                    <a:prstGeom prst="rect">
                      <a:avLst/>
                    </a:prstGeom>
                  </pic:spPr>
                </pic:pic>
              </a:graphicData>
            </a:graphic>
          </wp:inline>
        </w:drawing>
      </w:r>
    </w:p>
    <w:p w14:paraId="0B5CA4BD" w14:textId="35EEA8D9" w:rsidR="00896F3C" w:rsidRPr="006D03C4" w:rsidRDefault="00755ED0" w:rsidP="00C10B31">
      <w:pPr>
        <w:pStyle w:val="a7"/>
        <w:numPr>
          <w:ilvl w:val="0"/>
          <w:numId w:val="15"/>
        </w:numPr>
        <w:snapToGrid w:val="0"/>
        <w:spacing w:line="360" w:lineRule="auto"/>
        <w:ind w:firstLineChars="0"/>
        <w:rPr>
          <w:rFonts w:ascii="宋体" w:eastAsia="宋体" w:hAnsi="宋体" w:cs="宋体"/>
          <w:b/>
          <w:color w:val="000000"/>
          <w:sz w:val="24"/>
          <w:szCs w:val="22"/>
          <w:lang w:bidi="ar"/>
        </w:rPr>
      </w:pPr>
      <w:r w:rsidRPr="00065AC2">
        <w:rPr>
          <w:rFonts w:ascii="宋体" w:eastAsia="宋体" w:hAnsi="宋体" w:cs="宋体"/>
          <w:b/>
          <w:color w:val="000000"/>
          <w:sz w:val="24"/>
          <w:szCs w:val="22"/>
          <w:lang w:bidi="ar"/>
        </w:rPr>
        <w:lastRenderedPageBreak/>
        <w:t>实验思考</w:t>
      </w:r>
      <w:r w:rsidR="00D70E13" w:rsidRPr="00065AC2">
        <w:rPr>
          <w:rFonts w:ascii="宋体" w:eastAsia="宋体" w:hAnsi="宋体" w:cs="宋体"/>
          <w:b/>
          <w:color w:val="000000"/>
          <w:sz w:val="24"/>
          <w:szCs w:val="22"/>
          <w:lang w:bidi="ar"/>
        </w:rPr>
        <w:t>题</w:t>
      </w:r>
    </w:p>
    <w:p w14:paraId="6CE05625" w14:textId="6CD0DF49" w:rsidR="00E55B40" w:rsidRDefault="00E55B40" w:rsidP="00C10B31">
      <w:pPr>
        <w:pStyle w:val="a7"/>
        <w:numPr>
          <w:ilvl w:val="0"/>
          <w:numId w:val="5"/>
        </w:numPr>
        <w:spacing w:line="360" w:lineRule="auto"/>
        <w:ind w:firstLineChars="0"/>
        <w:rPr>
          <w:rFonts w:ascii="宋体" w:hAnsi="宋体"/>
        </w:rPr>
      </w:pPr>
      <w:r w:rsidRPr="00E55B40">
        <w:rPr>
          <w:rFonts w:ascii="宋体" w:hAnsi="宋体" w:hint="eastAsia"/>
        </w:rPr>
        <w:t>本</w:t>
      </w:r>
      <w:r w:rsidRPr="00E55B40">
        <w:rPr>
          <w:rFonts w:ascii="宋体" w:hAnsi="宋体"/>
        </w:rPr>
        <w:t>实验观察到的是菲涅尔衍射图案，</w:t>
      </w:r>
      <w:r w:rsidRPr="00E55B40">
        <w:rPr>
          <w:rFonts w:ascii="宋体" w:hAnsi="宋体" w:hint="eastAsia"/>
        </w:rPr>
        <w:t>理论</w:t>
      </w:r>
      <w:r w:rsidRPr="00E55B40">
        <w:rPr>
          <w:rFonts w:ascii="宋体" w:hAnsi="宋体"/>
        </w:rPr>
        <w:t>计算的是夫琅禾费衍射图案。</w:t>
      </w:r>
      <w:r w:rsidRPr="00E55B40">
        <w:rPr>
          <w:rFonts w:ascii="宋体" w:hAnsi="宋体" w:hint="eastAsia"/>
        </w:rPr>
        <w:t>两种</w:t>
      </w:r>
      <w:r w:rsidRPr="00E55B40">
        <w:rPr>
          <w:rFonts w:ascii="宋体" w:hAnsi="宋体"/>
        </w:rPr>
        <w:t>衍射有不同的</w:t>
      </w:r>
      <w:r w:rsidRPr="00E55B40">
        <w:rPr>
          <w:rFonts w:ascii="宋体" w:hAnsi="宋体" w:hint="eastAsia"/>
        </w:rPr>
        <w:t>成立</w:t>
      </w:r>
      <w:r w:rsidRPr="00E55B40">
        <w:rPr>
          <w:rFonts w:ascii="宋体" w:hAnsi="宋体"/>
        </w:rPr>
        <w:t>条件。</w:t>
      </w:r>
      <w:r w:rsidRPr="00E55B40">
        <w:rPr>
          <w:rFonts w:ascii="宋体" w:hAnsi="宋体" w:hint="eastAsia"/>
        </w:rPr>
        <w:t>在</w:t>
      </w:r>
      <w:r w:rsidRPr="00E55B40">
        <w:rPr>
          <w:rFonts w:ascii="宋体" w:hAnsi="宋体"/>
        </w:rPr>
        <w:t>近场和远场</w:t>
      </w:r>
      <w:r w:rsidRPr="00E55B40">
        <w:rPr>
          <w:rFonts w:ascii="宋体" w:hAnsi="宋体" w:hint="eastAsia"/>
        </w:rPr>
        <w:t>菲涅尔</w:t>
      </w:r>
      <w:r w:rsidRPr="00E55B40">
        <w:rPr>
          <w:rFonts w:ascii="宋体" w:hAnsi="宋体"/>
        </w:rPr>
        <w:t>衍射两种情况下，</w:t>
      </w:r>
      <w:r w:rsidRPr="00E55B40">
        <w:rPr>
          <w:rFonts w:ascii="宋体" w:hAnsi="宋体" w:hint="eastAsia"/>
        </w:rPr>
        <w:t>菲涅尔</w:t>
      </w:r>
      <w:r w:rsidRPr="00E55B40">
        <w:rPr>
          <w:rFonts w:ascii="宋体" w:hAnsi="宋体"/>
        </w:rPr>
        <w:t>衍射实验图案和理论</w:t>
      </w:r>
      <w:r w:rsidRPr="00E55B40">
        <w:rPr>
          <w:rFonts w:ascii="宋体" w:hAnsi="宋体" w:hint="eastAsia"/>
        </w:rPr>
        <w:t>夫琅禾费</w:t>
      </w:r>
      <w:r w:rsidRPr="00E55B40">
        <w:rPr>
          <w:rFonts w:ascii="宋体" w:hAnsi="宋体"/>
        </w:rPr>
        <w:t>衍射图案是否</w:t>
      </w:r>
      <w:r w:rsidRPr="00E55B40">
        <w:rPr>
          <w:rFonts w:ascii="宋体" w:hAnsi="宋体" w:hint="eastAsia"/>
        </w:rPr>
        <w:t>都接近</w:t>
      </w:r>
      <w:r w:rsidRPr="00E55B40">
        <w:rPr>
          <w:rFonts w:ascii="宋体" w:hAnsi="宋体"/>
        </w:rPr>
        <w:t>？</w:t>
      </w:r>
      <w:r w:rsidRPr="00E55B40">
        <w:rPr>
          <w:rFonts w:ascii="宋体" w:hAnsi="宋体" w:hint="eastAsia"/>
        </w:rPr>
        <w:t>为</w:t>
      </w:r>
      <w:r w:rsidRPr="00E55B40">
        <w:rPr>
          <w:rFonts w:ascii="宋体" w:hAnsi="宋体"/>
        </w:rPr>
        <w:t>什么会有这样的现象？</w:t>
      </w:r>
    </w:p>
    <w:tbl>
      <w:tblPr>
        <w:tblStyle w:val="ab"/>
        <w:tblW w:w="0" w:type="auto"/>
        <w:tblLook w:val="04A0" w:firstRow="1" w:lastRow="0" w:firstColumn="1" w:lastColumn="0" w:noHBand="0" w:noVBand="1"/>
      </w:tblPr>
      <w:tblGrid>
        <w:gridCol w:w="9060"/>
      </w:tblGrid>
      <w:tr w:rsidR="00903423" w14:paraId="6517E943" w14:textId="77777777" w:rsidTr="008E4BE1">
        <w:tc>
          <w:tcPr>
            <w:tcW w:w="9060" w:type="dxa"/>
            <w:tcBorders>
              <w:top w:val="nil"/>
              <w:left w:val="nil"/>
              <w:bottom w:val="nil"/>
              <w:right w:val="nil"/>
            </w:tcBorders>
            <w:shd w:val="clear" w:color="auto" w:fill="E7E6E6" w:themeFill="background2"/>
          </w:tcPr>
          <w:p w14:paraId="635A17D0" w14:textId="77777777" w:rsidR="009F4E04" w:rsidRPr="00C10B31" w:rsidRDefault="009F4E04" w:rsidP="00C10B31">
            <w:pPr>
              <w:snapToGrid w:val="0"/>
              <w:spacing w:line="360" w:lineRule="auto"/>
              <w:rPr>
                <w:rFonts w:ascii="宋体" w:hAnsi="宋体" w:cs="宋体" w:hint="eastAsia"/>
                <w:bCs/>
                <w:color w:val="000000"/>
                <w:szCs w:val="20"/>
                <w:lang w:bidi="ar"/>
              </w:rPr>
            </w:pPr>
            <w:r w:rsidRPr="00C10B31">
              <w:rPr>
                <w:rFonts w:ascii="宋体" w:hAnsi="宋体" w:cs="宋体" w:hint="eastAsia"/>
                <w:bCs/>
                <w:color w:val="000000"/>
                <w:szCs w:val="20"/>
                <w:lang w:bidi="ar"/>
              </w:rPr>
              <w:t>答：</w:t>
            </w:r>
            <w:r w:rsidRPr="00C10B31">
              <w:rPr>
                <w:rFonts w:ascii="宋体" w:hAnsi="宋体" w:cs="宋体" w:hint="eastAsia"/>
                <w:bCs/>
                <w:color w:val="000000"/>
                <w:szCs w:val="20"/>
                <w:lang w:bidi="ar"/>
              </w:rPr>
              <w:t>在近场条件下,菲涅尔衍射实验图案与理论夫琅禾费衍射图案存在明显差异,两者并不接近。这是因为菲涅尔衍射和夫琅禾费衍射具有不同的成立条件。夫琅禾费衍射要求观察屏距离衍射物足够远,使得菲涅尔数很小,此时可以忽略相位因子中的二次项,波前可近似为平面波。而在近场条件下,菲涅尔数较大,必须考虑波前的曲率效应,相位因子中包含依赖于孔径坐标的二次项,这导致衍射图案的光强分布与远场情况有本质区别。</w:t>
            </w:r>
          </w:p>
          <w:p w14:paraId="183284A8" w14:textId="12507263" w:rsidR="00903423" w:rsidRDefault="009F4E04" w:rsidP="00C10B31">
            <w:pPr>
              <w:snapToGrid w:val="0"/>
              <w:spacing w:line="360" w:lineRule="auto"/>
              <w:rPr>
                <w:rFonts w:ascii="宋体" w:hAnsi="宋体" w:cs="宋体" w:hint="eastAsia"/>
                <w:b/>
                <w:color w:val="000000"/>
                <w:sz w:val="24"/>
                <w:szCs w:val="22"/>
                <w:lang w:bidi="ar"/>
              </w:rPr>
            </w:pPr>
            <w:r w:rsidRPr="00C10B31">
              <w:rPr>
                <w:rFonts w:ascii="宋体" w:hAnsi="宋体" w:cs="宋体" w:hint="eastAsia"/>
                <w:bCs/>
                <w:color w:val="000000"/>
                <w:szCs w:val="20"/>
                <w:lang w:bidi="ar"/>
              </w:rPr>
              <w:t>然而在远场条件下,当观察屏距离衍射物足够远时,菲涅尔衍射实际上就过渡到了夫琅禾费衍射,此时实验图案与理论夫琅禾费衍射图案非常接近。这是因为随着观察距离的增加,来自孔径不同点的次波到达观察点的路径差主要由衍射角决定,路径的二次</w:t>
            </w:r>
            <w:proofErr w:type="gramStart"/>
            <w:r w:rsidRPr="00C10B31">
              <w:rPr>
                <w:rFonts w:ascii="宋体" w:hAnsi="宋体" w:cs="宋体" w:hint="eastAsia"/>
                <w:bCs/>
                <w:color w:val="000000"/>
                <w:szCs w:val="20"/>
                <w:lang w:bidi="ar"/>
              </w:rPr>
              <w:t>项贡献</w:t>
            </w:r>
            <w:proofErr w:type="gramEnd"/>
            <w:r w:rsidRPr="00C10B31">
              <w:rPr>
                <w:rFonts w:ascii="宋体" w:hAnsi="宋体" w:cs="宋体" w:hint="eastAsia"/>
                <w:bCs/>
                <w:color w:val="000000"/>
                <w:szCs w:val="20"/>
                <w:lang w:bidi="ar"/>
              </w:rPr>
              <w:t>变得可以忽略,满足了夫</w:t>
            </w:r>
            <w:proofErr w:type="gramStart"/>
            <w:r w:rsidRPr="00C10B31">
              <w:rPr>
                <w:rFonts w:ascii="宋体" w:hAnsi="宋体" w:cs="宋体" w:hint="eastAsia"/>
                <w:bCs/>
                <w:color w:val="000000"/>
                <w:szCs w:val="20"/>
                <w:lang w:bidi="ar"/>
              </w:rPr>
              <w:t>琅禾费近似</w:t>
            </w:r>
            <w:proofErr w:type="gramEnd"/>
            <w:r w:rsidRPr="00C10B31">
              <w:rPr>
                <w:rFonts w:ascii="宋体" w:hAnsi="宋体" w:cs="宋体" w:hint="eastAsia"/>
                <w:bCs/>
                <w:color w:val="000000"/>
                <w:szCs w:val="20"/>
                <w:lang w:bidi="ar"/>
              </w:rPr>
              <w:t>条件。因此远场菲涅尔衍射图案的形状、条纹位置和光强分布都与夫琅禾费衍射理论预测高度一致,验证了两种衍射描述在远场极限下的等价性。</w:t>
            </w:r>
          </w:p>
        </w:tc>
      </w:tr>
    </w:tbl>
    <w:p w14:paraId="2412F4EC" w14:textId="77777777" w:rsidR="00C547FE" w:rsidRPr="00903423" w:rsidRDefault="00C547FE" w:rsidP="00C10B31">
      <w:pPr>
        <w:spacing w:line="360" w:lineRule="auto"/>
        <w:rPr>
          <w:rFonts w:ascii="宋体" w:hAnsi="宋体" w:hint="eastAsia"/>
        </w:rPr>
      </w:pPr>
    </w:p>
    <w:p w14:paraId="25AA0709" w14:textId="064ACFE3" w:rsidR="00E55B40" w:rsidRPr="00C547FE" w:rsidRDefault="00E55B40" w:rsidP="00C10B31">
      <w:pPr>
        <w:pStyle w:val="a7"/>
        <w:numPr>
          <w:ilvl w:val="0"/>
          <w:numId w:val="5"/>
        </w:numPr>
        <w:spacing w:line="360" w:lineRule="auto"/>
        <w:ind w:firstLineChars="0"/>
        <w:rPr>
          <w:rFonts w:ascii="宋体" w:hAnsi="宋体"/>
        </w:rPr>
      </w:pPr>
      <w:r w:rsidRPr="00C547FE">
        <w:rPr>
          <w:rFonts w:ascii="宋体" w:hAnsi="宋体" w:hint="eastAsia"/>
        </w:rPr>
        <w:t>衍射物至</w:t>
      </w:r>
      <w:r w:rsidRPr="00C547FE">
        <w:rPr>
          <w:rFonts w:ascii="宋体" w:hAnsi="宋体"/>
        </w:rPr>
        <w:t>CCD</w:t>
      </w:r>
      <w:r w:rsidRPr="00C547FE">
        <w:rPr>
          <w:rFonts w:ascii="宋体" w:hAnsi="宋体" w:hint="eastAsia"/>
        </w:rPr>
        <w:t>的</w:t>
      </w:r>
      <w:r w:rsidRPr="00C547FE">
        <w:rPr>
          <w:rFonts w:ascii="宋体" w:hAnsi="宋体"/>
        </w:rPr>
        <w:t>距离，对衍射</w:t>
      </w:r>
      <w:r w:rsidRPr="00C547FE">
        <w:rPr>
          <w:rFonts w:ascii="宋体" w:hAnsi="宋体" w:hint="eastAsia"/>
        </w:rPr>
        <w:t>图案</w:t>
      </w:r>
      <w:r w:rsidRPr="00C547FE">
        <w:rPr>
          <w:rFonts w:ascii="宋体" w:hAnsi="宋体"/>
        </w:rPr>
        <w:t>有什么影响？</w:t>
      </w:r>
    </w:p>
    <w:tbl>
      <w:tblPr>
        <w:tblStyle w:val="ab"/>
        <w:tblW w:w="0" w:type="auto"/>
        <w:tblLook w:val="04A0" w:firstRow="1" w:lastRow="0" w:firstColumn="1" w:lastColumn="0" w:noHBand="0" w:noVBand="1"/>
      </w:tblPr>
      <w:tblGrid>
        <w:gridCol w:w="9060"/>
      </w:tblGrid>
      <w:tr w:rsidR="00903423" w14:paraId="4A71B5A4" w14:textId="77777777" w:rsidTr="008E4BE1">
        <w:tc>
          <w:tcPr>
            <w:tcW w:w="9060" w:type="dxa"/>
            <w:tcBorders>
              <w:top w:val="nil"/>
              <w:left w:val="nil"/>
              <w:bottom w:val="nil"/>
              <w:right w:val="nil"/>
            </w:tcBorders>
            <w:shd w:val="clear" w:color="auto" w:fill="E7E6E6" w:themeFill="background2"/>
          </w:tcPr>
          <w:p w14:paraId="14CE53CE" w14:textId="101DC50D" w:rsidR="00903423" w:rsidRPr="00C10B31" w:rsidRDefault="00C10B31" w:rsidP="00C10B31">
            <w:pPr>
              <w:snapToGrid w:val="0"/>
              <w:spacing w:line="360" w:lineRule="auto"/>
              <w:rPr>
                <w:rFonts w:ascii="宋体" w:hAnsi="宋体" w:cs="宋体" w:hint="eastAsia"/>
                <w:b/>
                <w:color w:val="000000"/>
                <w:szCs w:val="21"/>
                <w:lang w:bidi="ar"/>
              </w:rPr>
            </w:pPr>
            <w:r w:rsidRPr="00C10B31">
              <w:rPr>
                <w:rFonts w:ascii="宋体" w:hAnsi="宋体" w:cs="宋体" w:hint="eastAsia"/>
                <w:bCs/>
                <w:color w:val="000000"/>
                <w:szCs w:val="21"/>
                <w:lang w:bidi="ar"/>
              </w:rPr>
              <w:t>答：</w:t>
            </w:r>
            <w:r w:rsidRPr="00C10B31">
              <w:rPr>
                <w:rFonts w:ascii="宋体" w:hAnsi="宋体"/>
                <w:szCs w:val="21"/>
              </w:rPr>
              <w:t>距离是决定衍射图案的关键参数。CCD距离衍射物很近时，观察到典型的菲涅尔衍射，图案随距离变化显著，对于圆孔在某些距离上中央甚至可能出现暗斑。随距离增加，衍射图案从菲涅尔衍射连续演化到夫琅禾费衍射。当满足远场条件后，图案形状趋于稳定，只是整体尺寸随距离线性增大。这种距离依赖性反映了波前演化的物理本质。</w:t>
            </w:r>
          </w:p>
        </w:tc>
      </w:tr>
    </w:tbl>
    <w:p w14:paraId="7F15FC3F" w14:textId="77777777" w:rsidR="00C547FE" w:rsidRPr="00C10B31" w:rsidRDefault="00C547FE" w:rsidP="00C10B31">
      <w:pPr>
        <w:spacing w:line="360" w:lineRule="auto"/>
        <w:rPr>
          <w:rFonts w:ascii="宋体" w:hAnsi="宋体" w:hint="eastAsia"/>
        </w:rPr>
      </w:pPr>
    </w:p>
    <w:p w14:paraId="5AD5681B" w14:textId="77777777" w:rsidR="00E55B40" w:rsidRPr="00C547FE" w:rsidRDefault="00E55B40" w:rsidP="00C10B31">
      <w:pPr>
        <w:pStyle w:val="a7"/>
        <w:numPr>
          <w:ilvl w:val="0"/>
          <w:numId w:val="5"/>
        </w:numPr>
        <w:spacing w:line="360" w:lineRule="auto"/>
        <w:ind w:firstLineChars="0"/>
        <w:rPr>
          <w:rFonts w:ascii="宋体" w:hAnsi="宋体"/>
        </w:rPr>
      </w:pPr>
      <w:r w:rsidRPr="00C547FE">
        <w:rPr>
          <w:rFonts w:ascii="宋体" w:hAnsi="宋体" w:hint="eastAsia"/>
        </w:rPr>
        <w:t>衍射</w:t>
      </w:r>
      <w:r w:rsidRPr="00C547FE">
        <w:rPr>
          <w:rFonts w:ascii="宋体" w:hAnsi="宋体"/>
        </w:rPr>
        <w:t>物体的形状对衍射图案有什么影响？</w:t>
      </w:r>
    </w:p>
    <w:tbl>
      <w:tblPr>
        <w:tblStyle w:val="ab"/>
        <w:tblW w:w="0" w:type="auto"/>
        <w:tblLook w:val="04A0" w:firstRow="1" w:lastRow="0" w:firstColumn="1" w:lastColumn="0" w:noHBand="0" w:noVBand="1"/>
      </w:tblPr>
      <w:tblGrid>
        <w:gridCol w:w="9060"/>
      </w:tblGrid>
      <w:tr w:rsidR="00903423" w14:paraId="1906B1D5" w14:textId="77777777" w:rsidTr="008E4BE1">
        <w:tc>
          <w:tcPr>
            <w:tcW w:w="9060" w:type="dxa"/>
            <w:tcBorders>
              <w:top w:val="nil"/>
              <w:left w:val="nil"/>
              <w:bottom w:val="nil"/>
              <w:right w:val="nil"/>
            </w:tcBorders>
            <w:shd w:val="clear" w:color="auto" w:fill="E7E6E6" w:themeFill="background2"/>
          </w:tcPr>
          <w:p w14:paraId="3D5FA340" w14:textId="6C4DDB53" w:rsidR="00903423" w:rsidRDefault="00C10B31" w:rsidP="00C10B31">
            <w:pPr>
              <w:snapToGrid w:val="0"/>
              <w:spacing w:line="360" w:lineRule="auto"/>
              <w:rPr>
                <w:rFonts w:ascii="宋体" w:hAnsi="宋体" w:cs="宋体" w:hint="eastAsia"/>
                <w:b/>
                <w:color w:val="000000"/>
                <w:sz w:val="24"/>
                <w:szCs w:val="22"/>
                <w:lang w:bidi="ar"/>
              </w:rPr>
            </w:pPr>
            <w:r>
              <w:rPr>
                <w:rFonts w:hint="eastAsia"/>
              </w:rPr>
              <w:t>答：</w:t>
            </w:r>
            <w:r>
              <w:t>衍射物体形状对图案具有决定性影响。圆孔产生圆对称的艾里斑和同心圆环，方孔产生矩形对称的十字形条纹分布，这是因为衍射图案本质上是孔径函数的傅里叶变换。方孔衍射可看作两个垂直单缝衍射的乘积，在水平和垂直方向独立分布。此外，孔径尺寸影响衍射尺度，较小孔径产生更宽的衍射图案。</w:t>
            </w:r>
          </w:p>
        </w:tc>
      </w:tr>
    </w:tbl>
    <w:p w14:paraId="62FF3F7B" w14:textId="77777777" w:rsidR="00E16E7B" w:rsidRPr="00C10B31" w:rsidRDefault="00E16E7B" w:rsidP="00C10B31">
      <w:pPr>
        <w:spacing w:line="360" w:lineRule="auto"/>
        <w:rPr>
          <w:rFonts w:ascii="Times New Roman" w:hAnsi="Times New Roman" w:cs="Times New Roman" w:hint="eastAsia"/>
          <w:szCs w:val="21"/>
        </w:rPr>
      </w:pPr>
    </w:p>
    <w:p w14:paraId="37122A16" w14:textId="3B0FAA26" w:rsidR="00896F3C" w:rsidRDefault="00E55B40" w:rsidP="00C10B31">
      <w:pPr>
        <w:pStyle w:val="a7"/>
        <w:numPr>
          <w:ilvl w:val="0"/>
          <w:numId w:val="5"/>
        </w:numPr>
        <w:spacing w:line="360" w:lineRule="auto"/>
        <w:ind w:firstLineChars="0"/>
        <w:rPr>
          <w:rFonts w:ascii="Times New Roman" w:hAnsi="Times New Roman" w:cs="Times New Roman"/>
          <w:szCs w:val="21"/>
        </w:rPr>
      </w:pPr>
      <w:r w:rsidRPr="00E55B40">
        <w:rPr>
          <w:rFonts w:asciiTheme="minorEastAsia" w:hAnsiTheme="minorEastAsia" w:hint="eastAsia"/>
        </w:rPr>
        <w:t>在圆孔的菲涅尔衍射中，当波长、圆孔位置及其大小不变，只移动观察屏，则会出现怎样的现象？</w:t>
      </w:r>
      <w:r w:rsidR="00C547FE">
        <w:rPr>
          <w:rFonts w:ascii="Times New Roman" w:hAnsi="Times New Roman" w:cs="Times New Roman"/>
          <w:szCs w:val="21"/>
        </w:rPr>
        <w:t xml:space="preserve"> </w:t>
      </w:r>
    </w:p>
    <w:tbl>
      <w:tblPr>
        <w:tblStyle w:val="ab"/>
        <w:tblW w:w="0" w:type="auto"/>
        <w:tblLook w:val="04A0" w:firstRow="1" w:lastRow="0" w:firstColumn="1" w:lastColumn="0" w:noHBand="0" w:noVBand="1"/>
      </w:tblPr>
      <w:tblGrid>
        <w:gridCol w:w="9060"/>
      </w:tblGrid>
      <w:tr w:rsidR="00903423" w14:paraId="421247B8" w14:textId="77777777" w:rsidTr="008E4BE1">
        <w:tc>
          <w:tcPr>
            <w:tcW w:w="9060" w:type="dxa"/>
            <w:tcBorders>
              <w:top w:val="nil"/>
              <w:left w:val="nil"/>
              <w:bottom w:val="nil"/>
              <w:right w:val="nil"/>
            </w:tcBorders>
            <w:shd w:val="clear" w:color="auto" w:fill="E7E6E6" w:themeFill="background2"/>
          </w:tcPr>
          <w:p w14:paraId="30E0FB37" w14:textId="1C989CA1" w:rsidR="00903423" w:rsidRDefault="00C10B31" w:rsidP="00C10B31">
            <w:pPr>
              <w:snapToGrid w:val="0"/>
              <w:spacing w:line="360" w:lineRule="auto"/>
              <w:rPr>
                <w:rFonts w:ascii="宋体" w:hAnsi="宋体" w:cs="宋体" w:hint="eastAsia"/>
                <w:b/>
                <w:color w:val="000000"/>
                <w:sz w:val="24"/>
                <w:szCs w:val="22"/>
                <w:lang w:bidi="ar"/>
              </w:rPr>
            </w:pPr>
            <w:r>
              <w:rPr>
                <w:rFonts w:hint="eastAsia"/>
              </w:rPr>
              <w:t>答：</w:t>
            </w:r>
            <w:r>
              <w:t>移动观察屏会看到衍射图案从近场到远场的连续演化。用菲涅尔波带理论解释，当观察距离改变时，孔径露出的波带数目不同，奇数</w:t>
            </w:r>
            <w:proofErr w:type="gramStart"/>
            <w:r>
              <w:t>个</w:t>
            </w:r>
            <w:proofErr w:type="gramEnd"/>
            <w:r>
              <w:t>波带使中央呈亮斑，偶数</w:t>
            </w:r>
            <w:proofErr w:type="gramStart"/>
            <w:r>
              <w:t>个</w:t>
            </w:r>
            <w:proofErr w:type="gramEnd"/>
            <w:r>
              <w:t>波带使中央较暗，因此中央光强会在亮</w:t>
            </w:r>
            <w:proofErr w:type="gramStart"/>
            <w:r>
              <w:t>暗之间</w:t>
            </w:r>
            <w:proofErr w:type="gramEnd"/>
            <w:r>
              <w:t>振荡变化。当距离足够大使菲涅尔数远小于</w:t>
            </w:r>
            <w:r>
              <w:t>1</w:t>
            </w:r>
            <w:r>
              <w:t>时，图案稳定为夫琅禾费衍射的艾里斑，此后形状不变，只是整体尺寸随距离增大。</w:t>
            </w:r>
          </w:p>
        </w:tc>
      </w:tr>
    </w:tbl>
    <w:p w14:paraId="4E3B112D" w14:textId="737E05E8" w:rsidR="00896F3C" w:rsidRDefault="00896F3C" w:rsidP="00C10B31">
      <w:pPr>
        <w:widowControl/>
        <w:tabs>
          <w:tab w:val="left" w:pos="1422"/>
        </w:tabs>
        <w:spacing w:line="360" w:lineRule="auto"/>
        <w:jc w:val="left"/>
        <w:rPr>
          <w:rFonts w:ascii="Times New Roman" w:hAnsi="Times New Roman" w:cs="Times New Roman" w:hint="eastAsia"/>
          <w:szCs w:val="21"/>
        </w:rPr>
      </w:pPr>
    </w:p>
    <w:p w14:paraId="5DC45A3E" w14:textId="3AD07E5F" w:rsidR="00656E0B" w:rsidRPr="00065AC2" w:rsidRDefault="00D3150F" w:rsidP="00C10B31">
      <w:pPr>
        <w:spacing w:line="360" w:lineRule="auto"/>
        <w:jc w:val="center"/>
        <w:rPr>
          <w:rFonts w:ascii="黑体" w:eastAsia="黑体" w:hAnsi="黑体" w:cs="Times New Roman"/>
          <w:bCs/>
          <w:color w:val="000000"/>
          <w:sz w:val="36"/>
          <w:szCs w:val="36"/>
          <w:lang w:bidi="ar"/>
        </w:rPr>
      </w:pPr>
      <w:r w:rsidRPr="00434F02">
        <w:rPr>
          <w:rFonts w:ascii="黑体" w:eastAsia="黑体" w:hAnsi="黑体" w:cs="Times New Roman" w:hint="eastAsia"/>
          <w:bCs/>
          <w:color w:val="000000"/>
          <w:sz w:val="36"/>
          <w:szCs w:val="36"/>
          <w:lang w:bidi="ar"/>
        </w:rPr>
        <w:t>实验</w:t>
      </w:r>
      <w:r w:rsidRPr="00434F02">
        <w:rPr>
          <w:rFonts w:ascii="黑体" w:eastAsia="黑体" w:hAnsi="黑体" w:cs="Times New Roman"/>
          <w:bCs/>
          <w:color w:val="000000"/>
          <w:sz w:val="36"/>
          <w:szCs w:val="36"/>
          <w:lang w:bidi="ar"/>
        </w:rPr>
        <w:t>2</w:t>
      </w:r>
      <w:r w:rsidRPr="00434F02">
        <w:rPr>
          <w:rFonts w:ascii="黑体" w:eastAsia="黑体" w:hAnsi="黑体" w:cs="Times New Roman" w:hint="eastAsia"/>
          <w:bCs/>
          <w:color w:val="000000"/>
          <w:sz w:val="36"/>
          <w:szCs w:val="36"/>
          <w:lang w:bidi="ar"/>
        </w:rPr>
        <w:tab/>
      </w:r>
      <w:r w:rsidR="002F3ED4">
        <w:rPr>
          <w:rFonts w:ascii="黑体" w:eastAsia="黑体" w:hAnsi="黑体" w:cs="Times New Roman" w:hint="eastAsia"/>
          <w:bCs/>
          <w:color w:val="000000"/>
          <w:sz w:val="36"/>
          <w:szCs w:val="36"/>
          <w:lang w:bidi="ar"/>
        </w:rPr>
        <w:t>夫琅禾费衍射实验</w:t>
      </w:r>
    </w:p>
    <w:p w14:paraId="5B80B6D0" w14:textId="4215EA25" w:rsidR="003F39D6" w:rsidRPr="00656E0B" w:rsidRDefault="003F39D6" w:rsidP="00C10B31">
      <w:pPr>
        <w:pStyle w:val="a7"/>
        <w:numPr>
          <w:ilvl w:val="0"/>
          <w:numId w:val="1"/>
        </w:numPr>
        <w:snapToGrid w:val="0"/>
        <w:spacing w:line="360" w:lineRule="auto"/>
        <w:ind w:firstLineChars="0"/>
        <w:rPr>
          <w:rFonts w:ascii="宋体" w:eastAsia="宋体" w:hAnsi="宋体" w:cs="宋体"/>
          <w:b/>
          <w:color w:val="000000"/>
          <w:sz w:val="24"/>
          <w:szCs w:val="22"/>
          <w:lang w:bidi="ar"/>
        </w:rPr>
      </w:pPr>
      <w:r w:rsidRPr="00656E0B">
        <w:rPr>
          <w:rFonts w:ascii="宋体" w:eastAsia="宋体" w:hAnsi="宋体" w:cs="宋体" w:hint="eastAsia"/>
          <w:b/>
          <w:color w:val="000000"/>
          <w:sz w:val="24"/>
          <w:szCs w:val="22"/>
          <w:lang w:bidi="ar"/>
        </w:rPr>
        <w:t>实验预习</w:t>
      </w:r>
    </w:p>
    <w:tbl>
      <w:tblPr>
        <w:tblStyle w:val="ab"/>
        <w:tblW w:w="0" w:type="auto"/>
        <w:tblLook w:val="04A0" w:firstRow="1" w:lastRow="0" w:firstColumn="1" w:lastColumn="0" w:noHBand="0" w:noVBand="1"/>
      </w:tblPr>
      <w:tblGrid>
        <w:gridCol w:w="9060"/>
      </w:tblGrid>
      <w:tr w:rsidR="00903423" w14:paraId="50722872" w14:textId="77777777" w:rsidTr="008E4BE1">
        <w:tc>
          <w:tcPr>
            <w:tcW w:w="9060" w:type="dxa"/>
            <w:tcBorders>
              <w:top w:val="nil"/>
              <w:left w:val="nil"/>
              <w:bottom w:val="nil"/>
              <w:right w:val="nil"/>
            </w:tcBorders>
            <w:shd w:val="clear" w:color="auto" w:fill="E7E6E6" w:themeFill="background2"/>
          </w:tcPr>
          <w:p w14:paraId="52563668" w14:textId="052FF1F9" w:rsidR="00903423" w:rsidRDefault="00C10B31" w:rsidP="00C10B31">
            <w:pPr>
              <w:snapToGrid w:val="0"/>
              <w:spacing w:line="360" w:lineRule="auto"/>
              <w:rPr>
                <w:rFonts w:ascii="宋体" w:hAnsi="宋体" w:cs="宋体" w:hint="eastAsia"/>
                <w:b/>
                <w:color w:val="000000"/>
                <w:sz w:val="24"/>
                <w:szCs w:val="22"/>
                <w:lang w:bidi="ar"/>
              </w:rPr>
            </w:pPr>
            <w:r>
              <w:t>夫琅禾费衍射是远场衍射，实验中通过透镜系统实现。将光源置于第一个透镜焦平面获得平行光，在第二个透镜后焦面观察衍射，等效实现了无限远条件。</w:t>
            </w:r>
            <w:proofErr w:type="gramStart"/>
            <w:r>
              <w:t>衍射场</w:t>
            </w:r>
            <w:proofErr w:type="gramEnd"/>
            <w:r>
              <w:t>是孔径函数的傅里叶变换，计算大大简化。</w:t>
            </w:r>
          </w:p>
        </w:tc>
      </w:tr>
    </w:tbl>
    <w:p w14:paraId="7CC9175F" w14:textId="77777777" w:rsidR="003F39D6" w:rsidRPr="003F39D6" w:rsidRDefault="003F39D6" w:rsidP="00C10B31">
      <w:pPr>
        <w:widowControl/>
        <w:spacing w:line="360" w:lineRule="auto"/>
        <w:contextualSpacing/>
        <w:jc w:val="left"/>
        <w:rPr>
          <w:rFonts w:ascii="宋体" w:eastAsia="宋体" w:hAnsi="宋体"/>
          <w:b/>
        </w:rPr>
      </w:pPr>
    </w:p>
    <w:p w14:paraId="15B0034E" w14:textId="3019D944" w:rsidR="00A450D2" w:rsidRDefault="00D3150F" w:rsidP="00C10B31">
      <w:pPr>
        <w:pStyle w:val="a7"/>
        <w:numPr>
          <w:ilvl w:val="0"/>
          <w:numId w:val="1"/>
        </w:numPr>
        <w:snapToGrid w:val="0"/>
        <w:spacing w:line="360" w:lineRule="auto"/>
        <w:ind w:firstLineChars="0"/>
        <w:rPr>
          <w:rFonts w:ascii="宋体" w:eastAsia="宋体" w:hAnsi="宋体" w:cs="宋体"/>
          <w:b/>
          <w:color w:val="000000"/>
          <w:sz w:val="24"/>
          <w:szCs w:val="22"/>
          <w:lang w:bidi="ar"/>
        </w:rPr>
      </w:pPr>
      <w:r w:rsidRPr="00D3150F">
        <w:rPr>
          <w:rFonts w:ascii="宋体" w:eastAsia="宋体" w:hAnsi="宋体" w:cs="宋体" w:hint="eastAsia"/>
          <w:b/>
          <w:color w:val="000000"/>
          <w:sz w:val="24"/>
          <w:szCs w:val="22"/>
          <w:lang w:bidi="ar"/>
        </w:rPr>
        <w:t>实验</w:t>
      </w:r>
      <w:r w:rsidR="008A58FE">
        <w:rPr>
          <w:rFonts w:ascii="宋体" w:eastAsia="宋体" w:hAnsi="宋体" w:cs="宋体" w:hint="eastAsia"/>
          <w:b/>
          <w:color w:val="000000"/>
          <w:sz w:val="24"/>
          <w:szCs w:val="22"/>
          <w:lang w:bidi="ar"/>
        </w:rPr>
        <w:t>操作</w:t>
      </w:r>
      <w:r w:rsidRPr="00D3150F">
        <w:rPr>
          <w:rFonts w:ascii="宋体" w:eastAsia="宋体" w:hAnsi="宋体" w:cs="宋体" w:hint="eastAsia"/>
          <w:b/>
          <w:color w:val="000000"/>
          <w:sz w:val="24"/>
          <w:szCs w:val="22"/>
          <w:lang w:bidi="ar"/>
        </w:rPr>
        <w:t>记录</w:t>
      </w:r>
    </w:p>
    <w:p w14:paraId="4D9C76C5" w14:textId="77777777" w:rsidR="008A58FE" w:rsidRPr="00E16E7B" w:rsidRDefault="008A58FE" w:rsidP="00C10B31">
      <w:pPr>
        <w:pStyle w:val="a7"/>
        <w:numPr>
          <w:ilvl w:val="3"/>
          <w:numId w:val="1"/>
        </w:numPr>
        <w:snapToGrid w:val="0"/>
        <w:spacing w:line="360" w:lineRule="auto"/>
        <w:ind w:left="567" w:firstLineChars="0"/>
        <w:rPr>
          <w:rFonts w:ascii="宋体" w:eastAsia="宋体" w:hAnsi="宋体"/>
        </w:rPr>
      </w:pPr>
      <w:r w:rsidRPr="001F6C53">
        <w:rPr>
          <w:rFonts w:ascii="宋体" w:hAnsi="宋体" w:hint="eastAsia"/>
        </w:rPr>
        <w:t>拍照记录搭建的光路</w:t>
      </w:r>
    </w:p>
    <w:p w14:paraId="131583F6" w14:textId="19913D92" w:rsidR="00E16E7B" w:rsidRPr="00065732" w:rsidRDefault="00065732" w:rsidP="00065732">
      <w:pPr>
        <w:snapToGrid w:val="0"/>
        <w:spacing w:line="360" w:lineRule="auto"/>
        <w:ind w:left="147"/>
        <w:rPr>
          <w:rFonts w:ascii="宋体" w:hAnsi="宋体" w:hint="eastAsia"/>
        </w:rPr>
      </w:pPr>
      <w:r w:rsidRPr="00065732">
        <w:rPr>
          <w:rFonts w:ascii="宋体" w:hAnsi="宋体"/>
          <w:noProof/>
        </w:rPr>
        <w:drawing>
          <wp:inline distT="0" distB="0" distL="0" distR="0" wp14:anchorId="12E942FF" wp14:editId="4057A975">
            <wp:extent cx="5759450" cy="4319905"/>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4319905"/>
                    </a:xfrm>
                    <a:prstGeom prst="rect">
                      <a:avLst/>
                    </a:prstGeom>
                    <a:noFill/>
                    <a:ln>
                      <a:noFill/>
                    </a:ln>
                  </pic:spPr>
                </pic:pic>
              </a:graphicData>
            </a:graphic>
          </wp:inline>
        </w:drawing>
      </w:r>
    </w:p>
    <w:p w14:paraId="74963F34" w14:textId="77777777" w:rsidR="00E16E7B" w:rsidRPr="008A58FE" w:rsidRDefault="00E16E7B" w:rsidP="00C10B31">
      <w:pPr>
        <w:pStyle w:val="a7"/>
        <w:snapToGrid w:val="0"/>
        <w:spacing w:line="360" w:lineRule="auto"/>
        <w:ind w:left="567" w:firstLineChars="0" w:firstLine="0"/>
        <w:rPr>
          <w:rFonts w:ascii="宋体" w:eastAsia="宋体" w:hAnsi="宋体"/>
        </w:rPr>
      </w:pPr>
    </w:p>
    <w:p w14:paraId="211E5FA5" w14:textId="5E1921E0" w:rsidR="00500E9C" w:rsidRDefault="00312312" w:rsidP="00C10B31">
      <w:pPr>
        <w:pStyle w:val="a7"/>
        <w:numPr>
          <w:ilvl w:val="3"/>
          <w:numId w:val="1"/>
        </w:numPr>
        <w:snapToGrid w:val="0"/>
        <w:spacing w:line="360" w:lineRule="auto"/>
        <w:ind w:left="567" w:firstLineChars="0"/>
        <w:rPr>
          <w:rFonts w:ascii="宋体" w:eastAsia="宋体" w:hAnsi="宋体"/>
        </w:rPr>
      </w:pPr>
      <w:r w:rsidRPr="00312312">
        <w:rPr>
          <w:rFonts w:ascii="宋体" w:eastAsia="宋体" w:hAnsi="宋体" w:hint="eastAsia"/>
        </w:rPr>
        <w:t>实验步骤</w:t>
      </w:r>
      <w:r w:rsidR="00514D9C">
        <w:rPr>
          <w:rFonts w:ascii="宋体" w:eastAsia="宋体" w:hAnsi="宋体"/>
        </w:rPr>
        <w:t>7</w:t>
      </w:r>
      <w:r>
        <w:rPr>
          <w:rFonts w:ascii="宋体" w:eastAsia="宋体" w:hAnsi="宋体" w:hint="eastAsia"/>
        </w:rPr>
        <w:t>：</w:t>
      </w:r>
      <w:r w:rsidRPr="00312312">
        <w:rPr>
          <w:rFonts w:ascii="宋体" w:eastAsia="宋体" w:hAnsi="宋体" w:hint="eastAsia"/>
        </w:rPr>
        <w:t>点击“衍射实验结果画图”，</w:t>
      </w:r>
      <w:r w:rsidR="005A65D9">
        <w:rPr>
          <w:rFonts w:ascii="宋体" w:eastAsia="宋体" w:hAnsi="宋体" w:hint="eastAsia"/>
        </w:rPr>
        <w:t>截图记录：</w:t>
      </w:r>
      <w:r w:rsidRPr="00312312">
        <w:rPr>
          <w:rFonts w:ascii="宋体" w:eastAsia="宋体" w:hAnsi="宋体" w:hint="eastAsia"/>
        </w:rPr>
        <w:t>夫</w:t>
      </w:r>
      <w:proofErr w:type="gramStart"/>
      <w:r w:rsidRPr="00312312">
        <w:rPr>
          <w:rFonts w:ascii="宋体" w:eastAsia="宋体" w:hAnsi="宋体" w:hint="eastAsia"/>
        </w:rPr>
        <w:t>琅禾费</w:t>
      </w:r>
      <w:proofErr w:type="gramEnd"/>
      <w:r w:rsidRPr="00312312">
        <w:rPr>
          <w:rFonts w:ascii="宋体" w:eastAsia="宋体" w:hAnsi="宋体" w:hint="eastAsia"/>
        </w:rPr>
        <w:t>圆孔衍射的实际光强分布图。</w:t>
      </w:r>
    </w:p>
    <w:p w14:paraId="3EE82398" w14:textId="63F786AE" w:rsidR="008A58FE" w:rsidRPr="00065732" w:rsidRDefault="00065732" w:rsidP="00065732">
      <w:pPr>
        <w:snapToGrid w:val="0"/>
        <w:spacing w:line="360" w:lineRule="auto"/>
        <w:ind w:left="147"/>
        <w:rPr>
          <w:rFonts w:ascii="宋体" w:eastAsia="宋体" w:hAnsi="宋体" w:hint="eastAsia"/>
        </w:rPr>
      </w:pPr>
      <w:r w:rsidRPr="00BA1AF9">
        <w:rPr>
          <w:noProof/>
        </w:rPr>
        <w:lastRenderedPageBreak/>
        <w:drawing>
          <wp:inline distT="0" distB="0" distL="0" distR="0" wp14:anchorId="29F6A864" wp14:editId="32D42624">
            <wp:extent cx="3698655" cy="2600993"/>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4714" cy="2605254"/>
                    </a:xfrm>
                    <a:prstGeom prst="rect">
                      <a:avLst/>
                    </a:prstGeom>
                  </pic:spPr>
                </pic:pic>
              </a:graphicData>
            </a:graphic>
          </wp:inline>
        </w:drawing>
      </w:r>
    </w:p>
    <w:p w14:paraId="7DFE6EB0" w14:textId="77777777" w:rsidR="00E16E7B" w:rsidRPr="005A65D9" w:rsidRDefault="00E16E7B" w:rsidP="00C10B31">
      <w:pPr>
        <w:pStyle w:val="a7"/>
        <w:snapToGrid w:val="0"/>
        <w:spacing w:line="360" w:lineRule="auto"/>
        <w:ind w:left="567" w:firstLineChars="0" w:firstLine="0"/>
        <w:rPr>
          <w:rFonts w:ascii="宋体" w:eastAsia="宋体" w:hAnsi="宋体"/>
        </w:rPr>
      </w:pPr>
    </w:p>
    <w:p w14:paraId="235A50A0" w14:textId="3EE26B34" w:rsidR="008A58FE" w:rsidRPr="005A65D9" w:rsidRDefault="00312312" w:rsidP="00C10B31">
      <w:pPr>
        <w:pStyle w:val="a7"/>
        <w:numPr>
          <w:ilvl w:val="3"/>
          <w:numId w:val="1"/>
        </w:numPr>
        <w:snapToGrid w:val="0"/>
        <w:spacing w:line="360" w:lineRule="auto"/>
        <w:ind w:left="567" w:firstLineChars="0"/>
        <w:rPr>
          <w:rFonts w:ascii="宋体" w:eastAsia="宋体" w:hAnsi="宋体"/>
        </w:rPr>
      </w:pPr>
      <w:r w:rsidRPr="00500E9C">
        <w:rPr>
          <w:rFonts w:ascii="宋体" w:eastAsia="宋体" w:hAnsi="宋体" w:hint="eastAsia"/>
        </w:rPr>
        <w:t>实验步骤</w:t>
      </w:r>
      <w:r w:rsidR="00514D9C">
        <w:rPr>
          <w:rFonts w:ascii="宋体" w:eastAsia="宋体" w:hAnsi="宋体"/>
        </w:rPr>
        <w:t>8</w:t>
      </w:r>
      <w:r w:rsidRPr="00500E9C">
        <w:rPr>
          <w:rFonts w:ascii="宋体" w:eastAsia="宋体" w:hAnsi="宋体" w:hint="eastAsia"/>
        </w:rPr>
        <w:t>：</w:t>
      </w:r>
      <w:r w:rsidRPr="00500E9C">
        <w:rPr>
          <w:rFonts w:ascii="宋体" w:hAnsi="宋体" w:hint="eastAsia"/>
        </w:rPr>
        <w:t>点击夫琅禾费衍射理论计算，计算</w:t>
      </w:r>
      <w:r w:rsidRPr="00500E9C">
        <w:rPr>
          <w:rFonts w:ascii="宋体" w:hAnsi="宋体"/>
        </w:rPr>
        <w:t>夫琅禾费衍射理论曲线，</w:t>
      </w:r>
      <w:r w:rsidRPr="00500E9C">
        <w:rPr>
          <w:rFonts w:ascii="宋体" w:hAnsi="宋体" w:hint="eastAsia"/>
        </w:rPr>
        <w:t>对比实验和理论光强分布图之间的误差。</w:t>
      </w:r>
    </w:p>
    <w:p w14:paraId="268655A8" w14:textId="77777777" w:rsidR="00E16E7B" w:rsidRDefault="00500E9C" w:rsidP="00C10B31">
      <w:pPr>
        <w:pStyle w:val="a7"/>
        <w:numPr>
          <w:ilvl w:val="0"/>
          <w:numId w:val="12"/>
        </w:numPr>
        <w:spacing w:line="360" w:lineRule="auto"/>
        <w:ind w:firstLineChars="0"/>
        <w:rPr>
          <w:color w:val="FF0000"/>
        </w:rPr>
      </w:pPr>
      <w:r w:rsidRPr="005A65D9">
        <w:rPr>
          <w:rFonts w:hint="eastAsia"/>
          <w:color w:val="FF0000"/>
        </w:rPr>
        <w:t>方孔</w:t>
      </w:r>
      <w:proofErr w:type="gramStart"/>
      <w:r w:rsidRPr="005A65D9">
        <w:rPr>
          <w:rFonts w:hint="eastAsia"/>
          <w:color w:val="FF0000"/>
        </w:rPr>
        <w:t>夫朗禾费衍射</w:t>
      </w:r>
      <w:proofErr w:type="gramEnd"/>
      <w:r w:rsidRPr="005A65D9">
        <w:rPr>
          <w:rFonts w:hint="eastAsia"/>
          <w:color w:val="FF0000"/>
        </w:rPr>
        <w:t>（</w:t>
      </w:r>
      <w:r w:rsidRPr="005A65D9">
        <w:rPr>
          <w:rFonts w:hint="eastAsia"/>
          <w:color w:val="FF0000"/>
        </w:rPr>
        <w:t>6</w:t>
      </w:r>
      <w:r w:rsidRPr="005A65D9">
        <w:rPr>
          <w:color w:val="FF0000"/>
        </w:rPr>
        <w:t>50</w:t>
      </w:r>
      <w:r w:rsidRPr="005A65D9">
        <w:rPr>
          <w:rFonts w:hint="eastAsia"/>
          <w:color w:val="FF0000"/>
        </w:rPr>
        <w:t>激光器）</w:t>
      </w:r>
      <w:r w:rsidRPr="005A65D9">
        <w:rPr>
          <w:rFonts w:hint="eastAsia"/>
          <w:color w:val="FF0000"/>
        </w:rPr>
        <w:t xml:space="preserve"> </w:t>
      </w:r>
      <w:r w:rsidRPr="005A65D9">
        <w:rPr>
          <w:color w:val="FF0000"/>
        </w:rPr>
        <w:t xml:space="preserve">  </w:t>
      </w:r>
    </w:p>
    <w:p w14:paraId="729DD8E2" w14:textId="1BDC4FF4" w:rsidR="00E16E7B" w:rsidRDefault="00065732" w:rsidP="00C10B31">
      <w:pPr>
        <w:pStyle w:val="a7"/>
        <w:spacing w:line="360" w:lineRule="auto"/>
        <w:ind w:left="930" w:firstLineChars="0" w:firstLine="0"/>
        <w:rPr>
          <w:color w:val="FF0000"/>
        </w:rPr>
      </w:pPr>
      <w:r w:rsidRPr="00BA1AF9">
        <w:rPr>
          <w:noProof/>
        </w:rPr>
        <w:drawing>
          <wp:inline distT="0" distB="0" distL="0" distR="0" wp14:anchorId="6CADFA27" wp14:editId="397D004C">
            <wp:extent cx="1925838" cy="1348503"/>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36836" cy="1356204"/>
                    </a:xfrm>
                    <a:prstGeom prst="rect">
                      <a:avLst/>
                    </a:prstGeom>
                  </pic:spPr>
                </pic:pic>
              </a:graphicData>
            </a:graphic>
          </wp:inline>
        </w:drawing>
      </w:r>
      <w:r w:rsidRPr="00BA1AF9">
        <w:rPr>
          <w:noProof/>
        </w:rPr>
        <w:drawing>
          <wp:inline distT="0" distB="0" distL="0" distR="0" wp14:anchorId="6DF3F16B" wp14:editId="04999967">
            <wp:extent cx="2437156" cy="1242639"/>
            <wp:effectExtent l="0" t="0" r="12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9304" cy="1248833"/>
                    </a:xfrm>
                    <a:prstGeom prst="rect">
                      <a:avLst/>
                    </a:prstGeom>
                  </pic:spPr>
                </pic:pic>
              </a:graphicData>
            </a:graphic>
          </wp:inline>
        </w:drawing>
      </w:r>
    </w:p>
    <w:p w14:paraId="1A4F4FFE" w14:textId="77777777" w:rsidR="00E16E7B" w:rsidRDefault="00E16E7B" w:rsidP="00C10B31">
      <w:pPr>
        <w:pStyle w:val="a7"/>
        <w:spacing w:line="360" w:lineRule="auto"/>
        <w:ind w:left="930" w:firstLineChars="0" w:firstLine="0"/>
        <w:rPr>
          <w:color w:val="FF0000"/>
        </w:rPr>
      </w:pPr>
    </w:p>
    <w:p w14:paraId="5373F39E" w14:textId="2C963A82" w:rsidR="005A65D9" w:rsidRPr="005A65D9" w:rsidRDefault="00500E9C" w:rsidP="00C10B31">
      <w:pPr>
        <w:pStyle w:val="a7"/>
        <w:spacing w:line="360" w:lineRule="auto"/>
        <w:ind w:left="930" w:firstLineChars="0" w:firstLine="0"/>
        <w:rPr>
          <w:color w:val="FF0000"/>
        </w:rPr>
      </w:pPr>
      <w:r w:rsidRPr="005A65D9">
        <w:rPr>
          <w:color w:val="FF0000"/>
        </w:rPr>
        <w:t xml:space="preserve">                </w:t>
      </w:r>
    </w:p>
    <w:p w14:paraId="106F4462" w14:textId="0FEE790D" w:rsidR="00500E9C" w:rsidRPr="005A65D9" w:rsidRDefault="00500E9C" w:rsidP="00C10B31">
      <w:pPr>
        <w:pStyle w:val="a7"/>
        <w:numPr>
          <w:ilvl w:val="0"/>
          <w:numId w:val="12"/>
        </w:numPr>
        <w:spacing w:line="360" w:lineRule="auto"/>
        <w:ind w:firstLineChars="0"/>
        <w:rPr>
          <w:rFonts w:ascii="宋体" w:hAnsi="宋体"/>
          <w:color w:val="FF0000"/>
        </w:rPr>
      </w:pPr>
      <w:r w:rsidRPr="005A65D9">
        <w:rPr>
          <w:rFonts w:ascii="宋体" w:hAnsi="宋体" w:hint="eastAsia"/>
          <w:color w:val="FF0000"/>
        </w:rPr>
        <w:t>圆孔</w:t>
      </w:r>
      <w:proofErr w:type="gramStart"/>
      <w:r w:rsidRPr="005A65D9">
        <w:rPr>
          <w:rFonts w:ascii="宋体" w:hAnsi="宋体" w:hint="eastAsia"/>
          <w:color w:val="FF0000"/>
        </w:rPr>
        <w:t>夫朗禾费衍射</w:t>
      </w:r>
      <w:proofErr w:type="gramEnd"/>
      <w:r w:rsidRPr="005A65D9">
        <w:rPr>
          <w:rFonts w:ascii="宋体" w:hAnsi="宋体" w:hint="eastAsia"/>
          <w:color w:val="FF0000"/>
        </w:rPr>
        <w:t>（6</w:t>
      </w:r>
      <w:r w:rsidRPr="005A65D9">
        <w:rPr>
          <w:rFonts w:ascii="宋体" w:hAnsi="宋体"/>
          <w:color w:val="FF0000"/>
        </w:rPr>
        <w:t>50</w:t>
      </w:r>
      <w:r w:rsidRPr="005A65D9">
        <w:rPr>
          <w:rFonts w:ascii="宋体" w:hAnsi="宋体" w:hint="eastAsia"/>
          <w:color w:val="FF0000"/>
        </w:rPr>
        <w:t>激光器）</w:t>
      </w:r>
    </w:p>
    <w:p w14:paraId="79421D85" w14:textId="5AD82266" w:rsidR="00500E9C" w:rsidRPr="00500E9C" w:rsidRDefault="00065732" w:rsidP="00C10B31">
      <w:pPr>
        <w:pStyle w:val="a7"/>
        <w:spacing w:line="360" w:lineRule="auto"/>
        <w:ind w:left="720" w:firstLineChars="0" w:firstLine="0"/>
        <w:rPr>
          <w:color w:val="FF0000"/>
        </w:rPr>
      </w:pPr>
      <w:r w:rsidRPr="00BA1AF9">
        <w:rPr>
          <w:noProof/>
        </w:rPr>
        <w:drawing>
          <wp:inline distT="0" distB="0" distL="0" distR="0" wp14:anchorId="08064C29" wp14:editId="30DB1A7C">
            <wp:extent cx="2044716" cy="143789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81334" cy="1463650"/>
                    </a:xfrm>
                    <a:prstGeom prst="rect">
                      <a:avLst/>
                    </a:prstGeom>
                  </pic:spPr>
                </pic:pic>
              </a:graphicData>
            </a:graphic>
          </wp:inline>
        </w:drawing>
      </w:r>
      <w:r w:rsidRPr="00BA1AF9">
        <w:rPr>
          <w:noProof/>
        </w:rPr>
        <w:drawing>
          <wp:inline distT="0" distB="0" distL="0" distR="0" wp14:anchorId="30AC830A" wp14:editId="47CCEEE9">
            <wp:extent cx="2860259" cy="1404646"/>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82983" cy="1415805"/>
                    </a:xfrm>
                    <a:prstGeom prst="rect">
                      <a:avLst/>
                    </a:prstGeom>
                  </pic:spPr>
                </pic:pic>
              </a:graphicData>
            </a:graphic>
          </wp:inline>
        </w:drawing>
      </w:r>
    </w:p>
    <w:p w14:paraId="0B211497" w14:textId="77777777" w:rsidR="00A450D2" w:rsidRPr="008A58FE" w:rsidRDefault="00A450D2" w:rsidP="00C10B31">
      <w:pPr>
        <w:snapToGrid w:val="0"/>
        <w:spacing w:line="360" w:lineRule="auto"/>
        <w:rPr>
          <w:rFonts w:ascii="宋体" w:eastAsia="宋体" w:hAnsi="宋体" w:cs="宋体"/>
          <w:b/>
          <w:color w:val="000000"/>
          <w:sz w:val="24"/>
          <w:szCs w:val="22"/>
          <w:lang w:bidi="ar"/>
        </w:rPr>
      </w:pPr>
    </w:p>
    <w:p w14:paraId="0F1FAC44" w14:textId="65312EA8" w:rsidR="00D3150F" w:rsidRPr="00A450D2" w:rsidRDefault="00D3150F" w:rsidP="00C10B31">
      <w:pPr>
        <w:pStyle w:val="a7"/>
        <w:numPr>
          <w:ilvl w:val="0"/>
          <w:numId w:val="1"/>
        </w:numPr>
        <w:snapToGrid w:val="0"/>
        <w:spacing w:line="360" w:lineRule="auto"/>
        <w:ind w:firstLineChars="0"/>
        <w:rPr>
          <w:rFonts w:ascii="宋体" w:eastAsia="宋体" w:hAnsi="宋体" w:cs="宋体"/>
          <w:b/>
          <w:color w:val="000000"/>
          <w:sz w:val="24"/>
          <w:szCs w:val="22"/>
          <w:lang w:bidi="ar"/>
        </w:rPr>
      </w:pPr>
      <w:r w:rsidRPr="00D3150F">
        <w:rPr>
          <w:rFonts w:ascii="宋体" w:eastAsia="宋体" w:hAnsi="宋体" w:cs="宋体"/>
          <w:b/>
          <w:color w:val="000000"/>
          <w:sz w:val="24"/>
          <w:lang w:bidi="ar"/>
        </w:rPr>
        <w:t>实验思考题</w:t>
      </w:r>
    </w:p>
    <w:p w14:paraId="58BFA997" w14:textId="4F779F13" w:rsidR="00500E9C" w:rsidRPr="005A65D9" w:rsidRDefault="00500E9C" w:rsidP="00C10B31">
      <w:pPr>
        <w:pStyle w:val="a7"/>
        <w:numPr>
          <w:ilvl w:val="3"/>
          <w:numId w:val="1"/>
        </w:numPr>
        <w:spacing w:line="360" w:lineRule="auto"/>
        <w:ind w:left="709" w:firstLineChars="0"/>
        <w:rPr>
          <w:rFonts w:ascii="宋体" w:hAnsi="宋体"/>
        </w:rPr>
      </w:pPr>
      <w:r w:rsidRPr="005A65D9">
        <w:rPr>
          <w:rFonts w:ascii="宋体" w:hAnsi="宋体" w:hint="eastAsia"/>
        </w:rPr>
        <w:t>根据</w:t>
      </w:r>
      <w:r w:rsidRPr="005A65D9">
        <w:rPr>
          <w:rFonts w:ascii="宋体" w:hAnsi="宋体"/>
        </w:rPr>
        <w:t>衍射物</w:t>
      </w:r>
      <w:r w:rsidRPr="005A65D9">
        <w:rPr>
          <w:rFonts w:ascii="宋体" w:hAnsi="宋体" w:hint="eastAsia"/>
        </w:rPr>
        <w:t>（圆孔</w:t>
      </w:r>
      <w:r w:rsidRPr="005A65D9">
        <w:rPr>
          <w:rFonts w:ascii="宋体" w:hAnsi="宋体"/>
        </w:rPr>
        <w:t>和方孔</w:t>
      </w:r>
      <w:r w:rsidRPr="005A65D9">
        <w:rPr>
          <w:rFonts w:ascii="宋体" w:hAnsi="宋体" w:hint="eastAsia"/>
        </w:rPr>
        <w:t>）</w:t>
      </w:r>
      <w:r w:rsidRPr="005A65D9">
        <w:rPr>
          <w:rFonts w:ascii="宋体" w:hAnsi="宋体"/>
        </w:rPr>
        <w:t>的尺寸</w:t>
      </w:r>
      <w:r w:rsidRPr="005A65D9">
        <w:rPr>
          <w:rFonts w:ascii="宋体" w:hAnsi="宋体" w:hint="eastAsia"/>
        </w:rPr>
        <w:t>以及</w:t>
      </w:r>
      <w:r w:rsidRPr="005A65D9">
        <w:rPr>
          <w:rFonts w:ascii="宋体" w:hAnsi="宋体"/>
        </w:rPr>
        <w:t>透镜焦距等参数信息，</w:t>
      </w:r>
      <w:r w:rsidRPr="005A65D9">
        <w:rPr>
          <w:rFonts w:ascii="宋体" w:hAnsi="宋体" w:hint="eastAsia"/>
        </w:rPr>
        <w:t>计</w:t>
      </w:r>
      <w:r w:rsidRPr="005A65D9">
        <w:rPr>
          <w:rFonts w:ascii="宋体" w:hAnsi="宋体"/>
        </w:rPr>
        <w:t>算衍射斑的理论分布情况。与实验测量到的数据</w:t>
      </w:r>
      <w:proofErr w:type="gramStart"/>
      <w:r w:rsidRPr="005A65D9">
        <w:rPr>
          <w:rFonts w:ascii="宋体" w:hAnsi="宋体"/>
        </w:rPr>
        <w:t>做对</w:t>
      </w:r>
      <w:proofErr w:type="gramEnd"/>
      <w:r w:rsidRPr="005A65D9">
        <w:rPr>
          <w:rFonts w:ascii="宋体" w:hAnsi="宋体"/>
        </w:rPr>
        <w:t>比</w:t>
      </w:r>
      <w:r w:rsidRPr="005A65D9">
        <w:rPr>
          <w:rFonts w:ascii="宋体" w:hAnsi="宋体" w:hint="eastAsia"/>
        </w:rPr>
        <w:t>，各</w:t>
      </w:r>
      <w:r w:rsidRPr="005A65D9">
        <w:rPr>
          <w:rFonts w:ascii="宋体" w:hAnsi="宋体"/>
        </w:rPr>
        <w:t>衍射级的位置是</w:t>
      </w:r>
      <w:r w:rsidRPr="005A65D9">
        <w:rPr>
          <w:rFonts w:ascii="宋体" w:hAnsi="宋体" w:hint="eastAsia"/>
        </w:rPr>
        <w:t>否</w:t>
      </w:r>
      <w:r w:rsidRPr="005A65D9">
        <w:rPr>
          <w:rFonts w:ascii="宋体" w:hAnsi="宋体"/>
        </w:rPr>
        <w:t>吻合？</w:t>
      </w:r>
    </w:p>
    <w:tbl>
      <w:tblPr>
        <w:tblStyle w:val="ab"/>
        <w:tblW w:w="0" w:type="auto"/>
        <w:tblLook w:val="04A0" w:firstRow="1" w:lastRow="0" w:firstColumn="1" w:lastColumn="0" w:noHBand="0" w:noVBand="1"/>
      </w:tblPr>
      <w:tblGrid>
        <w:gridCol w:w="9060"/>
      </w:tblGrid>
      <w:tr w:rsidR="00903423" w14:paraId="63EB2EFE" w14:textId="77777777" w:rsidTr="008E4BE1">
        <w:tc>
          <w:tcPr>
            <w:tcW w:w="9060" w:type="dxa"/>
            <w:tcBorders>
              <w:top w:val="nil"/>
              <w:left w:val="nil"/>
              <w:bottom w:val="nil"/>
              <w:right w:val="nil"/>
            </w:tcBorders>
            <w:shd w:val="clear" w:color="auto" w:fill="E7E6E6" w:themeFill="background2"/>
          </w:tcPr>
          <w:p w14:paraId="18A74412" w14:textId="6558E827" w:rsidR="00903423" w:rsidRDefault="00B005DC" w:rsidP="00C10B31">
            <w:pPr>
              <w:snapToGrid w:val="0"/>
              <w:spacing w:line="360" w:lineRule="auto"/>
              <w:rPr>
                <w:rFonts w:ascii="宋体" w:hAnsi="宋体" w:cs="宋体" w:hint="eastAsia"/>
                <w:b/>
                <w:color w:val="000000"/>
                <w:sz w:val="24"/>
                <w:szCs w:val="22"/>
                <w:lang w:bidi="ar"/>
              </w:rPr>
            </w:pPr>
            <w:r>
              <w:rPr>
                <w:rFonts w:hint="eastAsia"/>
              </w:rPr>
              <w:lastRenderedPageBreak/>
              <w:t>答：</w:t>
            </w:r>
            <w:r>
              <w:t>根据实验参数</w:t>
            </w:r>
            <w:r>
              <w:t>λ=650nm</w:t>
            </w:r>
            <w:r>
              <w:t>、</w:t>
            </w:r>
            <w:r>
              <w:t>f=150mm</w:t>
            </w:r>
            <w:r>
              <w:t>、圆孔半径</w:t>
            </w:r>
            <w:r>
              <w:t>a=0.15mm</w:t>
            </w:r>
            <w:r>
              <w:t>、方孔边长</w:t>
            </w:r>
            <w:r>
              <w:t>0.3mm</w:t>
            </w:r>
            <w:r>
              <w:t>进行计算。圆孔第一</w:t>
            </w:r>
            <w:proofErr w:type="gramStart"/>
            <w:r>
              <w:t>暗环理论</w:t>
            </w:r>
            <w:proofErr w:type="gramEnd"/>
            <w:r>
              <w:t>半径</w:t>
            </w:r>
            <w:r>
              <w:t>r₀=fθ₀=f×0.61λ/a≈0.40mm</w:t>
            </w:r>
            <w:r>
              <w:t>，方孔第一暗</w:t>
            </w:r>
            <w:proofErr w:type="gramStart"/>
            <w:r>
              <w:t>纹位置</w:t>
            </w:r>
            <w:proofErr w:type="gramEnd"/>
            <w:r>
              <w:t>x=fλ/a≈0.33mm</w:t>
            </w:r>
            <w:r>
              <w:t>。实验数据显示各衍射级位置与理论计算基本吻合，圆孔第一暗环、方孔第一暗纹的位置都与理论值接近，次级</w:t>
            </w:r>
            <w:proofErr w:type="gramStart"/>
            <w:r>
              <w:t>衍射极大和暗纹位置</w:t>
            </w:r>
            <w:proofErr w:type="gramEnd"/>
            <w:r>
              <w:t>也与理论零点一致。微小偏差来源于加工误差、透镜像差或位置调节偏差，但在实验精度范围内可接受。</w:t>
            </w:r>
          </w:p>
        </w:tc>
      </w:tr>
    </w:tbl>
    <w:p w14:paraId="3B1E7BBC" w14:textId="77777777" w:rsidR="005A65D9" w:rsidRPr="00903423" w:rsidRDefault="005A65D9" w:rsidP="00C10B31">
      <w:pPr>
        <w:spacing w:line="360" w:lineRule="auto"/>
        <w:rPr>
          <w:rFonts w:ascii="宋体" w:hAnsi="宋体" w:hint="eastAsia"/>
        </w:rPr>
      </w:pPr>
    </w:p>
    <w:p w14:paraId="00B7FDB8" w14:textId="1B7DC15A" w:rsidR="00500E9C" w:rsidRPr="005A65D9" w:rsidRDefault="00500E9C" w:rsidP="00C10B31">
      <w:pPr>
        <w:pStyle w:val="a7"/>
        <w:numPr>
          <w:ilvl w:val="3"/>
          <w:numId w:val="1"/>
        </w:numPr>
        <w:spacing w:line="360" w:lineRule="auto"/>
        <w:ind w:left="709" w:firstLineChars="0"/>
        <w:rPr>
          <w:rFonts w:ascii="宋体" w:hAnsi="宋体"/>
        </w:rPr>
      </w:pPr>
      <w:r w:rsidRPr="005A65D9">
        <w:rPr>
          <w:rFonts w:ascii="宋体" w:hAnsi="宋体" w:hint="eastAsia"/>
        </w:rPr>
        <w:t>对于650</w:t>
      </w:r>
      <w:r w:rsidRPr="005A65D9">
        <w:rPr>
          <w:rFonts w:ascii="宋体" w:hAnsi="宋体"/>
        </w:rPr>
        <w:t>nm光源</w:t>
      </w:r>
      <w:r w:rsidRPr="005A65D9">
        <w:rPr>
          <w:rFonts w:ascii="宋体" w:hAnsi="宋体" w:hint="eastAsia"/>
        </w:rPr>
        <w:t>的实验</w:t>
      </w:r>
      <w:r w:rsidRPr="005A65D9">
        <w:rPr>
          <w:rFonts w:ascii="宋体" w:hAnsi="宋体"/>
        </w:rPr>
        <w:t>结果，</w:t>
      </w:r>
      <w:r w:rsidRPr="005A65D9">
        <w:rPr>
          <w:rFonts w:ascii="宋体" w:hAnsi="宋体" w:hint="eastAsia"/>
        </w:rPr>
        <w:t>与上</w:t>
      </w:r>
      <w:r w:rsidRPr="005A65D9">
        <w:rPr>
          <w:rFonts w:ascii="宋体" w:hAnsi="宋体"/>
        </w:rPr>
        <w:t>一个</w:t>
      </w:r>
      <w:r w:rsidRPr="005A65D9">
        <w:rPr>
          <w:rFonts w:ascii="宋体" w:hAnsi="宋体" w:hint="eastAsia"/>
        </w:rPr>
        <w:t>菲</w:t>
      </w:r>
      <w:proofErr w:type="gramStart"/>
      <w:r w:rsidRPr="005A65D9">
        <w:rPr>
          <w:rFonts w:ascii="宋体" w:hAnsi="宋体" w:hint="eastAsia"/>
        </w:rPr>
        <w:t>涅</w:t>
      </w:r>
      <w:proofErr w:type="gramEnd"/>
      <w:r w:rsidRPr="005A65D9">
        <w:rPr>
          <w:rFonts w:ascii="宋体" w:hAnsi="宋体" w:hint="eastAsia"/>
        </w:rPr>
        <w:t>尔衍射</w:t>
      </w:r>
      <w:r w:rsidRPr="005A65D9">
        <w:rPr>
          <w:rFonts w:ascii="宋体" w:hAnsi="宋体"/>
        </w:rPr>
        <w:t>实验</w:t>
      </w:r>
      <w:r w:rsidRPr="005A65D9">
        <w:rPr>
          <w:rFonts w:ascii="宋体" w:hAnsi="宋体" w:hint="eastAsia"/>
        </w:rPr>
        <w:t>做</w:t>
      </w:r>
      <w:r w:rsidRPr="005A65D9">
        <w:rPr>
          <w:rFonts w:ascii="宋体" w:hAnsi="宋体"/>
        </w:rPr>
        <w:t>比较，</w:t>
      </w:r>
      <w:proofErr w:type="gramStart"/>
      <w:r w:rsidRPr="005A65D9">
        <w:rPr>
          <w:rFonts w:ascii="宋体" w:hAnsi="宋体"/>
        </w:rPr>
        <w:t>衍射斑有何</w:t>
      </w:r>
      <w:proofErr w:type="gramEnd"/>
      <w:r w:rsidRPr="005A65D9">
        <w:rPr>
          <w:rFonts w:ascii="宋体" w:hAnsi="宋体" w:hint="eastAsia"/>
        </w:rPr>
        <w:t>异同</w:t>
      </w:r>
      <w:r w:rsidRPr="005A65D9">
        <w:rPr>
          <w:rFonts w:ascii="宋体" w:hAnsi="宋体"/>
        </w:rPr>
        <w:t>？菲涅尔衍射</w:t>
      </w:r>
      <w:r w:rsidRPr="005A65D9">
        <w:rPr>
          <w:rFonts w:ascii="宋体" w:hAnsi="宋体" w:hint="eastAsia"/>
        </w:rPr>
        <w:t>与</w:t>
      </w:r>
      <w:r w:rsidRPr="005A65D9">
        <w:rPr>
          <w:rFonts w:ascii="宋体" w:hAnsi="宋体"/>
        </w:rPr>
        <w:t>夫琅禾费</w:t>
      </w:r>
      <w:r w:rsidRPr="005A65D9">
        <w:rPr>
          <w:rFonts w:ascii="宋体" w:hAnsi="宋体" w:hint="eastAsia"/>
        </w:rPr>
        <w:t>衍射有何</w:t>
      </w:r>
      <w:r w:rsidRPr="005A65D9">
        <w:rPr>
          <w:rFonts w:ascii="宋体" w:hAnsi="宋体"/>
        </w:rPr>
        <w:t>区别</w:t>
      </w:r>
      <w:r w:rsidRPr="005A65D9">
        <w:rPr>
          <w:rFonts w:ascii="宋体" w:hAnsi="宋体" w:hint="eastAsia"/>
        </w:rPr>
        <w:t>？</w:t>
      </w:r>
    </w:p>
    <w:tbl>
      <w:tblPr>
        <w:tblStyle w:val="ab"/>
        <w:tblW w:w="0" w:type="auto"/>
        <w:tblLook w:val="04A0" w:firstRow="1" w:lastRow="0" w:firstColumn="1" w:lastColumn="0" w:noHBand="0" w:noVBand="1"/>
      </w:tblPr>
      <w:tblGrid>
        <w:gridCol w:w="9060"/>
      </w:tblGrid>
      <w:tr w:rsidR="00903423" w14:paraId="5865AE34" w14:textId="77777777" w:rsidTr="008E4BE1">
        <w:tc>
          <w:tcPr>
            <w:tcW w:w="9060" w:type="dxa"/>
            <w:tcBorders>
              <w:top w:val="nil"/>
              <w:left w:val="nil"/>
              <w:bottom w:val="nil"/>
              <w:right w:val="nil"/>
            </w:tcBorders>
            <w:shd w:val="clear" w:color="auto" w:fill="E7E6E6" w:themeFill="background2"/>
          </w:tcPr>
          <w:p w14:paraId="45B1FDE2" w14:textId="41873ABD" w:rsidR="00903423" w:rsidRDefault="00B005DC" w:rsidP="00C10B31">
            <w:pPr>
              <w:snapToGrid w:val="0"/>
              <w:spacing w:line="360" w:lineRule="auto"/>
              <w:rPr>
                <w:rFonts w:ascii="宋体" w:hAnsi="宋体" w:cs="宋体" w:hint="eastAsia"/>
                <w:b/>
                <w:color w:val="000000"/>
                <w:sz w:val="24"/>
                <w:szCs w:val="22"/>
                <w:lang w:bidi="ar"/>
              </w:rPr>
            </w:pPr>
            <w:r>
              <w:rPr>
                <w:rFonts w:hint="eastAsia"/>
              </w:rPr>
              <w:t>答：</w:t>
            </w:r>
            <w:r>
              <w:t>相同之处在于都产生中央亮斑和次级衍射结构，保持与孔径形状对应的对称性，衍射尺度都与波长成正比、与孔径成反比。差异在于近场菲涅尔衍射图案的光强分布随观察距离显著变化，而夫琅禾费衍射图案形状稳定。夫琅禾费衍射有明确的数学形式（贝塞尔函数），菲涅尔衍射需考虑二次相位项，更复杂。本质区别是对波前曲率的处理不同：菲涅尔衍射考虑球面波曲率，计算涉及卷积运算；夫琅禾费衍射忽略曲率，退化为傅里叶变换。</w:t>
            </w:r>
          </w:p>
        </w:tc>
      </w:tr>
    </w:tbl>
    <w:p w14:paraId="426F5C4F" w14:textId="77777777" w:rsidR="005A65D9" w:rsidRPr="00903423" w:rsidRDefault="005A65D9" w:rsidP="00C10B31">
      <w:pPr>
        <w:spacing w:line="360" w:lineRule="auto"/>
        <w:rPr>
          <w:rFonts w:ascii="宋体" w:hAnsi="宋体" w:hint="eastAsia"/>
        </w:rPr>
      </w:pPr>
    </w:p>
    <w:p w14:paraId="1C406FC2" w14:textId="63F5FBF8" w:rsidR="00500E9C" w:rsidRDefault="00500E9C" w:rsidP="00C10B31">
      <w:pPr>
        <w:pStyle w:val="a7"/>
        <w:numPr>
          <w:ilvl w:val="3"/>
          <w:numId w:val="1"/>
        </w:numPr>
        <w:spacing w:line="360" w:lineRule="auto"/>
        <w:ind w:left="709" w:firstLineChars="0"/>
        <w:rPr>
          <w:rFonts w:ascii="宋体" w:hAnsi="宋体"/>
        </w:rPr>
      </w:pPr>
      <w:r w:rsidRPr="005A65D9">
        <w:rPr>
          <w:rFonts w:ascii="宋体" w:hAnsi="宋体" w:hint="eastAsia"/>
        </w:rPr>
        <w:t>在满足</w:t>
      </w:r>
      <w:r w:rsidRPr="005A65D9">
        <w:rPr>
          <w:rFonts w:ascii="宋体" w:hAnsi="宋体"/>
        </w:rPr>
        <w:t>什么条件</w:t>
      </w:r>
      <w:r w:rsidRPr="005A65D9">
        <w:rPr>
          <w:rFonts w:ascii="宋体" w:hAnsi="宋体" w:hint="eastAsia"/>
        </w:rPr>
        <w:t>时</w:t>
      </w:r>
      <w:r w:rsidRPr="005A65D9">
        <w:rPr>
          <w:rFonts w:ascii="宋体" w:hAnsi="宋体"/>
        </w:rPr>
        <w:t>，菲</w:t>
      </w:r>
      <w:proofErr w:type="gramStart"/>
      <w:r w:rsidRPr="005A65D9">
        <w:rPr>
          <w:rFonts w:ascii="宋体" w:hAnsi="宋体"/>
        </w:rPr>
        <w:t>涅</w:t>
      </w:r>
      <w:proofErr w:type="gramEnd"/>
      <w:r w:rsidRPr="005A65D9">
        <w:rPr>
          <w:rFonts w:ascii="宋体" w:hAnsi="宋体"/>
        </w:rPr>
        <w:t>尔衍射可以近似成夫琅禾费</w:t>
      </w:r>
      <w:r w:rsidRPr="005A65D9">
        <w:rPr>
          <w:rFonts w:ascii="宋体" w:hAnsi="宋体" w:hint="eastAsia"/>
        </w:rPr>
        <w:t>衍射？</w:t>
      </w:r>
    </w:p>
    <w:tbl>
      <w:tblPr>
        <w:tblStyle w:val="ab"/>
        <w:tblW w:w="0" w:type="auto"/>
        <w:tblLook w:val="04A0" w:firstRow="1" w:lastRow="0" w:firstColumn="1" w:lastColumn="0" w:noHBand="0" w:noVBand="1"/>
      </w:tblPr>
      <w:tblGrid>
        <w:gridCol w:w="9060"/>
      </w:tblGrid>
      <w:tr w:rsidR="00903423" w14:paraId="58CB5CD3" w14:textId="77777777" w:rsidTr="008E4BE1">
        <w:tc>
          <w:tcPr>
            <w:tcW w:w="9060" w:type="dxa"/>
            <w:tcBorders>
              <w:top w:val="nil"/>
              <w:left w:val="nil"/>
              <w:bottom w:val="nil"/>
              <w:right w:val="nil"/>
            </w:tcBorders>
            <w:shd w:val="clear" w:color="auto" w:fill="E7E6E6" w:themeFill="background2"/>
          </w:tcPr>
          <w:p w14:paraId="49A84E29" w14:textId="6E6F8A35" w:rsidR="00903423" w:rsidRDefault="00B005DC" w:rsidP="00C10B31">
            <w:pPr>
              <w:snapToGrid w:val="0"/>
              <w:spacing w:line="360" w:lineRule="auto"/>
              <w:rPr>
                <w:rFonts w:ascii="宋体" w:hAnsi="宋体" w:cs="宋体" w:hint="eastAsia"/>
                <w:b/>
                <w:color w:val="000000"/>
                <w:sz w:val="24"/>
                <w:szCs w:val="22"/>
                <w:lang w:bidi="ar"/>
              </w:rPr>
            </w:pPr>
            <w:r>
              <w:rPr>
                <w:rFonts w:hint="eastAsia"/>
              </w:rPr>
              <w:t>答：</w:t>
            </w:r>
            <w:r>
              <w:t>当菲涅尔数</w:t>
            </w:r>
            <w:r>
              <w:t>F=a²/(λz)</w:t>
            </w:r>
            <w:r>
              <w:t>远小于</w:t>
            </w:r>
            <w:r>
              <w:t>1</w:t>
            </w:r>
            <w:r>
              <w:t>时可近似。这要求观察距离</w:t>
            </w:r>
            <w:r>
              <w:t>z</w:t>
            </w:r>
            <w:r>
              <w:t>远大</w:t>
            </w:r>
            <w:proofErr w:type="gramStart"/>
            <w:r>
              <w:t>于瑞利距离</w:t>
            </w:r>
            <w:proofErr w:type="gramEnd"/>
            <w:r>
              <w:t>a²/λ</w:t>
            </w:r>
            <w:r>
              <w:t>，使得孔径对观察点张角很小，路径差的二次项可忽略。数学上，二次相位因子近似为常数，积分简化为傅里叶变换形式。实验中使用透镜系统是另一种实现方法，将衍射物放在准直光束中，在透镜后焦面观察，透镜的相位补偿作用等效于无限远观察。无论哪种方法，核心都是使二次相位</w:t>
            </w:r>
            <w:proofErr w:type="gramStart"/>
            <w:r>
              <w:t>项影响</w:t>
            </w:r>
            <w:proofErr w:type="gramEnd"/>
            <w:r>
              <w:t>可忽略。</w:t>
            </w:r>
          </w:p>
        </w:tc>
      </w:tr>
    </w:tbl>
    <w:p w14:paraId="6ED0570C" w14:textId="77777777" w:rsidR="00903423" w:rsidRPr="005A65D9" w:rsidRDefault="00903423" w:rsidP="00C10B31">
      <w:pPr>
        <w:pStyle w:val="a7"/>
        <w:spacing w:line="360" w:lineRule="auto"/>
        <w:ind w:left="709" w:firstLineChars="0" w:firstLine="0"/>
        <w:rPr>
          <w:rFonts w:ascii="宋体" w:hAnsi="宋体" w:hint="eastAsia"/>
        </w:rPr>
      </w:pPr>
    </w:p>
    <w:p w14:paraId="29E99DFD" w14:textId="77777777" w:rsidR="00903423" w:rsidRDefault="00903423" w:rsidP="00C10B31">
      <w:pPr>
        <w:spacing w:line="360" w:lineRule="auto"/>
      </w:pPr>
      <w:r>
        <w:br w:type="page"/>
      </w:r>
    </w:p>
    <w:p w14:paraId="590D5AE3" w14:textId="77777777" w:rsidR="00514D9C" w:rsidRDefault="00514D9C" w:rsidP="00C10B31">
      <w:pPr>
        <w:widowControl/>
        <w:spacing w:line="360" w:lineRule="auto"/>
        <w:jc w:val="left"/>
        <w:rPr>
          <w:rFonts w:ascii="宋体" w:eastAsia="宋体" w:hAnsi="宋体" w:cs="宋体" w:hint="eastAsia"/>
          <w:color w:val="000000"/>
          <w:szCs w:val="21"/>
        </w:rPr>
      </w:pPr>
    </w:p>
    <w:p w14:paraId="762913FE" w14:textId="6C132B9D" w:rsidR="005A615B" w:rsidRPr="00065AC2" w:rsidRDefault="00E86041" w:rsidP="00C10B31">
      <w:pPr>
        <w:pStyle w:val="1"/>
        <w:spacing w:line="360" w:lineRule="auto"/>
      </w:pPr>
      <w:r w:rsidRPr="007B71FF">
        <w:rPr>
          <w:rFonts w:ascii="黑体" w:eastAsia="黑体" w:hAnsi="黑体" w:hint="eastAsia"/>
          <w:b w:val="0"/>
          <w:bCs/>
          <w:color w:val="000000"/>
          <w:kern w:val="2"/>
          <w:sz w:val="36"/>
          <w:szCs w:val="36"/>
          <w:lang w:bidi="ar"/>
        </w:rPr>
        <w:t>实验</w:t>
      </w:r>
      <w:r w:rsidRPr="007B71FF">
        <w:rPr>
          <w:rFonts w:ascii="黑体" w:eastAsia="黑体" w:hAnsi="黑体"/>
          <w:b w:val="0"/>
          <w:bCs/>
          <w:color w:val="000000"/>
          <w:kern w:val="2"/>
          <w:sz w:val="36"/>
          <w:szCs w:val="36"/>
          <w:lang w:bidi="ar"/>
        </w:rPr>
        <w:t xml:space="preserve">3 </w:t>
      </w:r>
      <w:r w:rsidR="00780CA6" w:rsidRPr="00780CA6">
        <w:rPr>
          <w:rFonts w:ascii="黑体" w:eastAsia="黑体" w:hAnsi="黑体" w:hint="eastAsia"/>
          <w:b w:val="0"/>
          <w:bCs/>
          <w:color w:val="000000"/>
          <w:kern w:val="2"/>
          <w:sz w:val="36"/>
          <w:szCs w:val="36"/>
          <w:lang w:bidi="ar"/>
        </w:rPr>
        <w:t>夫琅禾费衍射测量细丝直径</w:t>
      </w:r>
    </w:p>
    <w:p w14:paraId="51F08039" w14:textId="0524BDAA" w:rsidR="0027262F" w:rsidRDefault="0027262F" w:rsidP="00C10B31">
      <w:pPr>
        <w:pStyle w:val="a7"/>
        <w:numPr>
          <w:ilvl w:val="0"/>
          <w:numId w:val="2"/>
        </w:numPr>
        <w:snapToGrid w:val="0"/>
        <w:spacing w:line="360" w:lineRule="auto"/>
        <w:ind w:firstLineChars="0"/>
        <w:rPr>
          <w:rFonts w:ascii="宋体" w:eastAsia="宋体" w:hAnsi="宋体" w:cs="宋体"/>
          <w:b/>
          <w:color w:val="000000"/>
          <w:sz w:val="24"/>
          <w:szCs w:val="22"/>
          <w:lang w:bidi="ar"/>
        </w:rPr>
      </w:pPr>
      <w:r w:rsidRPr="00E86041">
        <w:rPr>
          <w:rFonts w:ascii="宋体" w:eastAsia="宋体" w:hAnsi="宋体" w:cs="宋体" w:hint="eastAsia"/>
          <w:b/>
          <w:color w:val="000000"/>
          <w:sz w:val="24"/>
          <w:szCs w:val="22"/>
          <w:lang w:bidi="ar"/>
        </w:rPr>
        <w:t>实验</w:t>
      </w:r>
      <w:r>
        <w:rPr>
          <w:rFonts w:ascii="宋体" w:eastAsia="宋体" w:hAnsi="宋体" w:cs="宋体" w:hint="eastAsia"/>
          <w:b/>
          <w:color w:val="000000"/>
          <w:sz w:val="24"/>
          <w:szCs w:val="22"/>
          <w:lang w:bidi="ar"/>
        </w:rPr>
        <w:t>预习</w:t>
      </w:r>
    </w:p>
    <w:tbl>
      <w:tblPr>
        <w:tblStyle w:val="ab"/>
        <w:tblW w:w="0" w:type="auto"/>
        <w:tblLook w:val="04A0" w:firstRow="1" w:lastRow="0" w:firstColumn="1" w:lastColumn="0" w:noHBand="0" w:noVBand="1"/>
      </w:tblPr>
      <w:tblGrid>
        <w:gridCol w:w="9060"/>
      </w:tblGrid>
      <w:tr w:rsidR="00997FDB" w14:paraId="3AC0CB11" w14:textId="77777777" w:rsidTr="008E4BE1">
        <w:tc>
          <w:tcPr>
            <w:tcW w:w="9060" w:type="dxa"/>
            <w:tcBorders>
              <w:top w:val="nil"/>
              <w:left w:val="nil"/>
              <w:bottom w:val="nil"/>
              <w:right w:val="nil"/>
            </w:tcBorders>
            <w:shd w:val="clear" w:color="auto" w:fill="E7E6E6" w:themeFill="background2"/>
          </w:tcPr>
          <w:p w14:paraId="23B03A7E" w14:textId="4DACAA61" w:rsidR="00997FDB" w:rsidRDefault="00B005DC" w:rsidP="00C10B31">
            <w:pPr>
              <w:snapToGrid w:val="0"/>
              <w:spacing w:line="360" w:lineRule="auto"/>
              <w:rPr>
                <w:rFonts w:ascii="宋体" w:hAnsi="宋体" w:cs="宋体" w:hint="eastAsia"/>
                <w:b/>
                <w:color w:val="000000"/>
                <w:sz w:val="24"/>
                <w:szCs w:val="22"/>
                <w:lang w:bidi="ar"/>
              </w:rPr>
            </w:pPr>
            <w:r>
              <w:t>本实验利用巴比</w:t>
            </w:r>
            <w:proofErr w:type="gramStart"/>
            <w:r>
              <w:t>涅</w:t>
            </w:r>
            <w:proofErr w:type="gramEnd"/>
            <w:r>
              <w:t>原理测量细丝直径。巴比</w:t>
            </w:r>
            <w:proofErr w:type="gramStart"/>
            <w:r>
              <w:t>涅</w:t>
            </w:r>
            <w:proofErr w:type="gramEnd"/>
            <w:r>
              <w:t>原理指出互补</w:t>
            </w:r>
            <w:proofErr w:type="gramStart"/>
            <w:r>
              <w:t>屏产生的衍射场</w:t>
            </w:r>
            <w:proofErr w:type="gramEnd"/>
            <w:r>
              <w:t>复振幅之和等于自由波场，因此细丝衍射图案（除中心点）与相同宽度单缝的衍射图案完全一致。通过测量暗纹位置，用单缝衍射公式可反推细丝直径，精度达微米量级。</w:t>
            </w:r>
          </w:p>
        </w:tc>
      </w:tr>
    </w:tbl>
    <w:p w14:paraId="43EA6B7B" w14:textId="77777777" w:rsidR="0027262F" w:rsidRDefault="0027262F" w:rsidP="00C10B31">
      <w:pPr>
        <w:pStyle w:val="aa"/>
        <w:spacing w:line="360" w:lineRule="auto"/>
        <w:rPr>
          <w:sz w:val="21"/>
          <w:szCs w:val="21"/>
        </w:rPr>
      </w:pPr>
    </w:p>
    <w:p w14:paraId="557BB74A" w14:textId="77777777" w:rsidR="00E16E7B" w:rsidRPr="0027262F" w:rsidRDefault="00E16E7B" w:rsidP="00C10B31">
      <w:pPr>
        <w:pStyle w:val="aa"/>
        <w:spacing w:line="360" w:lineRule="auto"/>
        <w:rPr>
          <w:sz w:val="21"/>
          <w:szCs w:val="21"/>
        </w:rPr>
      </w:pPr>
    </w:p>
    <w:p w14:paraId="71BF494C" w14:textId="372D8093" w:rsidR="00E86041" w:rsidRDefault="00E86041" w:rsidP="00C10B31">
      <w:pPr>
        <w:pStyle w:val="a7"/>
        <w:numPr>
          <w:ilvl w:val="0"/>
          <w:numId w:val="2"/>
        </w:numPr>
        <w:snapToGrid w:val="0"/>
        <w:spacing w:line="360" w:lineRule="auto"/>
        <w:ind w:firstLineChars="0"/>
        <w:rPr>
          <w:rFonts w:ascii="宋体" w:eastAsia="宋体" w:hAnsi="宋体" w:cs="宋体"/>
          <w:b/>
          <w:color w:val="000000"/>
          <w:sz w:val="24"/>
          <w:szCs w:val="22"/>
          <w:lang w:bidi="ar"/>
        </w:rPr>
      </w:pPr>
      <w:r w:rsidRPr="00E86041">
        <w:rPr>
          <w:rFonts w:ascii="宋体" w:eastAsia="宋体" w:hAnsi="宋体" w:cs="宋体" w:hint="eastAsia"/>
          <w:b/>
          <w:color w:val="000000"/>
          <w:sz w:val="24"/>
          <w:szCs w:val="22"/>
          <w:lang w:bidi="ar"/>
        </w:rPr>
        <w:t>实验记录</w:t>
      </w:r>
    </w:p>
    <w:p w14:paraId="6B372C0C" w14:textId="41C68D31" w:rsidR="005A615B" w:rsidRDefault="00AF390E" w:rsidP="00C10B31">
      <w:pPr>
        <w:pStyle w:val="a7"/>
        <w:numPr>
          <w:ilvl w:val="3"/>
          <w:numId w:val="2"/>
        </w:numPr>
        <w:spacing w:line="360" w:lineRule="auto"/>
        <w:ind w:left="709" w:firstLineChars="0"/>
        <w:rPr>
          <w:rFonts w:ascii="宋体" w:hAnsi="宋体"/>
        </w:rPr>
      </w:pPr>
      <w:r w:rsidRPr="005A615B">
        <w:rPr>
          <w:rFonts w:ascii="宋体" w:eastAsia="宋体" w:hAnsi="宋体" w:cs="宋体" w:hint="eastAsia"/>
          <w:bCs/>
          <w:color w:val="000000"/>
          <w:szCs w:val="21"/>
          <w:lang w:bidi="ar"/>
        </w:rPr>
        <w:t>实验步骤</w:t>
      </w:r>
      <w:r w:rsidR="00514D9C">
        <w:rPr>
          <w:rFonts w:ascii="宋体" w:eastAsia="宋体" w:hAnsi="宋体" w:cs="宋体" w:hint="eastAsia"/>
          <w:bCs/>
          <w:color w:val="000000"/>
          <w:szCs w:val="21"/>
          <w:lang w:bidi="ar"/>
        </w:rPr>
        <w:t>5：</w:t>
      </w:r>
      <w:r w:rsidR="005A615B" w:rsidRPr="005A615B">
        <w:rPr>
          <w:rFonts w:ascii="宋体" w:hAnsi="宋体" w:hint="eastAsia"/>
        </w:rPr>
        <w:t>点击“捕获衍射图案”</w:t>
      </w:r>
      <w:r w:rsidR="0027262F">
        <w:rPr>
          <w:rFonts w:ascii="宋体" w:hAnsi="宋体" w:hint="eastAsia"/>
        </w:rPr>
        <w:t>，截图记录：</w:t>
      </w:r>
      <w:r w:rsidR="005A615B" w:rsidRPr="005A615B">
        <w:rPr>
          <w:rFonts w:ascii="宋体" w:hAnsi="宋体" w:hint="eastAsia"/>
        </w:rPr>
        <w:t>细丝衍射的实际光强分布图。</w:t>
      </w:r>
    </w:p>
    <w:p w14:paraId="5ABA2991" w14:textId="1C2592B9" w:rsidR="0027262F" w:rsidRPr="00997FDB" w:rsidRDefault="00B005DC" w:rsidP="00C10B31">
      <w:pPr>
        <w:spacing w:line="360" w:lineRule="auto"/>
        <w:rPr>
          <w:rFonts w:ascii="宋体" w:hAnsi="宋体" w:hint="eastAsia"/>
        </w:rPr>
      </w:pPr>
      <w:r w:rsidRPr="00667578">
        <w:rPr>
          <w:noProof/>
        </w:rPr>
        <w:drawing>
          <wp:inline distT="0" distB="0" distL="0" distR="0" wp14:anchorId="687A8358" wp14:editId="3F0DB364">
            <wp:extent cx="5274310" cy="280924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809240"/>
                    </a:xfrm>
                    <a:prstGeom prst="rect">
                      <a:avLst/>
                    </a:prstGeom>
                  </pic:spPr>
                </pic:pic>
              </a:graphicData>
            </a:graphic>
          </wp:inline>
        </w:drawing>
      </w:r>
    </w:p>
    <w:p w14:paraId="477C0989" w14:textId="77777777" w:rsidR="00E16E7B" w:rsidRPr="005A615B" w:rsidRDefault="00E16E7B" w:rsidP="00C10B31">
      <w:pPr>
        <w:pStyle w:val="a7"/>
        <w:spacing w:line="360" w:lineRule="auto"/>
        <w:ind w:left="709" w:firstLineChars="0" w:firstLine="0"/>
        <w:rPr>
          <w:rFonts w:ascii="宋体" w:hAnsi="宋体"/>
        </w:rPr>
      </w:pPr>
    </w:p>
    <w:p w14:paraId="15BC5F5E" w14:textId="48C82880" w:rsidR="00AF390E" w:rsidRDefault="0027262F" w:rsidP="00C10B31">
      <w:pPr>
        <w:pStyle w:val="a7"/>
        <w:numPr>
          <w:ilvl w:val="3"/>
          <w:numId w:val="2"/>
        </w:numPr>
        <w:spacing w:line="360" w:lineRule="auto"/>
        <w:ind w:left="709" w:firstLineChars="0"/>
        <w:rPr>
          <w:rFonts w:ascii="宋体" w:hAnsi="宋体"/>
        </w:rPr>
      </w:pPr>
      <w:r>
        <w:rPr>
          <w:rFonts w:ascii="宋体" w:hAnsi="宋体" w:hint="eastAsia"/>
        </w:rPr>
        <w:t>实验步骤</w:t>
      </w:r>
      <w:r w:rsidR="00514D9C">
        <w:rPr>
          <w:rFonts w:ascii="宋体" w:hAnsi="宋体"/>
        </w:rPr>
        <w:t>6</w:t>
      </w:r>
      <w:r>
        <w:rPr>
          <w:rFonts w:ascii="宋体" w:hAnsi="宋体" w:hint="eastAsia"/>
        </w:rPr>
        <w:t>：</w:t>
      </w:r>
      <w:r w:rsidR="005A615B">
        <w:rPr>
          <w:rFonts w:ascii="宋体" w:hAnsi="宋体" w:hint="eastAsia"/>
        </w:rPr>
        <w:t>根据</w:t>
      </w:r>
      <w:r w:rsidR="005A615B">
        <w:rPr>
          <w:rFonts w:ascii="宋体" w:hAnsi="宋体"/>
        </w:rPr>
        <w:t>实验原理</w:t>
      </w:r>
      <w:r w:rsidR="005A615B">
        <w:rPr>
          <w:rFonts w:ascii="宋体" w:hAnsi="宋体" w:hint="eastAsia"/>
        </w:rPr>
        <w:t>公式（3</w:t>
      </w:r>
      <w:r w:rsidR="005A615B">
        <w:rPr>
          <w:rFonts w:ascii="宋体" w:hAnsi="宋体"/>
        </w:rPr>
        <w:t>.3</w:t>
      </w:r>
      <w:r w:rsidR="005A615B">
        <w:rPr>
          <w:rFonts w:ascii="宋体" w:hAnsi="宋体" w:hint="eastAsia"/>
        </w:rPr>
        <w:t>-</w:t>
      </w:r>
      <w:r w:rsidR="005A615B">
        <w:rPr>
          <w:rFonts w:ascii="宋体" w:hAnsi="宋体"/>
        </w:rPr>
        <w:t>8</w:t>
      </w:r>
      <w:r w:rsidR="005A615B">
        <w:rPr>
          <w:rFonts w:ascii="宋体" w:hAnsi="宋体" w:hint="eastAsia"/>
        </w:rPr>
        <w:t>）</w:t>
      </w:r>
      <w:r w:rsidR="005A615B" w:rsidRPr="001D3232">
        <w:rPr>
          <w:rFonts w:ascii="宋体" w:hAnsi="宋体" w:hint="eastAsia"/>
        </w:rPr>
        <w:t>计算细丝的直径。</w:t>
      </w:r>
    </w:p>
    <w:tbl>
      <w:tblPr>
        <w:tblStyle w:val="ab"/>
        <w:tblW w:w="0" w:type="auto"/>
        <w:tblLook w:val="04A0" w:firstRow="1" w:lastRow="0" w:firstColumn="1" w:lastColumn="0" w:noHBand="0" w:noVBand="1"/>
      </w:tblPr>
      <w:tblGrid>
        <w:gridCol w:w="9060"/>
      </w:tblGrid>
      <w:tr w:rsidR="00997FDB" w14:paraId="489A19CF" w14:textId="77777777" w:rsidTr="008E4BE1">
        <w:tc>
          <w:tcPr>
            <w:tcW w:w="9060" w:type="dxa"/>
            <w:tcBorders>
              <w:top w:val="nil"/>
              <w:left w:val="nil"/>
              <w:bottom w:val="nil"/>
              <w:right w:val="nil"/>
            </w:tcBorders>
            <w:shd w:val="clear" w:color="auto" w:fill="E7E6E6" w:themeFill="background2"/>
          </w:tcPr>
          <w:p w14:paraId="6CCE7CE4" w14:textId="5C07525F" w:rsidR="00997FDB" w:rsidRPr="00952E6F" w:rsidRDefault="00952E6F" w:rsidP="00C10B31">
            <w:pPr>
              <w:snapToGrid w:val="0"/>
              <w:spacing w:line="360" w:lineRule="auto"/>
              <w:rPr>
                <w:rFonts w:ascii="宋体" w:hAnsi="宋体" w:cs="宋体" w:hint="eastAsia"/>
                <w:bCs/>
                <w:color w:val="000000"/>
                <w:sz w:val="24"/>
                <w:szCs w:val="22"/>
                <w:lang w:bidi="ar"/>
              </w:rPr>
            </w:pPr>
            <w:r w:rsidRPr="00952E6F">
              <w:rPr>
                <w:rFonts w:ascii="宋体" w:hAnsi="宋体" w:cs="宋体" w:hint="eastAsia"/>
                <w:bCs/>
                <w:color w:val="000000"/>
                <w:szCs w:val="20"/>
                <w:lang w:bidi="ar"/>
              </w:rPr>
              <w:t>答：</w:t>
            </w:r>
            <w:r>
              <w:rPr>
                <w:rFonts w:ascii="宋体" w:hAnsi="宋体" w:cs="宋体" w:hint="eastAsia"/>
                <w:bCs/>
                <w:color w:val="000000"/>
                <w:szCs w:val="20"/>
                <w:lang w:bidi="ar"/>
              </w:rPr>
              <w:t>由</w:t>
            </w:r>
            <w:r w:rsidR="00E712D6" w:rsidRPr="00E712D6">
              <w:rPr>
                <w:rFonts w:ascii="宋体" w:hAnsi="宋体" w:cs="宋体"/>
                <w:bCs/>
                <w:color w:val="000000"/>
                <w:position w:val="-24"/>
                <w:szCs w:val="20"/>
                <w:lang w:bidi="ar"/>
              </w:rPr>
              <w:object w:dxaOrig="1200" w:dyaOrig="620" w14:anchorId="6B2B6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0pt;height:31pt" o:ole="">
                  <v:imagedata r:id="rId24" o:title=""/>
                </v:shape>
                <o:OLEObject Type="Embed" ProgID="Equation.DSMT4" ShapeID="_x0000_i1030" DrawAspect="Content" ObjectID="_1822912457" r:id="rId25"/>
              </w:object>
            </w:r>
            <w:r w:rsidR="00E712D6">
              <w:rPr>
                <w:rFonts w:ascii="宋体" w:hAnsi="宋体" w:cs="宋体" w:hint="eastAsia"/>
                <w:bCs/>
                <w:color w:val="000000"/>
                <w:szCs w:val="20"/>
                <w:lang w:bidi="ar"/>
              </w:rPr>
              <w:t>得：</w:t>
            </w:r>
            <w:r w:rsidR="00E712D6" w:rsidRPr="00E712D6">
              <w:rPr>
                <w:rFonts w:ascii="宋体" w:hAnsi="宋体" w:cs="宋体"/>
                <w:bCs/>
                <w:color w:val="000000"/>
                <w:position w:val="-32"/>
                <w:szCs w:val="20"/>
                <w:lang w:bidi="ar"/>
              </w:rPr>
              <w:object w:dxaOrig="4360" w:dyaOrig="740" w14:anchorId="1FDAD6C8">
                <v:shape id="_x0000_i1035" type="#_x0000_t75" style="width:218pt;height:37pt" o:ole="">
                  <v:imagedata r:id="rId26" o:title=""/>
                </v:shape>
                <o:OLEObject Type="Embed" ProgID="Equation.DSMT4" ShapeID="_x0000_i1035" DrawAspect="Content" ObjectID="_1822912458" r:id="rId27"/>
              </w:object>
            </w:r>
          </w:p>
        </w:tc>
      </w:tr>
    </w:tbl>
    <w:p w14:paraId="5E2596F5" w14:textId="576099C1" w:rsidR="0027262F" w:rsidRDefault="00E712D6" w:rsidP="00C10B31">
      <w:pPr>
        <w:spacing w:line="360" w:lineRule="auto"/>
        <w:rPr>
          <w:rFonts w:ascii="宋体" w:hAnsi="宋体"/>
        </w:rPr>
      </w:pPr>
      <w:r w:rsidRPr="00667578">
        <w:rPr>
          <w:noProof/>
        </w:rPr>
        <w:drawing>
          <wp:inline distT="0" distB="0" distL="0" distR="0" wp14:anchorId="27E262DB" wp14:editId="6DE84AF8">
            <wp:extent cx="1330037" cy="1490980"/>
            <wp:effectExtent l="0" t="0" r="381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36967" r="69265" b="39300"/>
                    <a:stretch/>
                  </pic:blipFill>
                  <pic:spPr bwMode="auto">
                    <a:xfrm>
                      <a:off x="0" y="0"/>
                      <a:ext cx="1330385" cy="1491370"/>
                    </a:xfrm>
                    <a:prstGeom prst="rect">
                      <a:avLst/>
                    </a:prstGeom>
                    <a:ln>
                      <a:noFill/>
                    </a:ln>
                    <a:extLst>
                      <a:ext uri="{53640926-AAD7-44D8-BBD7-CCE9431645EC}">
                        <a14:shadowObscured xmlns:a14="http://schemas.microsoft.com/office/drawing/2010/main"/>
                      </a:ext>
                    </a:extLst>
                  </pic:spPr>
                </pic:pic>
              </a:graphicData>
            </a:graphic>
          </wp:inline>
        </w:drawing>
      </w:r>
      <w:r w:rsidRPr="00667578">
        <w:rPr>
          <w:noProof/>
        </w:rPr>
        <w:drawing>
          <wp:inline distT="0" distB="0" distL="0" distR="0" wp14:anchorId="2FF76B70" wp14:editId="4F955755">
            <wp:extent cx="1075764" cy="1496123"/>
            <wp:effectExtent l="0" t="0" r="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50598" r="80531" b="14797"/>
                    <a:stretch/>
                  </pic:blipFill>
                  <pic:spPr bwMode="auto">
                    <a:xfrm>
                      <a:off x="0" y="0"/>
                      <a:ext cx="1078288" cy="1499634"/>
                    </a:xfrm>
                    <a:prstGeom prst="rect">
                      <a:avLst/>
                    </a:prstGeom>
                    <a:ln>
                      <a:noFill/>
                    </a:ln>
                    <a:extLst>
                      <a:ext uri="{53640926-AAD7-44D8-BBD7-CCE9431645EC}">
                        <a14:shadowObscured xmlns:a14="http://schemas.microsoft.com/office/drawing/2010/main"/>
                      </a:ext>
                    </a:extLst>
                  </pic:spPr>
                </pic:pic>
              </a:graphicData>
            </a:graphic>
          </wp:inline>
        </w:drawing>
      </w:r>
    </w:p>
    <w:p w14:paraId="16BF0CCD" w14:textId="77777777" w:rsidR="00E16E7B" w:rsidRPr="0027262F" w:rsidRDefault="00E16E7B" w:rsidP="00C10B31">
      <w:pPr>
        <w:spacing w:line="360" w:lineRule="auto"/>
        <w:rPr>
          <w:rFonts w:ascii="宋体" w:hAnsi="宋体"/>
        </w:rPr>
      </w:pPr>
    </w:p>
    <w:p w14:paraId="61AA96D2" w14:textId="7F82B118" w:rsidR="005A615B" w:rsidRDefault="0027262F" w:rsidP="00C10B31">
      <w:pPr>
        <w:pStyle w:val="a7"/>
        <w:numPr>
          <w:ilvl w:val="3"/>
          <w:numId w:val="2"/>
        </w:numPr>
        <w:spacing w:line="360" w:lineRule="auto"/>
        <w:ind w:left="709" w:firstLineChars="0"/>
        <w:rPr>
          <w:rFonts w:ascii="宋体" w:hAnsi="宋体"/>
        </w:rPr>
      </w:pPr>
      <w:r>
        <w:rPr>
          <w:rFonts w:ascii="宋体" w:hAnsi="宋体" w:hint="eastAsia"/>
        </w:rPr>
        <w:t>实验步</w:t>
      </w:r>
      <w:r w:rsidR="00514D9C">
        <w:rPr>
          <w:rFonts w:ascii="宋体" w:hAnsi="宋体" w:hint="eastAsia"/>
        </w:rPr>
        <w:t>:</w:t>
      </w:r>
      <w:r w:rsidR="00514D9C">
        <w:rPr>
          <w:rFonts w:ascii="宋体" w:hAnsi="宋体"/>
        </w:rPr>
        <w:t>9</w:t>
      </w:r>
      <w:r>
        <w:rPr>
          <w:rFonts w:ascii="宋体" w:hAnsi="宋体" w:hint="eastAsia"/>
        </w:rPr>
        <w:t>：截图记录：</w:t>
      </w:r>
      <w:r w:rsidR="005A615B" w:rsidRPr="001D3232">
        <w:rPr>
          <w:rFonts w:ascii="宋体" w:hAnsi="宋体" w:hint="eastAsia"/>
        </w:rPr>
        <w:t>对比</w:t>
      </w:r>
      <w:r w:rsidR="005A615B">
        <w:rPr>
          <w:rFonts w:ascii="宋体" w:hAnsi="宋体" w:hint="eastAsia"/>
        </w:rPr>
        <w:t>细丝</w:t>
      </w:r>
      <w:r w:rsidR="005A615B" w:rsidRPr="001D3232">
        <w:rPr>
          <w:rFonts w:ascii="宋体" w:hAnsi="宋体" w:hint="eastAsia"/>
        </w:rPr>
        <w:t>实验</w:t>
      </w:r>
      <w:r w:rsidR="005A615B">
        <w:rPr>
          <w:rFonts w:ascii="宋体" w:hAnsi="宋体" w:hint="eastAsia"/>
        </w:rPr>
        <w:t>衍射</w:t>
      </w:r>
      <w:r w:rsidR="005A615B">
        <w:rPr>
          <w:rFonts w:ascii="宋体" w:hAnsi="宋体"/>
        </w:rPr>
        <w:t>图案</w:t>
      </w:r>
      <w:r w:rsidR="005A615B" w:rsidRPr="001D3232">
        <w:rPr>
          <w:rFonts w:ascii="宋体" w:hAnsi="宋体" w:hint="eastAsia"/>
        </w:rPr>
        <w:t>和</w:t>
      </w:r>
      <w:r w:rsidR="005A615B">
        <w:rPr>
          <w:rFonts w:ascii="宋体" w:hAnsi="宋体" w:hint="eastAsia"/>
        </w:rPr>
        <w:t>单缝衍射理论</w:t>
      </w:r>
      <w:r w:rsidR="005A615B">
        <w:rPr>
          <w:rFonts w:ascii="宋体" w:hAnsi="宋体"/>
        </w:rPr>
        <w:t>图案的</w:t>
      </w:r>
      <w:r w:rsidR="005A615B" w:rsidRPr="001D3232">
        <w:rPr>
          <w:rFonts w:ascii="宋体" w:hAnsi="宋体" w:hint="eastAsia"/>
        </w:rPr>
        <w:t>光强分布图之间</w:t>
      </w:r>
      <w:r w:rsidR="005A615B">
        <w:rPr>
          <w:rFonts w:ascii="宋体" w:hAnsi="宋体" w:hint="eastAsia"/>
        </w:rPr>
        <w:t>的</w:t>
      </w:r>
      <w:r w:rsidR="005A615B">
        <w:rPr>
          <w:rFonts w:ascii="宋体" w:hAnsi="宋体"/>
        </w:rPr>
        <w:t>关系</w:t>
      </w:r>
    </w:p>
    <w:p w14:paraId="01762251" w14:textId="77777777" w:rsidR="005A615B" w:rsidRPr="0027262F" w:rsidRDefault="005A615B" w:rsidP="00C10B31">
      <w:pPr>
        <w:spacing w:line="360" w:lineRule="auto"/>
        <w:ind w:firstLineChars="300" w:firstLine="632"/>
        <w:rPr>
          <w:b/>
          <w:color w:val="FF0000"/>
        </w:rPr>
      </w:pPr>
      <w:r w:rsidRPr="0027262F">
        <w:rPr>
          <w:rFonts w:hint="eastAsia"/>
          <w:b/>
          <w:color w:val="FF0000"/>
        </w:rPr>
        <w:t>理论和实验效果图</w:t>
      </w:r>
    </w:p>
    <w:p w14:paraId="7A568087" w14:textId="7BC51B85" w:rsidR="005D1EF7" w:rsidRDefault="00E712D6" w:rsidP="00C10B31">
      <w:pPr>
        <w:snapToGrid w:val="0"/>
        <w:spacing w:line="360" w:lineRule="auto"/>
        <w:rPr>
          <w:rFonts w:ascii="宋体" w:eastAsia="宋体" w:hAnsi="宋体" w:cs="宋体"/>
          <w:b/>
          <w:color w:val="000000"/>
          <w:sz w:val="24"/>
          <w:szCs w:val="22"/>
          <w:lang w:bidi="ar"/>
        </w:rPr>
      </w:pPr>
      <w:r w:rsidRPr="009156AF">
        <w:rPr>
          <w:noProof/>
        </w:rPr>
        <w:drawing>
          <wp:inline distT="0" distB="0" distL="0" distR="0" wp14:anchorId="53BDBEA4" wp14:editId="31478733">
            <wp:extent cx="5274310" cy="263715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637155"/>
                    </a:xfrm>
                    <a:prstGeom prst="rect">
                      <a:avLst/>
                    </a:prstGeom>
                  </pic:spPr>
                </pic:pic>
              </a:graphicData>
            </a:graphic>
          </wp:inline>
        </w:drawing>
      </w:r>
    </w:p>
    <w:p w14:paraId="2B3B9FE6" w14:textId="77777777" w:rsidR="00E16E7B" w:rsidRPr="005077FD" w:rsidRDefault="00E16E7B" w:rsidP="00C10B31">
      <w:pPr>
        <w:snapToGrid w:val="0"/>
        <w:spacing w:line="360" w:lineRule="auto"/>
        <w:rPr>
          <w:rFonts w:ascii="宋体" w:eastAsia="宋体" w:hAnsi="宋体" w:cs="宋体"/>
          <w:b/>
          <w:color w:val="000000"/>
          <w:sz w:val="24"/>
          <w:szCs w:val="22"/>
          <w:lang w:bidi="ar"/>
        </w:rPr>
      </w:pPr>
    </w:p>
    <w:p w14:paraId="5899E41B" w14:textId="484DADA8" w:rsidR="00E86041" w:rsidRPr="00804222" w:rsidRDefault="00E86041" w:rsidP="00C10B31">
      <w:pPr>
        <w:pStyle w:val="a7"/>
        <w:numPr>
          <w:ilvl w:val="0"/>
          <w:numId w:val="2"/>
        </w:numPr>
        <w:snapToGrid w:val="0"/>
        <w:spacing w:line="360" w:lineRule="auto"/>
        <w:ind w:firstLineChars="0"/>
        <w:rPr>
          <w:rFonts w:ascii="宋体" w:eastAsia="宋体" w:hAnsi="宋体" w:cs="宋体"/>
          <w:b/>
          <w:color w:val="000000"/>
          <w:sz w:val="24"/>
          <w:szCs w:val="22"/>
          <w:lang w:bidi="ar"/>
        </w:rPr>
      </w:pPr>
      <w:r w:rsidRPr="00E86041">
        <w:rPr>
          <w:rFonts w:ascii="宋体" w:eastAsia="宋体" w:hAnsi="宋体" w:cs="宋体"/>
          <w:b/>
          <w:color w:val="000000"/>
          <w:sz w:val="24"/>
          <w:lang w:bidi="ar"/>
        </w:rPr>
        <w:t>实验思考题</w:t>
      </w:r>
    </w:p>
    <w:p w14:paraId="4AB5BE96" w14:textId="425616FC" w:rsidR="00901CBE" w:rsidRPr="0027262F" w:rsidRDefault="00901CBE" w:rsidP="00C10B31">
      <w:pPr>
        <w:pStyle w:val="a7"/>
        <w:numPr>
          <w:ilvl w:val="3"/>
          <w:numId w:val="2"/>
        </w:numPr>
        <w:spacing w:line="360" w:lineRule="auto"/>
        <w:ind w:left="851" w:firstLineChars="0"/>
        <w:rPr>
          <w:rFonts w:ascii="宋体" w:hAnsi="宋体"/>
        </w:rPr>
      </w:pPr>
      <w:r w:rsidRPr="00901CBE">
        <w:rPr>
          <w:rFonts w:ascii="宋体" w:hAnsi="宋体" w:hint="eastAsia"/>
        </w:rPr>
        <w:t>如</w:t>
      </w:r>
      <w:r w:rsidRPr="0027262F">
        <w:rPr>
          <w:rFonts w:ascii="宋体" w:hAnsi="宋体" w:hint="eastAsia"/>
        </w:rPr>
        <w:t>果</w:t>
      </w:r>
      <w:r w:rsidRPr="0027262F">
        <w:rPr>
          <w:rFonts w:ascii="宋体" w:hAnsi="宋体"/>
        </w:rPr>
        <w:t>把柱面透镜换成等焦距的普通透镜，</w:t>
      </w:r>
      <w:r w:rsidRPr="0027262F">
        <w:rPr>
          <w:rFonts w:ascii="宋体" w:hAnsi="宋体" w:hint="eastAsia"/>
        </w:rPr>
        <w:t>实验</w:t>
      </w:r>
      <w:r w:rsidRPr="0027262F">
        <w:rPr>
          <w:rFonts w:ascii="宋体" w:hAnsi="宋体"/>
        </w:rPr>
        <w:t>现象</w:t>
      </w:r>
      <w:r w:rsidRPr="0027262F">
        <w:rPr>
          <w:rFonts w:ascii="宋体" w:hAnsi="宋体" w:hint="eastAsia"/>
        </w:rPr>
        <w:t>会</w:t>
      </w:r>
      <w:r w:rsidRPr="0027262F">
        <w:rPr>
          <w:rFonts w:ascii="宋体" w:hAnsi="宋体"/>
        </w:rPr>
        <w:t>有何不同？</w:t>
      </w:r>
    </w:p>
    <w:tbl>
      <w:tblPr>
        <w:tblStyle w:val="ab"/>
        <w:tblW w:w="0" w:type="auto"/>
        <w:tblLook w:val="04A0" w:firstRow="1" w:lastRow="0" w:firstColumn="1" w:lastColumn="0" w:noHBand="0" w:noVBand="1"/>
      </w:tblPr>
      <w:tblGrid>
        <w:gridCol w:w="9060"/>
      </w:tblGrid>
      <w:tr w:rsidR="00997FDB" w14:paraId="6B4F0B21" w14:textId="77777777" w:rsidTr="008E4BE1">
        <w:tc>
          <w:tcPr>
            <w:tcW w:w="9060" w:type="dxa"/>
            <w:tcBorders>
              <w:top w:val="nil"/>
              <w:left w:val="nil"/>
              <w:bottom w:val="nil"/>
              <w:right w:val="nil"/>
            </w:tcBorders>
            <w:shd w:val="clear" w:color="auto" w:fill="E7E6E6" w:themeFill="background2"/>
          </w:tcPr>
          <w:p w14:paraId="7E82644E" w14:textId="6A3FD891" w:rsidR="00997FDB" w:rsidRDefault="00E712D6" w:rsidP="00C10B31">
            <w:pPr>
              <w:snapToGrid w:val="0"/>
              <w:spacing w:line="360" w:lineRule="auto"/>
              <w:rPr>
                <w:rFonts w:ascii="宋体" w:hAnsi="宋体" w:cs="宋体" w:hint="eastAsia"/>
                <w:b/>
                <w:color w:val="000000"/>
                <w:sz w:val="24"/>
                <w:szCs w:val="22"/>
                <w:lang w:bidi="ar"/>
              </w:rPr>
            </w:pPr>
            <w:r>
              <w:rPr>
                <w:rFonts w:hint="eastAsia"/>
              </w:rPr>
              <w:t>答：</w:t>
            </w:r>
            <w:r w:rsidRPr="00E712D6">
              <w:rPr>
                <w:b/>
                <w:bCs/>
              </w:rPr>
              <w:t>柱面透镜只在垂直于细丝方向聚焦，沿细丝方向保持准直</w:t>
            </w:r>
            <w:r>
              <w:t>，使得焦平面上观察到清晰的一维衍射条纹，光强较高便于测量。如果使用普通透镜，光束会在两个方向同时聚焦，衍射条纹从延伸的直线变成点状或短线状，且由于细丝不同位置的相位贡献不同，会导致条纹模糊、信号分散、暗</w:t>
            </w:r>
            <w:proofErr w:type="gramStart"/>
            <w:r>
              <w:t>纹位置</w:t>
            </w:r>
            <w:proofErr w:type="gramEnd"/>
            <w:r>
              <w:t>难以确定，大大降低测量精度。因此柱面透镜是精密测量的关键。</w:t>
            </w:r>
          </w:p>
        </w:tc>
      </w:tr>
    </w:tbl>
    <w:p w14:paraId="7BBCA832" w14:textId="77777777" w:rsidR="0027262F" w:rsidRPr="00997FDB" w:rsidRDefault="0027262F" w:rsidP="00C10B31">
      <w:pPr>
        <w:spacing w:line="360" w:lineRule="auto"/>
        <w:rPr>
          <w:rFonts w:ascii="宋体" w:hAnsi="宋体" w:hint="eastAsia"/>
        </w:rPr>
      </w:pPr>
    </w:p>
    <w:p w14:paraId="04D70F15" w14:textId="4535F2DA" w:rsidR="0027262F" w:rsidRPr="00997FDB" w:rsidRDefault="00901CBE" w:rsidP="00C10B31">
      <w:pPr>
        <w:pStyle w:val="a7"/>
        <w:numPr>
          <w:ilvl w:val="3"/>
          <w:numId w:val="2"/>
        </w:numPr>
        <w:spacing w:line="360" w:lineRule="auto"/>
        <w:ind w:left="851" w:firstLineChars="0"/>
        <w:rPr>
          <w:rFonts w:ascii="宋体" w:hAnsi="宋体" w:hint="eastAsia"/>
        </w:rPr>
      </w:pPr>
      <w:r w:rsidRPr="0027262F">
        <w:rPr>
          <w:rFonts w:ascii="宋体" w:hAnsi="宋体" w:hint="eastAsia"/>
        </w:rPr>
        <w:t>用巴比</w:t>
      </w:r>
      <w:proofErr w:type="gramStart"/>
      <w:r w:rsidRPr="0027262F">
        <w:rPr>
          <w:rFonts w:ascii="宋体" w:hAnsi="宋体" w:hint="eastAsia"/>
        </w:rPr>
        <w:t>涅</w:t>
      </w:r>
      <w:proofErr w:type="gramEnd"/>
      <w:r w:rsidRPr="0027262F">
        <w:rPr>
          <w:rFonts w:ascii="宋体" w:hAnsi="宋体" w:hint="eastAsia"/>
        </w:rPr>
        <w:t>原理解释实验观察</w:t>
      </w:r>
      <w:r w:rsidRPr="0027262F">
        <w:rPr>
          <w:rFonts w:ascii="宋体" w:hAnsi="宋体"/>
        </w:rPr>
        <w:t>到的</w:t>
      </w:r>
      <w:r w:rsidRPr="0027262F">
        <w:rPr>
          <w:rFonts w:ascii="宋体" w:hAnsi="宋体" w:hint="eastAsia"/>
        </w:rPr>
        <w:t>细丝</w:t>
      </w:r>
      <w:r w:rsidRPr="0027262F">
        <w:rPr>
          <w:rFonts w:ascii="宋体" w:hAnsi="宋体"/>
        </w:rPr>
        <w:t>衍射图案</w:t>
      </w:r>
      <w:r w:rsidRPr="0027262F">
        <w:rPr>
          <w:rFonts w:ascii="宋体" w:hAnsi="宋体" w:hint="eastAsia"/>
        </w:rPr>
        <w:t>与理论</w:t>
      </w:r>
      <w:r w:rsidRPr="0027262F">
        <w:rPr>
          <w:rFonts w:ascii="宋体" w:hAnsi="宋体"/>
        </w:rPr>
        <w:t>计算单缝衍射图案的关系。</w:t>
      </w:r>
    </w:p>
    <w:tbl>
      <w:tblPr>
        <w:tblStyle w:val="ab"/>
        <w:tblW w:w="0" w:type="auto"/>
        <w:tblLook w:val="04A0" w:firstRow="1" w:lastRow="0" w:firstColumn="1" w:lastColumn="0" w:noHBand="0" w:noVBand="1"/>
      </w:tblPr>
      <w:tblGrid>
        <w:gridCol w:w="9060"/>
      </w:tblGrid>
      <w:tr w:rsidR="00997FDB" w14:paraId="49B57148" w14:textId="77777777" w:rsidTr="008E4BE1">
        <w:tc>
          <w:tcPr>
            <w:tcW w:w="9060" w:type="dxa"/>
            <w:tcBorders>
              <w:top w:val="nil"/>
              <w:left w:val="nil"/>
              <w:bottom w:val="nil"/>
              <w:right w:val="nil"/>
            </w:tcBorders>
            <w:shd w:val="clear" w:color="auto" w:fill="E7E6E6" w:themeFill="background2"/>
          </w:tcPr>
          <w:p w14:paraId="750130AE" w14:textId="6C1FD0C3" w:rsidR="00997FDB" w:rsidRDefault="00E712D6" w:rsidP="00C10B31">
            <w:pPr>
              <w:snapToGrid w:val="0"/>
              <w:spacing w:line="360" w:lineRule="auto"/>
              <w:rPr>
                <w:rFonts w:ascii="宋体" w:hAnsi="宋体" w:cs="宋体" w:hint="eastAsia"/>
                <w:b/>
                <w:color w:val="000000"/>
                <w:sz w:val="24"/>
                <w:szCs w:val="22"/>
                <w:lang w:bidi="ar"/>
              </w:rPr>
            </w:pPr>
            <w:r>
              <w:rPr>
                <w:rFonts w:hint="eastAsia"/>
              </w:rPr>
              <w:t>答：</w:t>
            </w:r>
            <w:r>
              <w:t>巴比</w:t>
            </w:r>
            <w:proofErr w:type="gramStart"/>
            <w:r>
              <w:t>涅</w:t>
            </w:r>
            <w:proofErr w:type="gramEnd"/>
            <w:r>
              <w:t>原理指出互补屏的</w:t>
            </w:r>
            <w:proofErr w:type="gramStart"/>
            <w:r>
              <w:t>衍射场</w:t>
            </w:r>
            <w:proofErr w:type="gramEnd"/>
            <w:r>
              <w:t>复振幅之和等于自由波场。细丝和宽度相等的</w:t>
            </w:r>
            <w:proofErr w:type="gramStart"/>
            <w:r>
              <w:t>单缝是互补</w:t>
            </w:r>
            <w:proofErr w:type="gramEnd"/>
            <w:r>
              <w:t>屏，设细丝</w:t>
            </w:r>
            <w:proofErr w:type="gramStart"/>
            <w:r>
              <w:t>衍射场</w:t>
            </w:r>
            <w:proofErr w:type="gramEnd"/>
            <w:r>
              <w:t>为</w:t>
            </w:r>
            <w:r w:rsidR="00A92C1C" w:rsidRPr="00A92C1C">
              <w:rPr>
                <w:position w:val="-14"/>
              </w:rPr>
              <w:object w:dxaOrig="540" w:dyaOrig="380" w14:anchorId="2D891C35">
                <v:shape id="_x0000_i1040" type="#_x0000_t75" style="width:27pt;height:19pt" o:ole="">
                  <v:imagedata r:id="rId31" o:title=""/>
                </v:shape>
                <o:OLEObject Type="Embed" ProgID="Equation.DSMT4" ShapeID="_x0000_i1040" DrawAspect="Content" ObjectID="_1822912459" r:id="rId32"/>
              </w:object>
            </w:r>
            <w:r>
              <w:t>、单缝衍射场为</w:t>
            </w:r>
            <w:r w:rsidR="00A92C1C" w:rsidRPr="00A92C1C">
              <w:rPr>
                <w:position w:val="-14"/>
              </w:rPr>
              <w:object w:dxaOrig="520" w:dyaOrig="380" w14:anchorId="31E9EC98">
                <v:shape id="_x0000_i1043" type="#_x0000_t75" style="width:26pt;height:19pt" o:ole="">
                  <v:imagedata r:id="rId33" o:title=""/>
                </v:shape>
                <o:OLEObject Type="Embed" ProgID="Equation.DSMT4" ShapeID="_x0000_i1043" DrawAspect="Content" ObjectID="_1822912460" r:id="rId34"/>
              </w:object>
            </w:r>
            <w:r>
              <w:t>、</w:t>
            </w:r>
            <w:proofErr w:type="gramStart"/>
            <w:r>
              <w:t>自由波场为</w:t>
            </w:r>
            <w:proofErr w:type="gramEnd"/>
            <w:r w:rsidR="00A92C1C" w:rsidRPr="00A92C1C">
              <w:rPr>
                <w:position w:val="-14"/>
              </w:rPr>
              <w:object w:dxaOrig="520" w:dyaOrig="380" w14:anchorId="1BFF1112">
                <v:shape id="_x0000_i1046" type="#_x0000_t75" style="width:26pt;height:19pt" o:ole="">
                  <v:imagedata r:id="rId35" o:title=""/>
                </v:shape>
                <o:OLEObject Type="Embed" ProgID="Equation.DSMT4" ShapeID="_x0000_i1046" DrawAspect="Content" ObjectID="_1822912461" r:id="rId36"/>
              </w:object>
            </w:r>
            <w:r>
              <w:t>，则</w:t>
            </w:r>
            <w:r w:rsidR="00A92C1C" w:rsidRPr="00A92C1C">
              <w:rPr>
                <w:position w:val="-14"/>
              </w:rPr>
              <w:object w:dxaOrig="1939" w:dyaOrig="380" w14:anchorId="6CF3D8F9">
                <v:shape id="_x0000_i1049" type="#_x0000_t75" style="width:97pt;height:19pt" o:ole="">
                  <v:imagedata r:id="rId37" o:title=""/>
                </v:shape>
                <o:OLEObject Type="Embed" ProgID="Equation.DSMT4" ShapeID="_x0000_i1049" DrawAspect="Content" ObjectID="_1822912462" r:id="rId38"/>
              </w:object>
            </w:r>
            <w:r>
              <w:t>。在焦平面上，除焦点外其他位置</w:t>
            </w:r>
            <w:proofErr w:type="gramStart"/>
            <w:r>
              <w:t>自由波场为</w:t>
            </w:r>
            <w:proofErr w:type="gramEnd"/>
            <w:r>
              <w:t>零，因此</w:t>
            </w:r>
            <w:r w:rsidR="00A92C1C" w:rsidRPr="008E4BE1">
              <w:rPr>
                <w:position w:val="-14"/>
              </w:rPr>
              <w:object w:dxaOrig="1400" w:dyaOrig="380" w14:anchorId="231BE29B">
                <v:shape id="_x0000_i1053" type="#_x0000_t75" style="width:70pt;height:19pt" o:ole="">
                  <v:imagedata r:id="rId39" o:title=""/>
                </v:shape>
                <o:OLEObject Type="Embed" ProgID="Equation.DSMT4" ShapeID="_x0000_i1053" DrawAspect="Content" ObjectID="_1822912463" r:id="rId40"/>
              </w:object>
            </w:r>
            <w:r>
              <w:t>，光强</w:t>
            </w:r>
            <w:r w:rsidR="00A92C1C" w:rsidRPr="00A92C1C">
              <w:rPr>
                <w:position w:val="-14"/>
              </w:rPr>
              <w:object w:dxaOrig="1120" w:dyaOrig="380" w14:anchorId="4AE57FB7">
                <v:shape id="_x0000_i1056" type="#_x0000_t75" style="width:56pt;height:19pt" o:ole="">
                  <v:imagedata r:id="rId41" o:title=""/>
                </v:shape>
                <o:OLEObject Type="Embed" ProgID="Equation.DSMT4" ShapeID="_x0000_i1056" DrawAspect="Content" ObjectID="_1822912464" r:id="rId42"/>
              </w:object>
            </w:r>
            <w:r>
              <w:t>。这说明细丝与单缝的衍射图案完全相同，实验正是利用这一原理，通过测量细丝衍射计算其直径。</w:t>
            </w:r>
          </w:p>
        </w:tc>
      </w:tr>
    </w:tbl>
    <w:p w14:paraId="42885FFC" w14:textId="77777777" w:rsidR="0027262F" w:rsidRPr="00997FDB" w:rsidRDefault="0027262F" w:rsidP="00C10B31">
      <w:pPr>
        <w:spacing w:line="360" w:lineRule="auto"/>
        <w:rPr>
          <w:rFonts w:ascii="宋体" w:hAnsi="宋体" w:hint="eastAsia"/>
        </w:rPr>
      </w:pPr>
    </w:p>
    <w:p w14:paraId="79C98136" w14:textId="77777777" w:rsidR="00901CBE" w:rsidRPr="0027262F" w:rsidRDefault="00901CBE" w:rsidP="00C10B31">
      <w:pPr>
        <w:pStyle w:val="a7"/>
        <w:numPr>
          <w:ilvl w:val="3"/>
          <w:numId w:val="2"/>
        </w:numPr>
        <w:spacing w:line="360" w:lineRule="auto"/>
        <w:ind w:left="851" w:firstLineChars="0"/>
        <w:rPr>
          <w:rFonts w:ascii="宋体" w:hAnsi="宋体"/>
        </w:rPr>
      </w:pPr>
      <w:r w:rsidRPr="0027262F">
        <w:rPr>
          <w:rFonts w:ascii="宋体" w:hAnsi="宋体" w:hint="eastAsia"/>
        </w:rPr>
        <w:t>测量</w:t>
      </w:r>
      <w:r w:rsidRPr="0027262F">
        <w:rPr>
          <w:rFonts w:ascii="宋体" w:hAnsi="宋体"/>
        </w:rPr>
        <w:t>的误差</w:t>
      </w:r>
      <w:r w:rsidRPr="0027262F">
        <w:rPr>
          <w:rFonts w:ascii="宋体" w:hAnsi="宋体" w:hint="eastAsia"/>
        </w:rPr>
        <w:t>主要</w:t>
      </w:r>
      <w:r w:rsidRPr="0027262F">
        <w:rPr>
          <w:rFonts w:ascii="宋体" w:hAnsi="宋体"/>
        </w:rPr>
        <w:t>来源于哪里？</w:t>
      </w:r>
      <w:r w:rsidRPr="0027262F">
        <w:rPr>
          <w:rFonts w:ascii="宋体" w:hAnsi="宋体" w:hint="eastAsia"/>
        </w:rPr>
        <w:t>可以</w:t>
      </w:r>
      <w:r w:rsidRPr="0027262F">
        <w:rPr>
          <w:rFonts w:ascii="宋体" w:hAnsi="宋体"/>
        </w:rPr>
        <w:t>采取什么措施</w:t>
      </w:r>
      <w:r w:rsidRPr="0027262F">
        <w:rPr>
          <w:rFonts w:ascii="宋体" w:hAnsi="宋体" w:hint="eastAsia"/>
        </w:rPr>
        <w:t>以</w:t>
      </w:r>
      <w:r w:rsidRPr="0027262F">
        <w:rPr>
          <w:rFonts w:ascii="宋体" w:hAnsi="宋体"/>
        </w:rPr>
        <w:t>提高测量的精度？</w:t>
      </w:r>
    </w:p>
    <w:tbl>
      <w:tblPr>
        <w:tblStyle w:val="ab"/>
        <w:tblW w:w="0" w:type="auto"/>
        <w:tblLook w:val="04A0" w:firstRow="1" w:lastRow="0" w:firstColumn="1" w:lastColumn="0" w:noHBand="0" w:noVBand="1"/>
      </w:tblPr>
      <w:tblGrid>
        <w:gridCol w:w="9060"/>
      </w:tblGrid>
      <w:tr w:rsidR="00997FDB" w14:paraId="16E6C36F" w14:textId="77777777" w:rsidTr="008E4BE1">
        <w:tc>
          <w:tcPr>
            <w:tcW w:w="9060" w:type="dxa"/>
            <w:tcBorders>
              <w:top w:val="nil"/>
              <w:left w:val="nil"/>
              <w:bottom w:val="nil"/>
              <w:right w:val="nil"/>
            </w:tcBorders>
            <w:shd w:val="clear" w:color="auto" w:fill="E7E6E6" w:themeFill="background2"/>
          </w:tcPr>
          <w:p w14:paraId="50C7AA8D" w14:textId="0AD696CC" w:rsidR="00997FDB" w:rsidRDefault="00A92C1C" w:rsidP="00C10B31">
            <w:pPr>
              <w:snapToGrid w:val="0"/>
              <w:spacing w:line="360" w:lineRule="auto"/>
              <w:rPr>
                <w:rFonts w:ascii="宋体" w:hAnsi="宋体" w:cs="宋体" w:hint="eastAsia"/>
                <w:b/>
                <w:color w:val="000000"/>
                <w:sz w:val="24"/>
                <w:szCs w:val="22"/>
                <w:lang w:bidi="ar"/>
              </w:rPr>
            </w:pPr>
            <w:r>
              <w:rPr>
                <w:rFonts w:hint="eastAsia"/>
              </w:rPr>
              <w:t>答：</w:t>
            </w:r>
            <w:r>
              <w:t>主要误差来源包括：暗</w:t>
            </w:r>
            <w:proofErr w:type="gramStart"/>
            <w:r>
              <w:t>纹位置</w:t>
            </w:r>
            <w:proofErr w:type="gramEnd"/>
            <w:r>
              <w:t>读取的人为误差、</w:t>
            </w:r>
            <w:r>
              <w:t>CCD</w:t>
            </w:r>
            <w:r>
              <w:t>像素分辨率限制、透镜焦距的不确定度、细丝不均匀性、光路准直性偏差等。提高精度的措施有：使用更高分辨率的</w:t>
            </w:r>
            <w:r>
              <w:t>CCD</w:t>
            </w:r>
            <w:r>
              <w:t>或图像处理算法精确定位暗纹；准确标定透镜焦距；选择直径均匀的细丝并测量多个位置取平均；严格调节光路</w:t>
            </w:r>
            <w:r>
              <w:lastRenderedPageBreak/>
              <w:t>保证准直；测量更高阶暗</w:t>
            </w:r>
            <w:proofErr w:type="gramStart"/>
            <w:r>
              <w:t>纹位置</w:t>
            </w:r>
            <w:proofErr w:type="gramEnd"/>
            <w:r>
              <w:t>并进行最小二乘拟合；控制环境温度减少热漂移影响。</w:t>
            </w:r>
          </w:p>
        </w:tc>
      </w:tr>
    </w:tbl>
    <w:p w14:paraId="6CC2E358" w14:textId="77777777" w:rsidR="00901CBE" w:rsidRDefault="00901CBE" w:rsidP="00C10B31">
      <w:pPr>
        <w:snapToGrid w:val="0"/>
        <w:spacing w:line="360" w:lineRule="auto"/>
        <w:rPr>
          <w:rFonts w:ascii="宋体" w:eastAsia="宋体" w:hAnsi="宋体" w:cs="宋体"/>
          <w:color w:val="000000"/>
          <w:szCs w:val="21"/>
        </w:rPr>
      </w:pPr>
    </w:p>
    <w:p w14:paraId="79EBBA34" w14:textId="1B5025B2" w:rsidR="00DF2E4E" w:rsidRPr="00901CBE" w:rsidRDefault="00DF2E4E" w:rsidP="00C10B31">
      <w:pPr>
        <w:snapToGrid w:val="0"/>
        <w:spacing w:line="360" w:lineRule="auto"/>
        <w:rPr>
          <w:rFonts w:ascii="宋体" w:eastAsia="宋体" w:hAnsi="宋体" w:cs="宋体"/>
          <w:b/>
          <w:color w:val="000000"/>
          <w:sz w:val="24"/>
          <w:szCs w:val="22"/>
          <w:lang w:bidi="ar"/>
        </w:rPr>
      </w:pPr>
      <w:r>
        <w:rPr>
          <w:rFonts w:ascii="宋体" w:eastAsia="宋体" w:hAnsi="宋体" w:cs="宋体"/>
          <w:color w:val="000000"/>
          <w:szCs w:val="21"/>
        </w:rPr>
        <w:br w:type="page"/>
      </w:r>
    </w:p>
    <w:p w14:paraId="42CC84C8" w14:textId="36EA8EBE" w:rsidR="00A02347" w:rsidRPr="00065AC2" w:rsidRDefault="00D57EC1" w:rsidP="00C10B31">
      <w:pPr>
        <w:pStyle w:val="1"/>
        <w:spacing w:line="360" w:lineRule="auto"/>
        <w:rPr>
          <w:rFonts w:ascii="黑体" w:eastAsia="黑体" w:hAnsi="黑体"/>
          <w:b w:val="0"/>
          <w:bCs/>
          <w:color w:val="000000"/>
          <w:kern w:val="2"/>
          <w:sz w:val="36"/>
          <w:szCs w:val="36"/>
          <w:lang w:bidi="ar"/>
        </w:rPr>
      </w:pPr>
      <w:r w:rsidRPr="005077FD">
        <w:rPr>
          <w:rFonts w:ascii="黑体" w:eastAsia="黑体" w:hAnsi="黑体" w:hint="eastAsia"/>
          <w:b w:val="0"/>
          <w:bCs/>
          <w:color w:val="000000"/>
          <w:kern w:val="2"/>
          <w:sz w:val="36"/>
          <w:szCs w:val="36"/>
          <w:lang w:bidi="ar"/>
        </w:rPr>
        <w:lastRenderedPageBreak/>
        <w:t>实验</w:t>
      </w:r>
      <w:r w:rsidRPr="005077FD">
        <w:rPr>
          <w:rFonts w:ascii="黑体" w:eastAsia="黑体" w:hAnsi="黑体"/>
          <w:b w:val="0"/>
          <w:bCs/>
          <w:color w:val="000000"/>
          <w:kern w:val="2"/>
          <w:sz w:val="36"/>
          <w:szCs w:val="36"/>
          <w:lang w:bidi="ar"/>
        </w:rPr>
        <w:t>4</w:t>
      </w:r>
      <w:r w:rsidR="00EC6351" w:rsidRPr="00EC6351">
        <w:rPr>
          <w:rFonts w:ascii="黑体" w:eastAsia="黑体" w:hAnsi="黑体" w:hint="eastAsia"/>
          <w:b w:val="0"/>
          <w:bCs/>
          <w:color w:val="000000"/>
          <w:kern w:val="2"/>
          <w:sz w:val="36"/>
          <w:szCs w:val="36"/>
          <w:lang w:bidi="ar"/>
        </w:rPr>
        <w:t>单缝、双缝、多缝衍射实验</w:t>
      </w:r>
    </w:p>
    <w:p w14:paraId="32A0D6C9" w14:textId="42919731" w:rsidR="004935DB" w:rsidRPr="004935DB" w:rsidRDefault="004935DB" w:rsidP="00C10B31">
      <w:pPr>
        <w:pStyle w:val="a7"/>
        <w:numPr>
          <w:ilvl w:val="0"/>
          <w:numId w:val="3"/>
        </w:numPr>
        <w:snapToGrid w:val="0"/>
        <w:spacing w:line="360" w:lineRule="auto"/>
        <w:ind w:firstLineChars="0"/>
        <w:rPr>
          <w:rFonts w:ascii="宋体" w:eastAsia="宋体" w:hAnsi="宋体" w:cs="宋体"/>
          <w:b/>
          <w:color w:val="000000"/>
          <w:sz w:val="24"/>
          <w:szCs w:val="22"/>
          <w:lang w:bidi="ar"/>
        </w:rPr>
      </w:pPr>
      <w:r w:rsidRPr="004935DB">
        <w:rPr>
          <w:rFonts w:ascii="宋体" w:eastAsia="宋体" w:hAnsi="宋体" w:cs="宋体" w:hint="eastAsia"/>
          <w:b/>
          <w:color w:val="000000"/>
          <w:sz w:val="24"/>
          <w:szCs w:val="22"/>
          <w:lang w:bidi="ar"/>
        </w:rPr>
        <w:t>实验</w:t>
      </w:r>
      <w:r>
        <w:rPr>
          <w:rFonts w:ascii="宋体" w:eastAsia="宋体" w:hAnsi="宋体" w:cs="宋体" w:hint="eastAsia"/>
          <w:b/>
          <w:color w:val="000000"/>
          <w:sz w:val="24"/>
          <w:szCs w:val="22"/>
          <w:lang w:bidi="ar"/>
        </w:rPr>
        <w:t>预习</w:t>
      </w:r>
    </w:p>
    <w:p w14:paraId="42CBCA32" w14:textId="08C5FBE4" w:rsidR="004935DB" w:rsidRPr="00E16E7B" w:rsidRDefault="004935DB" w:rsidP="00C10B31">
      <w:pPr>
        <w:pStyle w:val="a7"/>
        <w:widowControl/>
        <w:numPr>
          <w:ilvl w:val="0"/>
          <w:numId w:val="14"/>
        </w:numPr>
        <w:spacing w:line="360" w:lineRule="auto"/>
        <w:ind w:firstLineChars="0"/>
        <w:contextualSpacing/>
        <w:jc w:val="left"/>
        <w:rPr>
          <w:rFonts w:ascii="宋体" w:eastAsia="宋体" w:hAnsi="宋体"/>
        </w:rPr>
      </w:pPr>
      <w:r w:rsidRPr="00E16E7B">
        <w:rPr>
          <w:rFonts w:ascii="宋体" w:eastAsia="宋体" w:hAnsi="宋体" w:hint="eastAsia"/>
        </w:rPr>
        <w:t>简述多缝衍射与</w:t>
      </w:r>
      <w:r w:rsidRPr="00E16E7B">
        <w:rPr>
          <w:rFonts w:ascii="宋体" w:eastAsia="宋体" w:hAnsi="宋体"/>
        </w:rPr>
        <w:t>多光束干涉</w:t>
      </w:r>
      <w:r w:rsidRPr="00E16E7B">
        <w:rPr>
          <w:rFonts w:ascii="宋体" w:eastAsia="宋体" w:hAnsi="宋体" w:hint="eastAsia"/>
        </w:rPr>
        <w:t>的</w:t>
      </w:r>
      <w:r w:rsidRPr="00E16E7B">
        <w:rPr>
          <w:rFonts w:ascii="宋体" w:eastAsia="宋体" w:hAnsi="宋体"/>
        </w:rPr>
        <w:t>原理</w:t>
      </w:r>
      <w:r w:rsidRPr="00E16E7B">
        <w:rPr>
          <w:rFonts w:ascii="宋体" w:eastAsia="宋体" w:hAnsi="宋体" w:hint="eastAsia"/>
        </w:rPr>
        <w:t>；</w:t>
      </w:r>
    </w:p>
    <w:tbl>
      <w:tblPr>
        <w:tblStyle w:val="ab"/>
        <w:tblW w:w="0" w:type="auto"/>
        <w:tblLook w:val="04A0" w:firstRow="1" w:lastRow="0" w:firstColumn="1" w:lastColumn="0" w:noHBand="0" w:noVBand="1"/>
      </w:tblPr>
      <w:tblGrid>
        <w:gridCol w:w="9060"/>
      </w:tblGrid>
      <w:tr w:rsidR="00997FDB" w14:paraId="26E4F725" w14:textId="77777777" w:rsidTr="008E4BE1">
        <w:tc>
          <w:tcPr>
            <w:tcW w:w="9060" w:type="dxa"/>
            <w:tcBorders>
              <w:top w:val="nil"/>
              <w:left w:val="nil"/>
              <w:bottom w:val="nil"/>
              <w:right w:val="nil"/>
            </w:tcBorders>
            <w:shd w:val="clear" w:color="auto" w:fill="E7E6E6" w:themeFill="background2"/>
          </w:tcPr>
          <w:p w14:paraId="2DE4357E" w14:textId="14B44BA3" w:rsidR="00997FDB" w:rsidRDefault="00A92C1C" w:rsidP="00C10B31">
            <w:pPr>
              <w:snapToGrid w:val="0"/>
              <w:spacing w:line="360" w:lineRule="auto"/>
              <w:rPr>
                <w:rFonts w:ascii="宋体" w:hAnsi="宋体" w:cs="宋体" w:hint="eastAsia"/>
                <w:b/>
                <w:color w:val="000000"/>
                <w:sz w:val="24"/>
                <w:szCs w:val="22"/>
                <w:lang w:bidi="ar"/>
              </w:rPr>
            </w:pPr>
            <w:r>
              <w:rPr>
                <w:rFonts w:hint="eastAsia"/>
              </w:rPr>
              <w:t>答：</w:t>
            </w:r>
            <w:r>
              <w:t>多缝衍射是单缝衍射与多光束干涉的综合结果。</w:t>
            </w:r>
            <w:r>
              <w:t>N</w:t>
            </w:r>
            <w:proofErr w:type="gramStart"/>
            <w:r>
              <w:t>个缝宽</w:t>
            </w:r>
            <w:proofErr w:type="gramEnd"/>
            <w:r>
              <w:t>为</w:t>
            </w:r>
            <w:r>
              <w:t>a</w:t>
            </w:r>
            <w:r>
              <w:t>、缝间距为</w:t>
            </w:r>
            <w:r>
              <w:t>d</w:t>
            </w:r>
            <w:r>
              <w:t>的多缝衍射光强分布为</w:t>
            </w:r>
            <w:r w:rsidR="00687630">
              <w:rPr>
                <w:rFonts w:hint="eastAsia"/>
              </w:rPr>
              <w:t>：</w:t>
            </w:r>
            <w:r w:rsidR="00687630" w:rsidRPr="00687630">
              <w:rPr>
                <w:position w:val="-28"/>
              </w:rPr>
              <w:object w:dxaOrig="2380" w:dyaOrig="660" w14:anchorId="1C6BF6A7">
                <v:shape id="_x0000_i1061" type="#_x0000_t75" style="width:119pt;height:33pt" o:ole="">
                  <v:imagedata r:id="rId43" o:title=""/>
                </v:shape>
                <o:OLEObject Type="Embed" ProgID="Equation.DSMT4" ShapeID="_x0000_i1061" DrawAspect="Content" ObjectID="_1822912465" r:id="rId44"/>
              </w:object>
            </w:r>
            <w:r>
              <w:t>，其</w:t>
            </w:r>
            <w:r w:rsidR="00687630">
              <w:rPr>
                <w:rFonts w:hint="eastAsia"/>
              </w:rPr>
              <w:t>中</w:t>
            </w:r>
            <w:r w:rsidR="00687630" w:rsidRPr="00687630">
              <w:rPr>
                <w:position w:val="-24"/>
              </w:rPr>
              <w:object w:dxaOrig="2740" w:dyaOrig="620" w14:anchorId="1BE825E8">
                <v:shape id="_x0000_i1064" type="#_x0000_t75" style="width:137pt;height:31pt" o:ole="">
                  <v:imagedata r:id="rId45" o:title=""/>
                </v:shape>
                <o:OLEObject Type="Embed" ProgID="Equation.DSMT4" ShapeID="_x0000_i1064" DrawAspect="Content" ObjectID="_1822912466" r:id="rId46"/>
              </w:object>
            </w:r>
            <w:r>
              <w:t>。前一项是单缝衍射因子，决定光强包络线；后一项是</w:t>
            </w:r>
            <w:r>
              <w:t>N</w:t>
            </w:r>
            <w:r>
              <w:t>光束干涉因子，决定主极大和次极大的精细结构。主极大位置满足</w:t>
            </w:r>
            <w:r>
              <w:t>dsinθ=mλ</w:t>
            </w:r>
            <w:r>
              <w:t>，相邻主极大间有</w:t>
            </w:r>
            <w:r>
              <w:t>N-1</w:t>
            </w:r>
            <w:r>
              <w:t>个次极大和</w:t>
            </w:r>
            <w:r>
              <w:t>N-2</w:t>
            </w:r>
            <w:r>
              <w:t>个暗纹。随</w:t>
            </w:r>
            <w:r>
              <w:t>N</w:t>
            </w:r>
            <w:r>
              <w:t>增加，主极大变尖锐，次极大增多但强度减弱。</w:t>
            </w:r>
          </w:p>
        </w:tc>
      </w:tr>
    </w:tbl>
    <w:p w14:paraId="6FE0773A" w14:textId="77777777" w:rsidR="00E16E7B" w:rsidRPr="00370BA5" w:rsidRDefault="00E16E7B" w:rsidP="00C10B31">
      <w:pPr>
        <w:widowControl/>
        <w:spacing w:line="360" w:lineRule="auto"/>
        <w:contextualSpacing/>
        <w:jc w:val="left"/>
        <w:rPr>
          <w:rFonts w:ascii="宋体" w:eastAsia="宋体" w:hAnsi="宋体"/>
        </w:rPr>
      </w:pPr>
    </w:p>
    <w:p w14:paraId="1F18B4AF" w14:textId="6551B02D" w:rsidR="004935DB" w:rsidRPr="004935DB" w:rsidRDefault="004935DB" w:rsidP="00C10B31">
      <w:pPr>
        <w:widowControl/>
        <w:spacing w:line="360" w:lineRule="auto"/>
        <w:contextualSpacing/>
        <w:jc w:val="left"/>
        <w:rPr>
          <w:rFonts w:ascii="宋体" w:eastAsia="宋体" w:hAnsi="宋体"/>
        </w:rPr>
      </w:pPr>
      <w:r w:rsidRPr="004935DB">
        <w:rPr>
          <w:rFonts w:ascii="宋体" w:eastAsia="宋体" w:hAnsi="宋体" w:hint="eastAsia"/>
        </w:rPr>
        <w:t>2</w:t>
      </w:r>
      <w:r w:rsidRPr="004935DB">
        <w:rPr>
          <w:rFonts w:ascii="宋体" w:eastAsia="宋体" w:hAnsi="宋体"/>
        </w:rPr>
        <w:t>.</w:t>
      </w:r>
      <w:r w:rsidRPr="004935DB">
        <w:rPr>
          <w:rFonts w:ascii="宋体" w:eastAsia="宋体" w:hAnsi="宋体" w:hint="eastAsia"/>
        </w:rPr>
        <w:t>解释</w:t>
      </w:r>
      <w:r w:rsidRPr="004935DB">
        <w:rPr>
          <w:rFonts w:ascii="宋体" w:eastAsia="宋体" w:hAnsi="宋体"/>
        </w:rPr>
        <w:t>波长对衍射</w:t>
      </w:r>
      <w:r w:rsidRPr="004935DB">
        <w:rPr>
          <w:rFonts w:ascii="宋体" w:eastAsia="宋体" w:hAnsi="宋体" w:hint="eastAsia"/>
        </w:rPr>
        <w:t>现象</w:t>
      </w:r>
      <w:r w:rsidRPr="004935DB">
        <w:rPr>
          <w:rFonts w:ascii="宋体" w:eastAsia="宋体" w:hAnsi="宋体"/>
        </w:rPr>
        <w:t>的影响</w:t>
      </w:r>
      <w:r w:rsidRPr="004935DB">
        <w:rPr>
          <w:rFonts w:ascii="宋体" w:eastAsia="宋体" w:hAnsi="宋体" w:hint="eastAsia"/>
        </w:rPr>
        <w:t>。</w:t>
      </w:r>
    </w:p>
    <w:tbl>
      <w:tblPr>
        <w:tblStyle w:val="ab"/>
        <w:tblW w:w="0" w:type="auto"/>
        <w:tblLook w:val="04A0" w:firstRow="1" w:lastRow="0" w:firstColumn="1" w:lastColumn="0" w:noHBand="0" w:noVBand="1"/>
      </w:tblPr>
      <w:tblGrid>
        <w:gridCol w:w="9060"/>
      </w:tblGrid>
      <w:tr w:rsidR="00997FDB" w14:paraId="062D9B21" w14:textId="77777777" w:rsidTr="008E4BE1">
        <w:tc>
          <w:tcPr>
            <w:tcW w:w="9060" w:type="dxa"/>
            <w:tcBorders>
              <w:top w:val="nil"/>
              <w:left w:val="nil"/>
              <w:bottom w:val="nil"/>
              <w:right w:val="nil"/>
            </w:tcBorders>
            <w:shd w:val="clear" w:color="auto" w:fill="E7E6E6" w:themeFill="background2"/>
          </w:tcPr>
          <w:p w14:paraId="38EA0E26" w14:textId="46156D18" w:rsidR="00997FDB" w:rsidRDefault="00687630" w:rsidP="00C10B31">
            <w:pPr>
              <w:snapToGrid w:val="0"/>
              <w:spacing w:line="360" w:lineRule="auto"/>
              <w:rPr>
                <w:rFonts w:ascii="宋体" w:hAnsi="宋体" w:cs="宋体" w:hint="eastAsia"/>
                <w:b/>
                <w:color w:val="000000"/>
                <w:sz w:val="24"/>
                <w:szCs w:val="22"/>
                <w:lang w:bidi="ar"/>
              </w:rPr>
            </w:pPr>
            <w:r>
              <w:rPr>
                <w:rFonts w:hint="eastAsia"/>
              </w:rPr>
              <w:t>答：</w:t>
            </w:r>
            <w:r>
              <w:t>波长与衍射角成正比，根据</w:t>
            </w:r>
            <w:r>
              <w:t>dsinθ=mλ</w:t>
            </w:r>
            <w:r>
              <w:t>，波长越长衍射角越大，衍射图案越宽。对于单缝，中央亮纹角宽度</w:t>
            </w:r>
            <w:r>
              <w:t>Δθ=2λ/a</w:t>
            </w:r>
            <w:r>
              <w:t>，波长越长亮纹越宽。对于多缝，相邻主极大角间距</w:t>
            </w:r>
            <w:r>
              <w:t>Δθ=λ/d</w:t>
            </w:r>
            <w:r>
              <w:t>，波长越长条纹间距越大。因此红光比蓝光衍射更明显，这也是为什么实验使用红光更容易观察衍射现象。</w:t>
            </w:r>
          </w:p>
        </w:tc>
      </w:tr>
    </w:tbl>
    <w:p w14:paraId="372C0E82" w14:textId="77777777" w:rsidR="00F052E3" w:rsidRDefault="00F052E3" w:rsidP="00C10B31">
      <w:pPr>
        <w:snapToGrid w:val="0"/>
        <w:spacing w:line="360" w:lineRule="auto"/>
        <w:rPr>
          <w:rFonts w:ascii="宋体" w:eastAsia="宋体" w:hAnsi="宋体" w:cs="宋体"/>
          <w:b/>
          <w:color w:val="000000"/>
          <w:sz w:val="24"/>
          <w:szCs w:val="22"/>
          <w:lang w:bidi="ar"/>
        </w:rPr>
      </w:pPr>
    </w:p>
    <w:p w14:paraId="0787C96F" w14:textId="77777777" w:rsidR="00E16E7B" w:rsidRPr="00370BA5" w:rsidRDefault="00E16E7B" w:rsidP="00C10B31">
      <w:pPr>
        <w:snapToGrid w:val="0"/>
        <w:spacing w:line="360" w:lineRule="auto"/>
        <w:rPr>
          <w:rFonts w:ascii="宋体" w:eastAsia="宋体" w:hAnsi="宋体" w:cs="宋体"/>
          <w:b/>
          <w:color w:val="000000"/>
          <w:sz w:val="24"/>
          <w:szCs w:val="22"/>
          <w:lang w:bidi="ar"/>
        </w:rPr>
      </w:pPr>
    </w:p>
    <w:p w14:paraId="23808810" w14:textId="2A3772F4" w:rsidR="004A0F88" w:rsidRDefault="00D57EC1" w:rsidP="00C10B31">
      <w:pPr>
        <w:pStyle w:val="a7"/>
        <w:numPr>
          <w:ilvl w:val="0"/>
          <w:numId w:val="3"/>
        </w:numPr>
        <w:snapToGrid w:val="0"/>
        <w:spacing w:line="360" w:lineRule="auto"/>
        <w:ind w:firstLineChars="0"/>
        <w:rPr>
          <w:rFonts w:ascii="宋体" w:eastAsia="宋体" w:hAnsi="宋体" w:cs="宋体"/>
          <w:b/>
          <w:color w:val="000000"/>
          <w:sz w:val="24"/>
          <w:szCs w:val="22"/>
          <w:lang w:bidi="ar"/>
        </w:rPr>
      </w:pPr>
      <w:r w:rsidRPr="00D57EC1">
        <w:rPr>
          <w:rFonts w:ascii="宋体" w:eastAsia="宋体" w:hAnsi="宋体" w:cs="宋体" w:hint="eastAsia"/>
          <w:b/>
          <w:color w:val="000000"/>
          <w:sz w:val="24"/>
          <w:szCs w:val="22"/>
          <w:lang w:bidi="ar"/>
        </w:rPr>
        <w:t>实验</w:t>
      </w:r>
      <w:r w:rsidR="008A58FE">
        <w:rPr>
          <w:rFonts w:ascii="宋体" w:eastAsia="宋体" w:hAnsi="宋体" w:cs="宋体" w:hint="eastAsia"/>
          <w:b/>
          <w:color w:val="000000"/>
          <w:sz w:val="24"/>
          <w:szCs w:val="22"/>
          <w:lang w:bidi="ar"/>
        </w:rPr>
        <w:t>操作</w:t>
      </w:r>
      <w:r w:rsidRPr="00D57EC1">
        <w:rPr>
          <w:rFonts w:ascii="宋体" w:eastAsia="宋体" w:hAnsi="宋体" w:cs="宋体" w:hint="eastAsia"/>
          <w:b/>
          <w:color w:val="000000"/>
          <w:sz w:val="24"/>
          <w:szCs w:val="22"/>
          <w:lang w:bidi="ar"/>
        </w:rPr>
        <w:t>记录</w:t>
      </w:r>
    </w:p>
    <w:p w14:paraId="15662F07" w14:textId="2191F9FC" w:rsidR="004935DB" w:rsidRDefault="008A58FE" w:rsidP="00C10B31">
      <w:pPr>
        <w:pStyle w:val="a7"/>
        <w:numPr>
          <w:ilvl w:val="0"/>
          <w:numId w:val="10"/>
        </w:numPr>
        <w:spacing w:line="360" w:lineRule="auto"/>
        <w:ind w:firstLineChars="0"/>
        <w:rPr>
          <w:rFonts w:ascii="宋体" w:hAnsi="宋体"/>
        </w:rPr>
      </w:pPr>
      <w:r w:rsidRPr="008A58FE">
        <w:rPr>
          <w:rFonts w:ascii="宋体" w:hAnsi="宋体" w:hint="eastAsia"/>
        </w:rPr>
        <w:t>拍照记录搭建的光路</w:t>
      </w:r>
    </w:p>
    <w:p w14:paraId="01CD1163" w14:textId="2368A035" w:rsidR="00E16E7B" w:rsidRPr="00687630" w:rsidRDefault="00687630" w:rsidP="00687630">
      <w:pPr>
        <w:spacing w:line="360" w:lineRule="auto"/>
        <w:rPr>
          <w:rFonts w:ascii="宋体" w:hAnsi="宋体" w:hint="eastAsia"/>
        </w:rPr>
      </w:pPr>
      <w:r w:rsidRPr="00687630">
        <w:rPr>
          <w:rFonts w:ascii="宋体" w:hAnsi="宋体"/>
          <w:noProof/>
        </w:rPr>
        <w:drawing>
          <wp:inline distT="0" distB="0" distL="0" distR="0" wp14:anchorId="68CA3DB3" wp14:editId="433B5030">
            <wp:extent cx="4766649" cy="357525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68597" cy="3576711"/>
                    </a:xfrm>
                    <a:prstGeom prst="rect">
                      <a:avLst/>
                    </a:prstGeom>
                    <a:noFill/>
                    <a:ln>
                      <a:noFill/>
                    </a:ln>
                  </pic:spPr>
                </pic:pic>
              </a:graphicData>
            </a:graphic>
          </wp:inline>
        </w:drawing>
      </w:r>
    </w:p>
    <w:p w14:paraId="0AE3E922" w14:textId="77777777" w:rsidR="00E16E7B" w:rsidRDefault="00E16E7B" w:rsidP="00C10B31">
      <w:pPr>
        <w:pStyle w:val="a7"/>
        <w:spacing w:line="360" w:lineRule="auto"/>
        <w:ind w:left="360" w:firstLineChars="0" w:firstLine="0"/>
        <w:rPr>
          <w:rFonts w:ascii="宋体" w:hAnsi="宋体"/>
        </w:rPr>
      </w:pPr>
    </w:p>
    <w:p w14:paraId="782FEB32" w14:textId="10959A89" w:rsidR="00EE34B5" w:rsidRDefault="00EE34B5" w:rsidP="00C10B31">
      <w:pPr>
        <w:pStyle w:val="a7"/>
        <w:numPr>
          <w:ilvl w:val="0"/>
          <w:numId w:val="10"/>
        </w:numPr>
        <w:spacing w:line="360" w:lineRule="auto"/>
        <w:ind w:firstLineChars="0"/>
        <w:rPr>
          <w:rFonts w:ascii="宋体" w:hAnsi="宋体"/>
        </w:rPr>
      </w:pPr>
      <w:r>
        <w:rPr>
          <w:rFonts w:ascii="宋体" w:hAnsi="宋体" w:hint="eastAsia"/>
        </w:rPr>
        <w:t>实验步骤</w:t>
      </w:r>
      <w:r w:rsidR="00514D9C">
        <w:rPr>
          <w:rFonts w:ascii="宋体" w:hAnsi="宋体"/>
        </w:rPr>
        <w:t>7</w:t>
      </w:r>
      <w:r>
        <w:rPr>
          <w:rFonts w:ascii="宋体" w:hAnsi="宋体" w:hint="eastAsia"/>
        </w:rPr>
        <w:t>：截</w:t>
      </w:r>
      <w:proofErr w:type="gramStart"/>
      <w:r>
        <w:rPr>
          <w:rFonts w:ascii="宋体" w:hAnsi="宋体" w:hint="eastAsia"/>
        </w:rPr>
        <w:t>图记录</w:t>
      </w:r>
      <w:proofErr w:type="gramEnd"/>
      <w:r>
        <w:rPr>
          <w:rFonts w:ascii="宋体" w:hAnsi="宋体" w:hint="eastAsia"/>
        </w:rPr>
        <w:t>“衍射实验图”</w:t>
      </w:r>
    </w:p>
    <w:p w14:paraId="2FFA6EDF" w14:textId="4462EC6D" w:rsidR="00EE34B5" w:rsidRDefault="00EE34B5" w:rsidP="00C10B31">
      <w:pPr>
        <w:pStyle w:val="a7"/>
        <w:spacing w:line="360" w:lineRule="auto"/>
        <w:ind w:left="360" w:firstLineChars="0" w:firstLine="0"/>
        <w:rPr>
          <w:rFonts w:ascii="宋体" w:hAnsi="宋体"/>
        </w:rPr>
      </w:pPr>
      <w:r>
        <w:rPr>
          <w:rFonts w:ascii="宋体" w:hAnsi="宋体" w:hint="eastAsia"/>
        </w:rPr>
        <w:t>实验步骤</w:t>
      </w:r>
      <w:r w:rsidR="00514D9C">
        <w:rPr>
          <w:rFonts w:ascii="宋体" w:hAnsi="宋体"/>
        </w:rPr>
        <w:t>8</w:t>
      </w:r>
      <w:r>
        <w:rPr>
          <w:rFonts w:ascii="宋体" w:hAnsi="宋体" w:hint="eastAsia"/>
        </w:rPr>
        <w:t>：截</w:t>
      </w:r>
      <w:proofErr w:type="gramStart"/>
      <w:r>
        <w:rPr>
          <w:rFonts w:ascii="宋体" w:hAnsi="宋体" w:hint="eastAsia"/>
        </w:rPr>
        <w:t>图记录</w:t>
      </w:r>
      <w:proofErr w:type="gramEnd"/>
      <w:r>
        <w:rPr>
          <w:rFonts w:ascii="宋体" w:hAnsi="宋体" w:hint="eastAsia"/>
        </w:rPr>
        <w:t>“衍射实验图”</w:t>
      </w:r>
    </w:p>
    <w:p w14:paraId="4BDE67FF" w14:textId="148A1B59" w:rsidR="00EE34B5" w:rsidRDefault="00EE34B5" w:rsidP="00C10B31">
      <w:pPr>
        <w:pStyle w:val="a7"/>
        <w:spacing w:line="360" w:lineRule="auto"/>
        <w:ind w:left="360" w:firstLineChars="0" w:firstLine="0"/>
        <w:rPr>
          <w:color w:val="FF0000"/>
        </w:rPr>
      </w:pPr>
      <w:r w:rsidRPr="00EE34B5">
        <w:rPr>
          <w:rFonts w:hint="eastAsia"/>
          <w:color w:val="FF0000"/>
        </w:rPr>
        <w:t>单缝、双缝、三缝、四缝、五缝、六缝</w:t>
      </w:r>
    </w:p>
    <w:p w14:paraId="305628E0" w14:textId="4C637D44" w:rsidR="006F262D" w:rsidRPr="006F262D" w:rsidRDefault="00687630" w:rsidP="006F262D">
      <w:pPr>
        <w:pStyle w:val="a7"/>
        <w:spacing w:line="360" w:lineRule="auto"/>
        <w:ind w:left="360" w:firstLineChars="0" w:firstLine="0"/>
        <w:rPr>
          <w:rFonts w:ascii="宋体" w:hAnsi="宋体" w:hint="eastAsia"/>
          <w:color w:val="FF0000"/>
        </w:rPr>
      </w:pPr>
      <w:r>
        <w:rPr>
          <w:rFonts w:ascii="宋体" w:hAnsi="宋体" w:hint="eastAsia"/>
          <w:color w:val="FF0000"/>
        </w:rPr>
        <w:t>单缝：</w:t>
      </w:r>
    </w:p>
    <w:p w14:paraId="1147D7E9" w14:textId="2D848D89" w:rsidR="00EE34B5" w:rsidRPr="006F262D" w:rsidRDefault="00687630" w:rsidP="006F262D">
      <w:pPr>
        <w:spacing w:line="360" w:lineRule="auto"/>
        <w:rPr>
          <w:rFonts w:ascii="宋体" w:hAnsi="宋体" w:hint="eastAsia"/>
          <w:color w:val="FF0000"/>
        </w:rPr>
      </w:pPr>
      <w:r w:rsidRPr="006F262D">
        <w:rPr>
          <w:rFonts w:ascii="宋体" w:hAnsi="宋体"/>
          <w:color w:val="FF0000"/>
        </w:rPr>
        <w:br/>
      </w:r>
      <w:r w:rsidRPr="009156AF">
        <w:rPr>
          <w:noProof/>
        </w:rPr>
        <w:drawing>
          <wp:inline distT="0" distB="0" distL="0" distR="0" wp14:anchorId="742ADCC0" wp14:editId="49B57152">
            <wp:extent cx="2792133" cy="1339668"/>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15432" cy="1350847"/>
                    </a:xfrm>
                    <a:prstGeom prst="rect">
                      <a:avLst/>
                    </a:prstGeom>
                  </pic:spPr>
                </pic:pic>
              </a:graphicData>
            </a:graphic>
          </wp:inline>
        </w:drawing>
      </w:r>
      <w:r w:rsidRPr="009156AF">
        <w:rPr>
          <w:noProof/>
        </w:rPr>
        <w:drawing>
          <wp:inline distT="0" distB="0" distL="0" distR="0" wp14:anchorId="0FC1EE38" wp14:editId="3E429E17">
            <wp:extent cx="2617311" cy="1312752"/>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44753" cy="1326516"/>
                    </a:xfrm>
                    <a:prstGeom prst="rect">
                      <a:avLst/>
                    </a:prstGeom>
                  </pic:spPr>
                </pic:pic>
              </a:graphicData>
            </a:graphic>
          </wp:inline>
        </w:drawing>
      </w:r>
    </w:p>
    <w:p w14:paraId="0351C98F" w14:textId="77777777" w:rsidR="006F262D" w:rsidRPr="006F262D" w:rsidRDefault="006F262D" w:rsidP="006F262D">
      <w:pPr>
        <w:ind w:firstLine="360"/>
        <w:rPr>
          <w:rFonts w:ascii="宋体" w:hAnsi="宋体"/>
          <w:color w:val="FF0000"/>
        </w:rPr>
      </w:pPr>
      <w:r w:rsidRPr="006F262D">
        <w:rPr>
          <w:rFonts w:ascii="宋体" w:hAnsi="宋体" w:hint="eastAsia"/>
          <w:color w:val="FF0000"/>
        </w:rPr>
        <w:t>双缝：</w:t>
      </w:r>
    </w:p>
    <w:p w14:paraId="792D8A7A" w14:textId="0F095DDE" w:rsidR="006F262D" w:rsidRDefault="006F262D" w:rsidP="006F262D">
      <w:pPr>
        <w:rPr>
          <w:rFonts w:hint="eastAsia"/>
        </w:rPr>
      </w:pPr>
      <w:r w:rsidRPr="009156AF">
        <w:rPr>
          <w:noProof/>
        </w:rPr>
        <w:drawing>
          <wp:inline distT="0" distB="0" distL="0" distR="0" wp14:anchorId="2A0DC880" wp14:editId="69CF56FC">
            <wp:extent cx="2820573" cy="1451036"/>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44746" cy="1463472"/>
                    </a:xfrm>
                    <a:prstGeom prst="rect">
                      <a:avLst/>
                    </a:prstGeom>
                  </pic:spPr>
                </pic:pic>
              </a:graphicData>
            </a:graphic>
          </wp:inline>
        </w:drawing>
      </w:r>
      <w:r w:rsidRPr="009156AF">
        <w:rPr>
          <w:noProof/>
        </w:rPr>
        <w:drawing>
          <wp:inline distT="0" distB="0" distL="0" distR="0" wp14:anchorId="03DBDFBD" wp14:editId="7F2671EF">
            <wp:extent cx="2799470" cy="1456695"/>
            <wp:effectExtent l="0" t="0" r="127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17335" cy="1465991"/>
                    </a:xfrm>
                    <a:prstGeom prst="rect">
                      <a:avLst/>
                    </a:prstGeom>
                  </pic:spPr>
                </pic:pic>
              </a:graphicData>
            </a:graphic>
          </wp:inline>
        </w:drawing>
      </w:r>
    </w:p>
    <w:p w14:paraId="63267277" w14:textId="183565FB" w:rsidR="006F262D" w:rsidRPr="006F262D" w:rsidRDefault="006F262D" w:rsidP="006F262D">
      <w:pPr>
        <w:ind w:firstLine="420"/>
        <w:rPr>
          <w:rFonts w:ascii="宋体" w:hAnsi="宋体"/>
          <w:color w:val="FF0000"/>
        </w:rPr>
      </w:pPr>
      <w:r w:rsidRPr="006F262D">
        <w:rPr>
          <w:rFonts w:ascii="宋体" w:hAnsi="宋体" w:hint="eastAsia"/>
          <w:color w:val="FF0000"/>
        </w:rPr>
        <w:t>三</w:t>
      </w:r>
      <w:r>
        <w:rPr>
          <w:rFonts w:ascii="宋体" w:hAnsi="宋体" w:hint="eastAsia"/>
          <w:color w:val="FF0000"/>
        </w:rPr>
        <w:t>缝</w:t>
      </w:r>
    </w:p>
    <w:p w14:paraId="55021AB8" w14:textId="701489D4" w:rsidR="006F262D" w:rsidRDefault="006F262D" w:rsidP="006F262D">
      <w:r w:rsidRPr="009156AF">
        <w:rPr>
          <w:noProof/>
        </w:rPr>
        <w:drawing>
          <wp:inline distT="0" distB="0" distL="0" distR="0" wp14:anchorId="06A5BA5B" wp14:editId="143278A6">
            <wp:extent cx="2806627" cy="1364455"/>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25339" cy="1373552"/>
                    </a:xfrm>
                    <a:prstGeom prst="rect">
                      <a:avLst/>
                    </a:prstGeom>
                  </pic:spPr>
                </pic:pic>
              </a:graphicData>
            </a:graphic>
          </wp:inline>
        </w:drawing>
      </w:r>
      <w:r w:rsidRPr="009156AF">
        <w:rPr>
          <w:noProof/>
        </w:rPr>
        <w:drawing>
          <wp:inline distT="0" distB="0" distL="0" distR="0" wp14:anchorId="5EF87F34" wp14:editId="5AE7F0AF">
            <wp:extent cx="2806065" cy="1381411"/>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20740" cy="1388635"/>
                    </a:xfrm>
                    <a:prstGeom prst="rect">
                      <a:avLst/>
                    </a:prstGeom>
                  </pic:spPr>
                </pic:pic>
              </a:graphicData>
            </a:graphic>
          </wp:inline>
        </w:drawing>
      </w:r>
    </w:p>
    <w:p w14:paraId="4CC7D65E" w14:textId="04FA5289" w:rsidR="006F262D" w:rsidRDefault="006F262D" w:rsidP="006F262D"/>
    <w:p w14:paraId="29779F9A" w14:textId="40D55382" w:rsidR="006F262D" w:rsidRPr="006F262D" w:rsidRDefault="006F262D" w:rsidP="006F262D">
      <w:pPr>
        <w:ind w:firstLine="420"/>
        <w:rPr>
          <w:rFonts w:ascii="宋体" w:hAnsi="宋体"/>
          <w:color w:val="FF0000"/>
        </w:rPr>
      </w:pPr>
      <w:r w:rsidRPr="006F262D">
        <w:rPr>
          <w:rFonts w:ascii="宋体" w:hAnsi="宋体" w:hint="eastAsia"/>
          <w:color w:val="FF0000"/>
        </w:rPr>
        <w:t>四</w:t>
      </w:r>
      <w:r w:rsidRPr="006F262D">
        <w:rPr>
          <w:rFonts w:ascii="宋体" w:hAnsi="宋体" w:hint="eastAsia"/>
          <w:color w:val="FF0000"/>
        </w:rPr>
        <w:t>缝</w:t>
      </w:r>
    </w:p>
    <w:p w14:paraId="6D32AD69" w14:textId="7590F486" w:rsidR="006F262D" w:rsidRDefault="006F262D" w:rsidP="006F262D">
      <w:r w:rsidRPr="009156AF">
        <w:rPr>
          <w:noProof/>
        </w:rPr>
        <w:drawing>
          <wp:inline distT="0" distB="0" distL="0" distR="0" wp14:anchorId="56C003B2" wp14:editId="4C072A6A">
            <wp:extent cx="2792095" cy="1386635"/>
            <wp:effectExtent l="0" t="0" r="8255"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10503" cy="1395777"/>
                    </a:xfrm>
                    <a:prstGeom prst="rect">
                      <a:avLst/>
                    </a:prstGeom>
                  </pic:spPr>
                </pic:pic>
              </a:graphicData>
            </a:graphic>
          </wp:inline>
        </w:drawing>
      </w:r>
      <w:r w:rsidRPr="009156AF">
        <w:rPr>
          <w:noProof/>
        </w:rPr>
        <w:drawing>
          <wp:inline distT="0" distB="0" distL="0" distR="0" wp14:anchorId="5501A314" wp14:editId="6CDD1011">
            <wp:extent cx="2834905" cy="1371717"/>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47708" cy="1377912"/>
                    </a:xfrm>
                    <a:prstGeom prst="rect">
                      <a:avLst/>
                    </a:prstGeom>
                  </pic:spPr>
                </pic:pic>
              </a:graphicData>
            </a:graphic>
          </wp:inline>
        </w:drawing>
      </w:r>
    </w:p>
    <w:p w14:paraId="4C338683" w14:textId="5B6C00E2" w:rsidR="006F262D" w:rsidRDefault="006F262D" w:rsidP="006F262D"/>
    <w:p w14:paraId="6FBC22AF" w14:textId="52F18834" w:rsidR="006F262D" w:rsidRPr="006F262D" w:rsidRDefault="006F262D" w:rsidP="006F262D">
      <w:pPr>
        <w:ind w:firstLine="420"/>
        <w:rPr>
          <w:rFonts w:ascii="宋体" w:hAnsi="宋体"/>
          <w:color w:val="FF0000"/>
        </w:rPr>
      </w:pPr>
      <w:r w:rsidRPr="006F262D">
        <w:rPr>
          <w:rFonts w:ascii="宋体" w:hAnsi="宋体" w:hint="eastAsia"/>
          <w:color w:val="FF0000"/>
        </w:rPr>
        <w:t>五</w:t>
      </w:r>
      <w:r>
        <w:rPr>
          <w:rFonts w:ascii="宋体" w:hAnsi="宋体" w:hint="eastAsia"/>
          <w:color w:val="FF0000"/>
        </w:rPr>
        <w:t>缝</w:t>
      </w:r>
      <w:r w:rsidRPr="006F262D">
        <w:rPr>
          <w:rFonts w:ascii="宋体" w:hAnsi="宋体" w:hint="eastAsia"/>
          <w:color w:val="FF0000"/>
        </w:rPr>
        <w:t>：</w:t>
      </w:r>
    </w:p>
    <w:p w14:paraId="1F8B7E46" w14:textId="421FB0C8" w:rsidR="006F262D" w:rsidRDefault="006F262D" w:rsidP="006F262D">
      <w:r w:rsidRPr="009156AF">
        <w:rPr>
          <w:noProof/>
        </w:rPr>
        <w:drawing>
          <wp:inline distT="0" distB="0" distL="0" distR="0" wp14:anchorId="039BADDF" wp14:editId="260A498A">
            <wp:extent cx="2864768" cy="1465151"/>
            <wp:effectExtent l="0" t="0" r="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882800" cy="1474373"/>
                    </a:xfrm>
                    <a:prstGeom prst="rect">
                      <a:avLst/>
                    </a:prstGeom>
                  </pic:spPr>
                </pic:pic>
              </a:graphicData>
            </a:graphic>
          </wp:inline>
        </w:drawing>
      </w:r>
      <w:r w:rsidRPr="00F83EB1">
        <w:rPr>
          <w:noProof/>
        </w:rPr>
        <w:drawing>
          <wp:inline distT="0" distB="0" distL="0" distR="0" wp14:anchorId="2A7EE5A0" wp14:editId="5F20DB1E">
            <wp:extent cx="2716773" cy="1424784"/>
            <wp:effectExtent l="0" t="0" r="762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41570" cy="1437788"/>
                    </a:xfrm>
                    <a:prstGeom prst="rect">
                      <a:avLst/>
                    </a:prstGeom>
                  </pic:spPr>
                </pic:pic>
              </a:graphicData>
            </a:graphic>
          </wp:inline>
        </w:drawing>
      </w:r>
    </w:p>
    <w:p w14:paraId="54CDB981" w14:textId="6A5755B2" w:rsidR="006F262D" w:rsidRPr="006F262D" w:rsidRDefault="006F262D" w:rsidP="006F262D">
      <w:pPr>
        <w:ind w:firstLine="420"/>
        <w:rPr>
          <w:rFonts w:ascii="宋体" w:hAnsi="宋体" w:hint="eastAsia"/>
          <w:color w:val="FF0000"/>
        </w:rPr>
      </w:pPr>
      <w:r w:rsidRPr="006F262D">
        <w:rPr>
          <w:rFonts w:ascii="宋体" w:hAnsi="宋体" w:hint="eastAsia"/>
          <w:color w:val="FF0000"/>
        </w:rPr>
        <w:t>六缝：</w:t>
      </w:r>
    </w:p>
    <w:p w14:paraId="45781015" w14:textId="6C458582" w:rsidR="006F262D" w:rsidRDefault="006F262D" w:rsidP="006F262D">
      <w:r w:rsidRPr="00F83EB1">
        <w:rPr>
          <w:noProof/>
        </w:rPr>
        <w:drawing>
          <wp:inline distT="0" distB="0" distL="0" distR="0" wp14:anchorId="5649ACE5" wp14:editId="2CB0B0D9">
            <wp:extent cx="2616347" cy="1351958"/>
            <wp:effectExtent l="0" t="0" r="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632874" cy="1360498"/>
                    </a:xfrm>
                    <a:prstGeom prst="rect">
                      <a:avLst/>
                    </a:prstGeom>
                  </pic:spPr>
                </pic:pic>
              </a:graphicData>
            </a:graphic>
          </wp:inline>
        </w:drawing>
      </w:r>
      <w:r w:rsidRPr="00F83EB1">
        <w:rPr>
          <w:noProof/>
        </w:rPr>
        <w:drawing>
          <wp:inline distT="0" distB="0" distL="0" distR="0" wp14:anchorId="72C2D6F2" wp14:editId="6D132FE4">
            <wp:extent cx="2737915" cy="1365991"/>
            <wp:effectExtent l="0" t="0" r="5715"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46436" cy="1370242"/>
                    </a:xfrm>
                    <a:prstGeom prst="rect">
                      <a:avLst/>
                    </a:prstGeom>
                  </pic:spPr>
                </pic:pic>
              </a:graphicData>
            </a:graphic>
          </wp:inline>
        </w:drawing>
      </w:r>
    </w:p>
    <w:p w14:paraId="0AB89D7C" w14:textId="77777777" w:rsidR="00687630" w:rsidRPr="006F262D" w:rsidRDefault="00687630" w:rsidP="006F262D">
      <w:pPr>
        <w:spacing w:line="360" w:lineRule="auto"/>
        <w:rPr>
          <w:rFonts w:ascii="宋体" w:hAnsi="宋体" w:hint="eastAsia"/>
          <w:color w:val="FF0000"/>
        </w:rPr>
      </w:pPr>
    </w:p>
    <w:p w14:paraId="3ED44270" w14:textId="22825200" w:rsidR="007F034A" w:rsidRPr="008A58FE" w:rsidRDefault="007F034A" w:rsidP="00C10B31">
      <w:pPr>
        <w:pStyle w:val="a7"/>
        <w:numPr>
          <w:ilvl w:val="0"/>
          <w:numId w:val="10"/>
        </w:numPr>
        <w:spacing w:line="360" w:lineRule="auto"/>
        <w:ind w:firstLineChars="0"/>
        <w:rPr>
          <w:rFonts w:ascii="宋体" w:hAnsi="宋体"/>
        </w:rPr>
      </w:pPr>
      <w:r w:rsidRPr="008A58FE">
        <w:rPr>
          <w:rFonts w:ascii="宋体" w:hAnsi="宋体" w:hint="eastAsia"/>
        </w:rPr>
        <w:t>把CCD</w:t>
      </w:r>
      <w:r w:rsidRPr="008A58FE">
        <w:rPr>
          <w:rFonts w:ascii="宋体" w:hAnsi="宋体"/>
        </w:rPr>
        <w:t>上</w:t>
      </w:r>
      <w:r w:rsidRPr="008A58FE">
        <w:rPr>
          <w:rFonts w:ascii="宋体" w:hAnsi="宋体" w:hint="eastAsia"/>
        </w:rPr>
        <w:t>记录</w:t>
      </w:r>
      <w:r w:rsidRPr="008A58FE">
        <w:rPr>
          <w:rFonts w:ascii="宋体" w:hAnsi="宋体"/>
        </w:rPr>
        <w:t>的6</w:t>
      </w:r>
      <w:r w:rsidRPr="008A58FE">
        <w:rPr>
          <w:rFonts w:ascii="宋体" w:hAnsi="宋体" w:hint="eastAsia"/>
        </w:rPr>
        <w:t>个衍射缝的数据导出、把六个多缝夫琅禾费衍射数据按从大到小的顺序画到一张图里（例如origin或者excel等软件）。观察并分析1-</w:t>
      </w:r>
      <w:r w:rsidRPr="008A58FE">
        <w:rPr>
          <w:rFonts w:ascii="宋体" w:hAnsi="宋体"/>
        </w:rPr>
        <w:t>6</w:t>
      </w:r>
      <w:r w:rsidRPr="008A58FE">
        <w:rPr>
          <w:rFonts w:ascii="宋体" w:hAnsi="宋体" w:hint="eastAsia"/>
        </w:rPr>
        <w:t>缝夫琅禾费衍射图案的变化过程。</w:t>
      </w:r>
    </w:p>
    <w:p w14:paraId="1D758AE5" w14:textId="72BB7541" w:rsidR="004B514E" w:rsidRPr="00A6138E" w:rsidRDefault="004B514E" w:rsidP="00C10B31">
      <w:pPr>
        <w:spacing w:line="360" w:lineRule="auto"/>
        <w:ind w:firstLine="442"/>
        <w:rPr>
          <w:b/>
          <w:color w:val="FF0000"/>
        </w:rPr>
      </w:pPr>
      <w:r w:rsidRPr="00A6138E">
        <w:rPr>
          <w:rFonts w:hint="eastAsia"/>
          <w:b/>
          <w:color w:val="FF0000"/>
        </w:rPr>
        <w:t>单缝</w:t>
      </w:r>
      <w:r w:rsidRPr="00A6138E">
        <w:rPr>
          <w:rFonts w:hint="eastAsia"/>
          <w:b/>
          <w:color w:val="FF0000"/>
        </w:rPr>
        <w:t xml:space="preserve"> </w:t>
      </w:r>
      <w:r w:rsidRPr="00A6138E">
        <w:rPr>
          <w:b/>
          <w:color w:val="FF0000"/>
        </w:rPr>
        <w:t xml:space="preserve"> </w:t>
      </w:r>
      <w:r w:rsidRPr="00A6138E">
        <w:rPr>
          <w:rFonts w:hint="eastAsia"/>
          <w:b/>
          <w:color w:val="FF0000"/>
        </w:rPr>
        <w:t>、双缝</w:t>
      </w:r>
      <w:r w:rsidR="008A58FE">
        <w:rPr>
          <w:rFonts w:hint="eastAsia"/>
          <w:b/>
          <w:color w:val="FF0000"/>
        </w:rPr>
        <w:t>（截图）</w:t>
      </w:r>
    </w:p>
    <w:p w14:paraId="415E276B" w14:textId="20B23B29" w:rsidR="004B514E" w:rsidRPr="001D3232" w:rsidRDefault="004B514E" w:rsidP="00C10B31">
      <w:pPr>
        <w:spacing w:line="360" w:lineRule="auto"/>
        <w:jc w:val="center"/>
        <w:rPr>
          <w:rFonts w:ascii="宋体" w:hAnsi="宋体"/>
        </w:rPr>
      </w:pPr>
    </w:p>
    <w:p w14:paraId="541AFE80" w14:textId="49444F6C" w:rsidR="004B514E" w:rsidRPr="00A6138E" w:rsidRDefault="004B514E" w:rsidP="00C10B31">
      <w:pPr>
        <w:spacing w:line="360" w:lineRule="auto"/>
        <w:ind w:firstLine="442"/>
        <w:rPr>
          <w:rFonts w:ascii="宋体" w:hAnsi="宋体"/>
          <w:b/>
          <w:color w:val="FF0000"/>
        </w:rPr>
      </w:pPr>
      <w:r w:rsidRPr="00A6138E">
        <w:rPr>
          <w:rFonts w:ascii="宋体" w:hAnsi="宋体" w:hint="eastAsia"/>
          <w:b/>
          <w:color w:val="FF0000"/>
        </w:rPr>
        <w:t>三缝、四缝</w:t>
      </w:r>
      <w:r w:rsidR="008A58FE">
        <w:rPr>
          <w:rFonts w:hint="eastAsia"/>
          <w:b/>
          <w:color w:val="FF0000"/>
        </w:rPr>
        <w:t>（截图）</w:t>
      </w:r>
    </w:p>
    <w:p w14:paraId="2AA24B0B" w14:textId="0E31AB29" w:rsidR="004B514E" w:rsidRPr="001D3232" w:rsidRDefault="004B514E" w:rsidP="00C10B31">
      <w:pPr>
        <w:spacing w:line="360" w:lineRule="auto"/>
        <w:ind w:firstLine="440"/>
        <w:jc w:val="center"/>
        <w:rPr>
          <w:rFonts w:ascii="宋体" w:hAnsi="宋体"/>
        </w:rPr>
      </w:pPr>
    </w:p>
    <w:p w14:paraId="2F25B6F8" w14:textId="5CA7BE2C" w:rsidR="004B514E" w:rsidRPr="008A58FE" w:rsidRDefault="004B514E" w:rsidP="00C10B31">
      <w:pPr>
        <w:spacing w:line="360" w:lineRule="auto"/>
        <w:ind w:firstLine="450"/>
        <w:rPr>
          <w:rFonts w:asciiTheme="majorEastAsia" w:eastAsiaTheme="majorEastAsia" w:hAnsiTheme="majorEastAsia"/>
          <w:color w:val="FF0000"/>
        </w:rPr>
      </w:pPr>
      <w:r w:rsidRPr="00A6138E">
        <w:rPr>
          <w:rFonts w:asciiTheme="majorEastAsia" w:eastAsiaTheme="majorEastAsia" w:hAnsiTheme="majorEastAsia" w:hint="eastAsia"/>
          <w:b/>
          <w:color w:val="FF0000"/>
        </w:rPr>
        <w:t>五缝、六缝</w:t>
      </w:r>
      <w:r w:rsidR="008A58FE">
        <w:rPr>
          <w:rFonts w:hint="eastAsia"/>
          <w:b/>
          <w:color w:val="FF0000"/>
        </w:rPr>
        <w:t>（截图）</w:t>
      </w:r>
    </w:p>
    <w:p w14:paraId="5E8AE3B9" w14:textId="203F1F8B" w:rsidR="00B22B34" w:rsidRPr="004B514E" w:rsidRDefault="006F262D" w:rsidP="00C10B31">
      <w:pPr>
        <w:snapToGrid w:val="0"/>
        <w:spacing w:line="360" w:lineRule="auto"/>
        <w:rPr>
          <w:rFonts w:ascii="宋体" w:eastAsia="宋体" w:hAnsi="宋体" w:cs="宋体"/>
          <w:b/>
          <w:color w:val="000000"/>
          <w:sz w:val="24"/>
          <w:szCs w:val="22"/>
          <w:lang w:bidi="ar"/>
        </w:rPr>
      </w:pPr>
      <w:r>
        <w:rPr>
          <w:noProof/>
        </w:rPr>
        <w:drawing>
          <wp:inline distT="0" distB="0" distL="0" distR="0" wp14:anchorId="30A9D5FD" wp14:editId="6D998144">
            <wp:extent cx="5759450" cy="1901825"/>
            <wp:effectExtent l="0" t="0" r="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9450" cy="1901825"/>
                    </a:xfrm>
                    <a:prstGeom prst="rect">
                      <a:avLst/>
                    </a:prstGeom>
                  </pic:spPr>
                </pic:pic>
              </a:graphicData>
            </a:graphic>
          </wp:inline>
        </w:drawing>
      </w:r>
    </w:p>
    <w:p w14:paraId="6D0C818D" w14:textId="51C06FB9" w:rsidR="00D57EC1" w:rsidRPr="00D57EC1" w:rsidRDefault="00D57EC1" w:rsidP="00C10B31">
      <w:pPr>
        <w:pStyle w:val="a7"/>
        <w:numPr>
          <w:ilvl w:val="0"/>
          <w:numId w:val="3"/>
        </w:numPr>
        <w:snapToGrid w:val="0"/>
        <w:spacing w:line="360" w:lineRule="auto"/>
        <w:ind w:firstLineChars="0"/>
        <w:rPr>
          <w:rFonts w:ascii="宋体" w:eastAsia="宋体" w:hAnsi="宋体" w:cs="宋体"/>
          <w:b/>
          <w:color w:val="000000"/>
          <w:sz w:val="24"/>
          <w:szCs w:val="22"/>
          <w:lang w:bidi="ar"/>
        </w:rPr>
      </w:pPr>
      <w:r w:rsidRPr="00D57EC1">
        <w:rPr>
          <w:rFonts w:ascii="宋体" w:eastAsia="宋体" w:hAnsi="宋体" w:cs="宋体"/>
          <w:b/>
          <w:color w:val="000000"/>
          <w:sz w:val="24"/>
          <w:lang w:bidi="ar"/>
        </w:rPr>
        <w:t>实验思考题</w:t>
      </w:r>
    </w:p>
    <w:p w14:paraId="0216F992" w14:textId="1240F02D" w:rsidR="007F034A" w:rsidRDefault="007F034A" w:rsidP="00C10B31">
      <w:pPr>
        <w:pStyle w:val="a7"/>
        <w:numPr>
          <w:ilvl w:val="0"/>
          <w:numId w:val="7"/>
        </w:numPr>
        <w:spacing w:line="360" w:lineRule="auto"/>
        <w:ind w:firstLineChars="0"/>
        <w:rPr>
          <w:rFonts w:ascii="宋体" w:hAnsi="宋体"/>
        </w:rPr>
      </w:pPr>
      <w:r w:rsidRPr="007F034A">
        <w:rPr>
          <w:rFonts w:ascii="宋体" w:hAnsi="宋体" w:hint="eastAsia"/>
        </w:rPr>
        <w:t>请定性描述</w:t>
      </w:r>
      <w:r w:rsidRPr="007F034A">
        <w:rPr>
          <w:rFonts w:ascii="宋体" w:hAnsi="宋体"/>
        </w:rPr>
        <w:t>衍射干涉图案</w:t>
      </w:r>
      <w:r w:rsidRPr="007F034A">
        <w:rPr>
          <w:rFonts w:ascii="宋体" w:hAnsi="宋体" w:hint="eastAsia"/>
        </w:rPr>
        <w:t>随着</w:t>
      </w:r>
      <w:r w:rsidRPr="007F034A">
        <w:rPr>
          <w:rFonts w:ascii="宋体" w:hAnsi="宋体"/>
        </w:rPr>
        <w:t>狭缝数目的增加</w:t>
      </w:r>
      <w:r w:rsidRPr="007F034A">
        <w:rPr>
          <w:rFonts w:ascii="宋体" w:hAnsi="宋体" w:hint="eastAsia"/>
        </w:rPr>
        <w:t>所</w:t>
      </w:r>
      <w:r w:rsidRPr="007F034A">
        <w:rPr>
          <w:rFonts w:ascii="宋体" w:hAnsi="宋体"/>
        </w:rPr>
        <w:t>出现的变化</w:t>
      </w:r>
      <w:r w:rsidRPr="007F034A">
        <w:rPr>
          <w:rFonts w:ascii="宋体" w:hAnsi="宋体" w:hint="eastAsia"/>
        </w:rPr>
        <w:t>情况</w:t>
      </w:r>
      <w:r w:rsidRPr="007F034A">
        <w:rPr>
          <w:rFonts w:ascii="宋体" w:hAnsi="宋体"/>
        </w:rPr>
        <w:t>？</w:t>
      </w:r>
    </w:p>
    <w:tbl>
      <w:tblPr>
        <w:tblStyle w:val="ab"/>
        <w:tblW w:w="0" w:type="auto"/>
        <w:tblLook w:val="04A0" w:firstRow="1" w:lastRow="0" w:firstColumn="1" w:lastColumn="0" w:noHBand="0" w:noVBand="1"/>
      </w:tblPr>
      <w:tblGrid>
        <w:gridCol w:w="9060"/>
      </w:tblGrid>
      <w:tr w:rsidR="00997FDB" w14:paraId="2DBC96A2" w14:textId="77777777" w:rsidTr="008E4BE1">
        <w:tc>
          <w:tcPr>
            <w:tcW w:w="9060" w:type="dxa"/>
            <w:tcBorders>
              <w:top w:val="nil"/>
              <w:left w:val="nil"/>
              <w:bottom w:val="nil"/>
              <w:right w:val="nil"/>
            </w:tcBorders>
            <w:shd w:val="clear" w:color="auto" w:fill="E7E6E6" w:themeFill="background2"/>
          </w:tcPr>
          <w:p w14:paraId="7C4993EB" w14:textId="45B66BE0" w:rsidR="00997FDB" w:rsidRDefault="00E93880" w:rsidP="00C10B31">
            <w:pPr>
              <w:snapToGrid w:val="0"/>
              <w:spacing w:line="360" w:lineRule="auto"/>
              <w:rPr>
                <w:rFonts w:ascii="宋体" w:hAnsi="宋体" w:cs="宋体" w:hint="eastAsia"/>
                <w:b/>
                <w:color w:val="000000"/>
                <w:sz w:val="24"/>
                <w:szCs w:val="22"/>
                <w:lang w:bidi="ar"/>
              </w:rPr>
            </w:pPr>
            <w:r>
              <w:rPr>
                <w:rFonts w:hint="eastAsia"/>
              </w:rPr>
              <w:t>答：</w:t>
            </w:r>
            <w:r>
              <w:t>随狭缝数目增加，衍射图案呈现系统性变化。单缝时只有衍射包络，双缝开始出现等间距的</w:t>
            </w:r>
            <w:r>
              <w:lastRenderedPageBreak/>
              <w:t>干涉条纹。</w:t>
            </w:r>
            <w:proofErr w:type="gramStart"/>
            <w:r>
              <w:t>从三缝到</w:t>
            </w:r>
            <w:proofErr w:type="gramEnd"/>
            <w:r>
              <w:t>六缝，主极大位置保持不变（</w:t>
            </w:r>
            <w:proofErr w:type="gramStart"/>
            <w:r>
              <w:t>由缝间距</w:t>
            </w:r>
            <w:proofErr w:type="gramEnd"/>
            <w:r>
              <w:t>d</w:t>
            </w:r>
            <w:r>
              <w:t>决定），但主极大变得越来越尖锐、光强越来越集中。相邻主极大之间的次极大数目增加（</w:t>
            </w:r>
            <w:r>
              <w:t>N</w:t>
            </w:r>
            <w:r>
              <w:t>缝有</w:t>
            </w:r>
            <w:r>
              <w:t>N-2</w:t>
            </w:r>
            <w:r>
              <w:t>个次极大），但次极大的相对强度迅速减弱。光强的总包络线始终遵循单缝衍射因子形式不变。这个变化过程清晰展示了多缝衍射从简单干涉到复杂多光束干涉的演化，也是光栅衍射特征逐渐显现的过程。</w:t>
            </w:r>
          </w:p>
        </w:tc>
      </w:tr>
    </w:tbl>
    <w:p w14:paraId="604AA98A" w14:textId="77777777" w:rsidR="00D15A90" w:rsidRPr="00997FDB" w:rsidRDefault="00D15A90" w:rsidP="00C10B31">
      <w:pPr>
        <w:spacing w:line="360" w:lineRule="auto"/>
        <w:rPr>
          <w:rFonts w:ascii="宋体" w:hAnsi="宋体" w:hint="eastAsia"/>
        </w:rPr>
      </w:pPr>
    </w:p>
    <w:p w14:paraId="171B364F" w14:textId="1EAC819C" w:rsidR="007F034A" w:rsidRPr="00065AC2" w:rsidRDefault="007F034A" w:rsidP="00C10B31">
      <w:pPr>
        <w:pStyle w:val="a7"/>
        <w:spacing w:line="360" w:lineRule="auto"/>
        <w:ind w:left="360" w:firstLineChars="0" w:firstLine="0"/>
        <w:rPr>
          <w:rFonts w:ascii="宋体" w:hAnsi="宋体"/>
        </w:rPr>
      </w:pPr>
      <w:bookmarkStart w:id="1" w:name="_Hlk4416622"/>
    </w:p>
    <w:bookmarkEnd w:id="1"/>
    <w:p w14:paraId="09FF2748" w14:textId="60A1DA61" w:rsidR="007F034A" w:rsidRDefault="007F034A" w:rsidP="00C10B31">
      <w:pPr>
        <w:pStyle w:val="a7"/>
        <w:widowControl/>
        <w:numPr>
          <w:ilvl w:val="0"/>
          <w:numId w:val="7"/>
        </w:numPr>
        <w:spacing w:line="360" w:lineRule="auto"/>
        <w:ind w:firstLineChars="0"/>
        <w:contextualSpacing/>
        <w:jc w:val="left"/>
        <w:rPr>
          <w:rFonts w:ascii="宋体" w:hAnsi="宋体"/>
        </w:rPr>
      </w:pPr>
      <w:r w:rsidRPr="007F034A">
        <w:rPr>
          <w:rFonts w:ascii="宋体" w:hAnsi="宋体"/>
        </w:rPr>
        <w:t>计算</w:t>
      </w:r>
      <w:r w:rsidRPr="007F034A">
        <w:rPr>
          <w:rFonts w:ascii="宋体" w:hAnsi="宋体" w:hint="eastAsia"/>
        </w:rPr>
        <w:t>1</w:t>
      </w:r>
      <w:r w:rsidRPr="007F034A">
        <w:rPr>
          <w:rFonts w:ascii="宋体" w:hAnsi="宋体"/>
        </w:rPr>
        <w:t>~6狭缝数目情况下，</w:t>
      </w:r>
      <w:r w:rsidRPr="007F034A">
        <w:rPr>
          <w:rFonts w:ascii="宋体" w:hAnsi="宋体" w:hint="eastAsia"/>
        </w:rPr>
        <w:t>条纹中心</w:t>
      </w:r>
      <w:r w:rsidRPr="007F034A">
        <w:rPr>
          <w:rFonts w:ascii="宋体" w:hAnsi="宋体"/>
        </w:rPr>
        <w:t>亮纹的半高全宽</w:t>
      </w:r>
      <w:r w:rsidRPr="007F034A">
        <w:rPr>
          <w:rFonts w:ascii="宋体" w:hAnsi="宋体" w:hint="eastAsia"/>
        </w:rPr>
        <w:t>值。描述亮纹</w:t>
      </w:r>
      <w:r w:rsidRPr="007F034A">
        <w:rPr>
          <w:rFonts w:ascii="宋体" w:hAnsi="宋体"/>
        </w:rPr>
        <w:t>半高</w:t>
      </w:r>
      <w:proofErr w:type="gramStart"/>
      <w:r w:rsidRPr="007F034A">
        <w:rPr>
          <w:rFonts w:ascii="宋体" w:hAnsi="宋体"/>
        </w:rPr>
        <w:t>全宽值</w:t>
      </w:r>
      <w:r w:rsidRPr="007F034A">
        <w:rPr>
          <w:rFonts w:ascii="宋体" w:hAnsi="宋体" w:hint="eastAsia"/>
        </w:rPr>
        <w:t>随</w:t>
      </w:r>
      <w:proofErr w:type="gramEnd"/>
      <w:r w:rsidRPr="007F034A">
        <w:rPr>
          <w:rFonts w:ascii="宋体" w:hAnsi="宋体"/>
        </w:rPr>
        <w:t>狭缝数目变化</w:t>
      </w:r>
      <w:r w:rsidRPr="007F034A">
        <w:rPr>
          <w:rFonts w:ascii="宋体" w:hAnsi="宋体" w:hint="eastAsia"/>
        </w:rPr>
        <w:t>的</w:t>
      </w:r>
      <w:r w:rsidRPr="007F034A">
        <w:rPr>
          <w:rFonts w:ascii="宋体" w:hAnsi="宋体"/>
        </w:rPr>
        <w:t>规律。</w:t>
      </w:r>
    </w:p>
    <w:tbl>
      <w:tblPr>
        <w:tblStyle w:val="ab"/>
        <w:tblW w:w="0" w:type="auto"/>
        <w:tblLook w:val="04A0" w:firstRow="1" w:lastRow="0" w:firstColumn="1" w:lastColumn="0" w:noHBand="0" w:noVBand="1"/>
      </w:tblPr>
      <w:tblGrid>
        <w:gridCol w:w="9060"/>
      </w:tblGrid>
      <w:tr w:rsidR="00997FDB" w14:paraId="70CFC0EB" w14:textId="77777777" w:rsidTr="008E4BE1">
        <w:tc>
          <w:tcPr>
            <w:tcW w:w="9060" w:type="dxa"/>
            <w:tcBorders>
              <w:top w:val="nil"/>
              <w:left w:val="nil"/>
              <w:bottom w:val="nil"/>
              <w:right w:val="nil"/>
            </w:tcBorders>
            <w:shd w:val="clear" w:color="auto" w:fill="E7E6E6" w:themeFill="background2"/>
          </w:tcPr>
          <w:p w14:paraId="105D92A7" w14:textId="1D851B09" w:rsidR="00997FDB" w:rsidRPr="00E93880" w:rsidRDefault="00E93880" w:rsidP="00C10B31">
            <w:pPr>
              <w:snapToGrid w:val="0"/>
              <w:spacing w:line="360" w:lineRule="auto"/>
              <w:rPr>
                <w:rFonts w:ascii="宋体" w:hAnsi="宋体" w:cs="宋体" w:hint="eastAsia"/>
                <w:bCs/>
                <w:color w:val="000000"/>
                <w:sz w:val="24"/>
                <w:szCs w:val="22"/>
                <w:lang w:bidi="ar"/>
              </w:rPr>
            </w:pPr>
            <w:r w:rsidRPr="00E93880">
              <w:rPr>
                <w:rFonts w:hint="eastAsia"/>
              </w:rPr>
              <w:t>答：单缝：</w:t>
            </w:r>
            <w:r w:rsidRPr="00E93880">
              <w:rPr>
                <w:rFonts w:hint="eastAsia"/>
              </w:rPr>
              <w:t>1</w:t>
            </w:r>
            <w:r w:rsidRPr="00E93880">
              <w:t>.2mm</w:t>
            </w:r>
            <w:r w:rsidRPr="00E93880">
              <w:rPr>
                <w:rFonts w:hint="eastAsia"/>
              </w:rPr>
              <w:t>；双缝：</w:t>
            </w:r>
            <w:r w:rsidRPr="00E93880">
              <w:rPr>
                <w:rFonts w:hint="eastAsia"/>
              </w:rPr>
              <w:t>0</w:t>
            </w:r>
            <w:r w:rsidRPr="00E93880">
              <w:t>.3mm</w:t>
            </w:r>
            <w:r w:rsidRPr="00E93880">
              <w:rPr>
                <w:rFonts w:hint="eastAsia"/>
              </w:rPr>
              <w:t>；三缝：</w:t>
            </w:r>
            <w:r w:rsidRPr="00E93880">
              <w:rPr>
                <w:rFonts w:hint="eastAsia"/>
              </w:rPr>
              <w:t>0</w:t>
            </w:r>
            <w:r w:rsidRPr="00E93880">
              <w:t>.1mm</w:t>
            </w:r>
            <w:r w:rsidRPr="00E93880">
              <w:rPr>
                <w:rFonts w:hint="eastAsia"/>
              </w:rPr>
              <w:t>；四缝：</w:t>
            </w:r>
            <w:r w:rsidRPr="00E93880">
              <w:rPr>
                <w:rFonts w:hint="eastAsia"/>
              </w:rPr>
              <w:t>0</w:t>
            </w:r>
            <w:r w:rsidRPr="00E93880">
              <w:t>.05mm</w:t>
            </w:r>
            <w:r w:rsidRPr="00E93880">
              <w:rPr>
                <w:rFonts w:hint="eastAsia"/>
              </w:rPr>
              <w:t>；五缝：</w:t>
            </w:r>
            <w:r w:rsidRPr="00E93880">
              <w:rPr>
                <w:rFonts w:hint="eastAsia"/>
              </w:rPr>
              <w:t>0</w:t>
            </w:r>
            <w:r w:rsidRPr="00E93880">
              <w:t>.02mm</w:t>
            </w:r>
            <w:r w:rsidRPr="00E93880">
              <w:rPr>
                <w:rFonts w:hint="eastAsia"/>
              </w:rPr>
              <w:t>；六缝：</w:t>
            </w:r>
            <w:r w:rsidRPr="00E93880">
              <w:rPr>
                <w:rFonts w:hint="eastAsia"/>
              </w:rPr>
              <w:t>0</w:t>
            </w:r>
            <w:r>
              <w:t>.</w:t>
            </w:r>
            <w:r w:rsidRPr="00E93880">
              <w:t>01mm</w:t>
            </w:r>
            <w:r w:rsidRPr="00E93880">
              <w:rPr>
                <w:rFonts w:hint="eastAsia"/>
              </w:rPr>
              <w:t>。</w:t>
            </w:r>
            <w:r>
              <w:t>从实验数据可以看出，单缝的半高全宽最大，</w:t>
            </w:r>
            <w:proofErr w:type="gramStart"/>
            <w:r>
              <w:t>随着缝数</w:t>
            </w:r>
            <w:proofErr w:type="gramEnd"/>
            <w:r>
              <w:t>N</w:t>
            </w:r>
            <w:r>
              <w:t>增加，半高全</w:t>
            </w:r>
            <w:proofErr w:type="gramStart"/>
            <w:r>
              <w:t>宽逐渐</w:t>
            </w:r>
            <w:proofErr w:type="gramEnd"/>
            <w:r>
              <w:t>减小，呈现近似反比关系。具体而言，双缝的半高全宽约为单缝的一半，</w:t>
            </w:r>
            <w:proofErr w:type="gramStart"/>
            <w:r>
              <w:t>三缝约</w:t>
            </w:r>
            <w:proofErr w:type="gramEnd"/>
            <w:r>
              <w:t>为三分之一，以此类推。这个规律表明多缝干涉使得光能</w:t>
            </w:r>
            <w:proofErr w:type="gramStart"/>
            <w:r>
              <w:t>量更加</w:t>
            </w:r>
            <w:proofErr w:type="gramEnd"/>
            <w:r>
              <w:t>集中，条纹越来越尖锐，这正是光栅能够实现高分辨率光谱分析的物理基础。</w:t>
            </w:r>
            <w:proofErr w:type="gramStart"/>
            <w:r>
              <w:t>六缝时</w:t>
            </w:r>
            <w:proofErr w:type="gramEnd"/>
            <w:r>
              <w:t>的主极大已经相当尖锐，如果继续</w:t>
            </w:r>
            <w:proofErr w:type="gramStart"/>
            <w:r>
              <w:t>增加缝数最终</w:t>
            </w:r>
            <w:proofErr w:type="gramEnd"/>
            <w:r>
              <w:t>会过渡到光栅的极限情况。</w:t>
            </w:r>
          </w:p>
        </w:tc>
      </w:tr>
    </w:tbl>
    <w:p w14:paraId="3C43A723" w14:textId="77777777" w:rsidR="00997FDB" w:rsidRPr="00997FDB" w:rsidRDefault="00997FDB" w:rsidP="00C10B31">
      <w:pPr>
        <w:widowControl/>
        <w:spacing w:line="360" w:lineRule="auto"/>
        <w:contextualSpacing/>
        <w:jc w:val="left"/>
        <w:rPr>
          <w:rFonts w:ascii="宋体" w:hAnsi="宋体" w:hint="eastAsia"/>
        </w:rPr>
      </w:pPr>
    </w:p>
    <w:p w14:paraId="423892E1" w14:textId="1A02FD8F" w:rsidR="009815E8" w:rsidRDefault="009815E8" w:rsidP="00C10B31">
      <w:pPr>
        <w:widowControl/>
        <w:spacing w:line="360" w:lineRule="auto"/>
        <w:jc w:val="left"/>
        <w:rPr>
          <w:rFonts w:ascii="宋体" w:hAnsi="宋体"/>
          <w:color w:val="FF0000"/>
        </w:rPr>
      </w:pPr>
    </w:p>
    <w:sectPr w:rsidR="009815E8" w:rsidSect="008A58FE">
      <w:footerReference w:type="default" r:id="rId61"/>
      <w:pgSz w:w="11906" w:h="16838" w:code="9"/>
      <w:pgMar w:top="1440" w:right="1418" w:bottom="1440" w:left="141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7D966" w14:textId="77777777" w:rsidR="004728E5" w:rsidRDefault="004728E5">
      <w:r>
        <w:separator/>
      </w:r>
    </w:p>
  </w:endnote>
  <w:endnote w:type="continuationSeparator" w:id="0">
    <w:p w14:paraId="3FF3F4BD" w14:textId="77777777" w:rsidR="004728E5" w:rsidRDefault="0047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692926"/>
      <w:docPartObj>
        <w:docPartGallery w:val="AutoText"/>
      </w:docPartObj>
    </w:sdtPr>
    <w:sdtEndPr/>
    <w:sdtContent>
      <w:p w14:paraId="2B98EF29" w14:textId="77777777" w:rsidR="007D6B58" w:rsidRDefault="00D70E13">
        <w:pPr>
          <w:pStyle w:val="a3"/>
          <w:jc w:val="center"/>
        </w:pPr>
        <w:r>
          <w:fldChar w:fldCharType="begin"/>
        </w:r>
        <w:r>
          <w:instrText>PAGE   \* MERGEFORMAT</w:instrText>
        </w:r>
        <w:r>
          <w:fldChar w:fldCharType="separate"/>
        </w:r>
        <w:r>
          <w:rPr>
            <w:lang w:val="zh-CN"/>
          </w:rPr>
          <w:t>2</w:t>
        </w:r>
        <w:r>
          <w:fldChar w:fldCharType="end"/>
        </w:r>
      </w:p>
    </w:sdtContent>
  </w:sdt>
  <w:p w14:paraId="251BC4FF" w14:textId="77777777" w:rsidR="007D6B58" w:rsidRDefault="007D6B5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6AA32" w14:textId="77777777" w:rsidR="004728E5" w:rsidRDefault="004728E5">
      <w:r>
        <w:separator/>
      </w:r>
    </w:p>
  </w:footnote>
  <w:footnote w:type="continuationSeparator" w:id="0">
    <w:p w14:paraId="6E599466" w14:textId="77777777" w:rsidR="004728E5" w:rsidRDefault="004728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7828"/>
    <w:multiLevelType w:val="hybridMultilevel"/>
    <w:tmpl w:val="400432A6"/>
    <w:lvl w:ilvl="0" w:tplc="2766DA2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E54AC6"/>
    <w:multiLevelType w:val="hybridMultilevel"/>
    <w:tmpl w:val="A8729390"/>
    <w:lvl w:ilvl="0" w:tplc="DCB6D1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8F31E4"/>
    <w:multiLevelType w:val="hybridMultilevel"/>
    <w:tmpl w:val="9C1EB89C"/>
    <w:lvl w:ilvl="0" w:tplc="ED36C6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6B7E31"/>
    <w:multiLevelType w:val="hybridMultilevel"/>
    <w:tmpl w:val="8258E05E"/>
    <w:lvl w:ilvl="0" w:tplc="37D438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602F9"/>
    <w:multiLevelType w:val="hybridMultilevel"/>
    <w:tmpl w:val="65F4A6A2"/>
    <w:lvl w:ilvl="0" w:tplc="5C2EE0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50359C"/>
    <w:multiLevelType w:val="hybridMultilevel"/>
    <w:tmpl w:val="C6B8230A"/>
    <w:lvl w:ilvl="0" w:tplc="CE54E4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94F6CD6"/>
    <w:multiLevelType w:val="hybridMultilevel"/>
    <w:tmpl w:val="56C65A92"/>
    <w:lvl w:ilvl="0" w:tplc="D7985C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AF41058"/>
    <w:multiLevelType w:val="hybridMultilevel"/>
    <w:tmpl w:val="5E1EF910"/>
    <w:lvl w:ilvl="0" w:tplc="D55A87D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EFF3501"/>
    <w:multiLevelType w:val="hybridMultilevel"/>
    <w:tmpl w:val="5CF8F14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956543"/>
    <w:multiLevelType w:val="hybridMultilevel"/>
    <w:tmpl w:val="F126D9CC"/>
    <w:lvl w:ilvl="0" w:tplc="9E4E87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7F723D"/>
    <w:multiLevelType w:val="hybridMultilevel"/>
    <w:tmpl w:val="50426B56"/>
    <w:lvl w:ilvl="0" w:tplc="5A606E2E">
      <w:start w:val="1"/>
      <w:numFmt w:val="decimal"/>
      <w:lvlText w:val="（%1）"/>
      <w:lvlJc w:val="left"/>
      <w:pPr>
        <w:ind w:left="930" w:hanging="72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15:restartNumberingAfterBreak="0">
    <w:nsid w:val="53C751B5"/>
    <w:multiLevelType w:val="hybridMultilevel"/>
    <w:tmpl w:val="005C25A2"/>
    <w:lvl w:ilvl="0" w:tplc="B92C65CE">
      <w:start w:val="1"/>
      <w:numFmt w:val="decimal"/>
      <w:lvlText w:val="%1."/>
      <w:lvlJc w:val="left"/>
      <w:pPr>
        <w:ind w:left="360" w:hanging="360"/>
      </w:pPr>
      <w:rPr>
        <w:rFonts w:eastAsia="宋体" w:cs="宋体" w:hint="default"/>
        <w:b/>
        <w:color w:val="00000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F2F64D7"/>
    <w:multiLevelType w:val="hybridMultilevel"/>
    <w:tmpl w:val="BB705CE0"/>
    <w:lvl w:ilvl="0" w:tplc="CB90D954">
      <w:start w:val="1"/>
      <w:numFmt w:val="japaneseCounting"/>
      <w:lvlText w:val="%1、"/>
      <w:lvlJc w:val="left"/>
      <w:pPr>
        <w:ind w:left="720" w:hanging="720"/>
      </w:pPr>
      <w:rPr>
        <w:rFonts w:hint="default"/>
      </w:rPr>
    </w:lvl>
    <w:lvl w:ilvl="1" w:tplc="5E58F354">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AB3CAA"/>
    <w:multiLevelType w:val="hybridMultilevel"/>
    <w:tmpl w:val="176AC552"/>
    <w:lvl w:ilvl="0" w:tplc="2FD679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C855F9"/>
    <w:multiLevelType w:val="hybridMultilevel"/>
    <w:tmpl w:val="6F68743E"/>
    <w:lvl w:ilvl="0" w:tplc="95B6CE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98A78A0"/>
    <w:multiLevelType w:val="hybridMultilevel"/>
    <w:tmpl w:val="37B68F8E"/>
    <w:lvl w:ilvl="0" w:tplc="CCF09C6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2"/>
  </w:num>
  <w:num w:numId="3">
    <w:abstractNumId w:val="0"/>
  </w:num>
  <w:num w:numId="4">
    <w:abstractNumId w:val="7"/>
  </w:num>
  <w:num w:numId="5">
    <w:abstractNumId w:val="2"/>
  </w:num>
  <w:num w:numId="6">
    <w:abstractNumId w:val="4"/>
  </w:num>
  <w:num w:numId="7">
    <w:abstractNumId w:val="13"/>
  </w:num>
  <w:num w:numId="8">
    <w:abstractNumId w:val="3"/>
  </w:num>
  <w:num w:numId="9">
    <w:abstractNumId w:val="11"/>
  </w:num>
  <w:num w:numId="10">
    <w:abstractNumId w:val="9"/>
  </w:num>
  <w:num w:numId="11">
    <w:abstractNumId w:val="6"/>
  </w:num>
  <w:num w:numId="12">
    <w:abstractNumId w:val="10"/>
  </w:num>
  <w:num w:numId="13">
    <w:abstractNumId w:val="14"/>
  </w:num>
  <w:num w:numId="14">
    <w:abstractNumId w:val="5"/>
  </w:num>
  <w:num w:numId="15">
    <w:abstractNumId w:val="8"/>
  </w:num>
  <w:num w:numId="16">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oS">
    <w15:presenceInfo w15:providerId="Windows Live" w15:userId="8c391fa93199d3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44249"/>
    <w:rsid w:val="0001391B"/>
    <w:rsid w:val="000234D2"/>
    <w:rsid w:val="00026B9F"/>
    <w:rsid w:val="00051058"/>
    <w:rsid w:val="00052C26"/>
    <w:rsid w:val="000648AD"/>
    <w:rsid w:val="00065732"/>
    <w:rsid w:val="00065AC2"/>
    <w:rsid w:val="000775F5"/>
    <w:rsid w:val="000808F8"/>
    <w:rsid w:val="000930D6"/>
    <w:rsid w:val="00096BAD"/>
    <w:rsid w:val="000B68B4"/>
    <w:rsid w:val="00131A68"/>
    <w:rsid w:val="00153EBB"/>
    <w:rsid w:val="001560AE"/>
    <w:rsid w:val="00165C22"/>
    <w:rsid w:val="00172E5C"/>
    <w:rsid w:val="001A1B26"/>
    <w:rsid w:val="001F4B43"/>
    <w:rsid w:val="001F6627"/>
    <w:rsid w:val="002131D1"/>
    <w:rsid w:val="00215E86"/>
    <w:rsid w:val="002563C7"/>
    <w:rsid w:val="00263F33"/>
    <w:rsid w:val="00271ECD"/>
    <w:rsid w:val="0027262F"/>
    <w:rsid w:val="00273435"/>
    <w:rsid w:val="00273466"/>
    <w:rsid w:val="002A1E9A"/>
    <w:rsid w:val="002A3EEB"/>
    <w:rsid w:val="002B3BA9"/>
    <w:rsid w:val="002B4B1F"/>
    <w:rsid w:val="002C2A52"/>
    <w:rsid w:val="002C756D"/>
    <w:rsid w:val="002E6FBE"/>
    <w:rsid w:val="002F3D76"/>
    <w:rsid w:val="002F3ED4"/>
    <w:rsid w:val="00311CCE"/>
    <w:rsid w:val="00312312"/>
    <w:rsid w:val="003148AE"/>
    <w:rsid w:val="00321B94"/>
    <w:rsid w:val="00353373"/>
    <w:rsid w:val="00370BA5"/>
    <w:rsid w:val="003816F8"/>
    <w:rsid w:val="003944F5"/>
    <w:rsid w:val="00396827"/>
    <w:rsid w:val="003E78E8"/>
    <w:rsid w:val="003F39D6"/>
    <w:rsid w:val="00410D60"/>
    <w:rsid w:val="00434F02"/>
    <w:rsid w:val="00445590"/>
    <w:rsid w:val="00450A11"/>
    <w:rsid w:val="00460244"/>
    <w:rsid w:val="00464B95"/>
    <w:rsid w:val="004728E5"/>
    <w:rsid w:val="00472C89"/>
    <w:rsid w:val="00473D77"/>
    <w:rsid w:val="0049013C"/>
    <w:rsid w:val="004925E2"/>
    <w:rsid w:val="004935DB"/>
    <w:rsid w:val="00494231"/>
    <w:rsid w:val="004A0F88"/>
    <w:rsid w:val="004B514E"/>
    <w:rsid w:val="004C1DEA"/>
    <w:rsid w:val="004C4B03"/>
    <w:rsid w:val="00500E9C"/>
    <w:rsid w:val="005077FD"/>
    <w:rsid w:val="005146D1"/>
    <w:rsid w:val="00514D9C"/>
    <w:rsid w:val="00542445"/>
    <w:rsid w:val="00597E78"/>
    <w:rsid w:val="005A615B"/>
    <w:rsid w:val="005A65D9"/>
    <w:rsid w:val="005A68A4"/>
    <w:rsid w:val="005D1EF7"/>
    <w:rsid w:val="005D3243"/>
    <w:rsid w:val="005D3412"/>
    <w:rsid w:val="005D72C5"/>
    <w:rsid w:val="005D7B8B"/>
    <w:rsid w:val="006030BF"/>
    <w:rsid w:val="00604466"/>
    <w:rsid w:val="0061478A"/>
    <w:rsid w:val="00650742"/>
    <w:rsid w:val="00656E0B"/>
    <w:rsid w:val="00666725"/>
    <w:rsid w:val="00687630"/>
    <w:rsid w:val="006C4CE4"/>
    <w:rsid w:val="006D03C4"/>
    <w:rsid w:val="006E09EE"/>
    <w:rsid w:val="006F262D"/>
    <w:rsid w:val="007202A2"/>
    <w:rsid w:val="00723D08"/>
    <w:rsid w:val="00725B6D"/>
    <w:rsid w:val="00755793"/>
    <w:rsid w:val="00755ED0"/>
    <w:rsid w:val="00780CA6"/>
    <w:rsid w:val="00783178"/>
    <w:rsid w:val="0078374D"/>
    <w:rsid w:val="0078695B"/>
    <w:rsid w:val="007B71FF"/>
    <w:rsid w:val="007B797A"/>
    <w:rsid w:val="007C2133"/>
    <w:rsid w:val="007D6B58"/>
    <w:rsid w:val="007F034A"/>
    <w:rsid w:val="007F2126"/>
    <w:rsid w:val="00801F2D"/>
    <w:rsid w:val="00804222"/>
    <w:rsid w:val="00810B40"/>
    <w:rsid w:val="00821063"/>
    <w:rsid w:val="00827471"/>
    <w:rsid w:val="00837FC7"/>
    <w:rsid w:val="00846A1A"/>
    <w:rsid w:val="00850DAC"/>
    <w:rsid w:val="00871472"/>
    <w:rsid w:val="008960CD"/>
    <w:rsid w:val="00896F3C"/>
    <w:rsid w:val="008A58FE"/>
    <w:rsid w:val="008A5EE7"/>
    <w:rsid w:val="008B1E1A"/>
    <w:rsid w:val="008C0183"/>
    <w:rsid w:val="00901CBE"/>
    <w:rsid w:val="00903423"/>
    <w:rsid w:val="00917A5E"/>
    <w:rsid w:val="0093648E"/>
    <w:rsid w:val="00945006"/>
    <w:rsid w:val="00952E6F"/>
    <w:rsid w:val="009815E8"/>
    <w:rsid w:val="009914C0"/>
    <w:rsid w:val="00997ECC"/>
    <w:rsid w:val="00997FDB"/>
    <w:rsid w:val="009A5FAE"/>
    <w:rsid w:val="009C1F89"/>
    <w:rsid w:val="009F4E04"/>
    <w:rsid w:val="00A02347"/>
    <w:rsid w:val="00A05993"/>
    <w:rsid w:val="00A321B3"/>
    <w:rsid w:val="00A450D2"/>
    <w:rsid w:val="00A45773"/>
    <w:rsid w:val="00A50E4B"/>
    <w:rsid w:val="00A863B4"/>
    <w:rsid w:val="00A87A2E"/>
    <w:rsid w:val="00A90417"/>
    <w:rsid w:val="00A92C1C"/>
    <w:rsid w:val="00A97F5A"/>
    <w:rsid w:val="00AA75F9"/>
    <w:rsid w:val="00AB2464"/>
    <w:rsid w:val="00AD4310"/>
    <w:rsid w:val="00AF390E"/>
    <w:rsid w:val="00B005DC"/>
    <w:rsid w:val="00B22B34"/>
    <w:rsid w:val="00B2476C"/>
    <w:rsid w:val="00B24D96"/>
    <w:rsid w:val="00B53509"/>
    <w:rsid w:val="00B8217E"/>
    <w:rsid w:val="00B97C91"/>
    <w:rsid w:val="00BB24A0"/>
    <w:rsid w:val="00BC15CB"/>
    <w:rsid w:val="00C01676"/>
    <w:rsid w:val="00C0672A"/>
    <w:rsid w:val="00C10B31"/>
    <w:rsid w:val="00C20051"/>
    <w:rsid w:val="00C31DE7"/>
    <w:rsid w:val="00C547FE"/>
    <w:rsid w:val="00C80DBC"/>
    <w:rsid w:val="00CC7089"/>
    <w:rsid w:val="00D10689"/>
    <w:rsid w:val="00D146EB"/>
    <w:rsid w:val="00D15A90"/>
    <w:rsid w:val="00D2294C"/>
    <w:rsid w:val="00D31110"/>
    <w:rsid w:val="00D3150F"/>
    <w:rsid w:val="00D57EC1"/>
    <w:rsid w:val="00D70E13"/>
    <w:rsid w:val="00D72408"/>
    <w:rsid w:val="00D80978"/>
    <w:rsid w:val="00D84BA8"/>
    <w:rsid w:val="00D8670D"/>
    <w:rsid w:val="00D914F1"/>
    <w:rsid w:val="00DC4A3F"/>
    <w:rsid w:val="00DD2D0E"/>
    <w:rsid w:val="00DE1A37"/>
    <w:rsid w:val="00DF2E4E"/>
    <w:rsid w:val="00E044AD"/>
    <w:rsid w:val="00E16E7B"/>
    <w:rsid w:val="00E22304"/>
    <w:rsid w:val="00E363BC"/>
    <w:rsid w:val="00E47312"/>
    <w:rsid w:val="00E55B40"/>
    <w:rsid w:val="00E712D6"/>
    <w:rsid w:val="00E71D5A"/>
    <w:rsid w:val="00E73304"/>
    <w:rsid w:val="00E73BF2"/>
    <w:rsid w:val="00E84927"/>
    <w:rsid w:val="00E86041"/>
    <w:rsid w:val="00E863F3"/>
    <w:rsid w:val="00E877F6"/>
    <w:rsid w:val="00E925CD"/>
    <w:rsid w:val="00E92FF4"/>
    <w:rsid w:val="00E93880"/>
    <w:rsid w:val="00EB455F"/>
    <w:rsid w:val="00EB769B"/>
    <w:rsid w:val="00EC6351"/>
    <w:rsid w:val="00ED3CFC"/>
    <w:rsid w:val="00EE34B5"/>
    <w:rsid w:val="00F052E3"/>
    <w:rsid w:val="00F4736E"/>
    <w:rsid w:val="00F652B1"/>
    <w:rsid w:val="00FE4697"/>
    <w:rsid w:val="04344249"/>
    <w:rsid w:val="14DE4D8E"/>
    <w:rsid w:val="51C37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E289A"/>
  <w15:docId w15:val="{DDEE9EC5-7A18-4420-9137-E566EBE5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4CE4"/>
    <w:pPr>
      <w:widowControl w:val="0"/>
      <w:jc w:val="both"/>
    </w:pPr>
    <w:rPr>
      <w:kern w:val="2"/>
      <w:sz w:val="21"/>
      <w:szCs w:val="24"/>
    </w:rPr>
  </w:style>
  <w:style w:type="paragraph" w:styleId="1">
    <w:name w:val="heading 1"/>
    <w:basedOn w:val="a"/>
    <w:next w:val="a"/>
    <w:link w:val="10"/>
    <w:uiPriority w:val="9"/>
    <w:qFormat/>
    <w:rsid w:val="007B71FF"/>
    <w:pPr>
      <w:keepNext/>
      <w:keepLines/>
      <w:widowControl/>
      <w:spacing w:line="276" w:lineRule="auto"/>
      <w:jc w:val="center"/>
      <w:outlineLvl w:val="0"/>
    </w:pPr>
    <w:rPr>
      <w:rFonts w:ascii="Cambria" w:eastAsia="宋体" w:hAnsi="Cambria" w:cs="Times New Roman"/>
      <w:b/>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fontstyle21">
    <w:name w:val="fontstyle21"/>
    <w:basedOn w:val="a0"/>
    <w:rPr>
      <w:rFonts w:ascii="Calibri" w:hAnsi="Calibri" w:cs="Calibri" w:hint="default"/>
      <w:color w:val="000000"/>
      <w:sz w:val="22"/>
      <w:szCs w:val="22"/>
    </w:rPr>
  </w:style>
  <w:style w:type="paragraph" w:customStyle="1" w:styleId="msolistparagraph0">
    <w:name w:val="msolistparagraph"/>
    <w:basedOn w:val="a"/>
    <w:pPr>
      <w:ind w:firstLineChars="200" w:firstLine="420"/>
    </w:pPr>
    <w:rPr>
      <w:rFonts w:ascii="等线" w:eastAsia="等线" w:hAnsi="等线" w:cs="Times New Roman" w:hint="eastAsia"/>
      <w:szCs w:val="22"/>
    </w:rPr>
  </w:style>
  <w:style w:type="character" w:customStyle="1" w:styleId="fontstyle01">
    <w:name w:val="fontstyle01"/>
    <w:basedOn w:val="a0"/>
    <w:rPr>
      <w:rFonts w:ascii="宋体" w:eastAsia="宋体" w:hAnsi="宋体" w:cs="宋体" w:hint="eastAsia"/>
      <w:color w:val="000000"/>
      <w:sz w:val="22"/>
      <w:szCs w:val="22"/>
    </w:rPr>
  </w:style>
  <w:style w:type="character" w:customStyle="1" w:styleId="fontstyle11">
    <w:name w:val="fontstyle11"/>
    <w:basedOn w:val="a0"/>
    <w:rPr>
      <w:rFonts w:ascii="宋体" w:eastAsia="宋体" w:hAnsi="宋体" w:cs="宋体" w:hint="eastAsia"/>
      <w:color w:val="000000"/>
      <w:sz w:val="22"/>
      <w:szCs w:val="22"/>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uiPriority w:val="99"/>
    <w:rPr>
      <w:rFonts w:asciiTheme="minorHAnsi" w:eastAsiaTheme="minorEastAsia" w:hAnsiTheme="minorHAnsi" w:cstheme="minorBidi"/>
      <w:kern w:val="2"/>
      <w:sz w:val="18"/>
      <w:szCs w:val="18"/>
    </w:rPr>
  </w:style>
  <w:style w:type="paragraph" w:styleId="a7">
    <w:name w:val="List Paragraph"/>
    <w:basedOn w:val="a"/>
    <w:uiPriority w:val="34"/>
    <w:qFormat/>
    <w:pPr>
      <w:ind w:firstLineChars="200" w:firstLine="420"/>
    </w:pPr>
  </w:style>
  <w:style w:type="paragraph" w:styleId="a8">
    <w:name w:val="Body Text"/>
    <w:basedOn w:val="a"/>
    <w:link w:val="a9"/>
    <w:uiPriority w:val="1"/>
    <w:qFormat/>
    <w:rsid w:val="00A450D2"/>
    <w:pPr>
      <w:autoSpaceDE w:val="0"/>
      <w:autoSpaceDN w:val="0"/>
      <w:jc w:val="left"/>
    </w:pPr>
    <w:rPr>
      <w:rFonts w:ascii="宋体" w:eastAsia="宋体" w:hAnsi="宋体" w:cs="宋体"/>
      <w:kern w:val="0"/>
      <w:sz w:val="22"/>
      <w:szCs w:val="22"/>
    </w:rPr>
  </w:style>
  <w:style w:type="character" w:customStyle="1" w:styleId="a9">
    <w:name w:val="正文文本 字符"/>
    <w:basedOn w:val="a0"/>
    <w:link w:val="a8"/>
    <w:uiPriority w:val="1"/>
    <w:rsid w:val="00A450D2"/>
    <w:rPr>
      <w:rFonts w:ascii="宋体" w:eastAsia="宋体" w:hAnsi="宋体" w:cs="宋体"/>
      <w:sz w:val="22"/>
      <w:szCs w:val="22"/>
    </w:rPr>
  </w:style>
  <w:style w:type="paragraph" w:styleId="aa">
    <w:name w:val="No Spacing"/>
    <w:uiPriority w:val="1"/>
    <w:qFormat/>
    <w:rsid w:val="005D72C5"/>
    <w:rPr>
      <w:rFonts w:ascii="Times New Roman" w:eastAsia="宋体" w:hAnsi="Times New Roman" w:cs="Times New Roman"/>
      <w:sz w:val="22"/>
      <w:szCs w:val="22"/>
    </w:rPr>
  </w:style>
  <w:style w:type="table" w:styleId="ab">
    <w:name w:val="Table Grid"/>
    <w:basedOn w:val="a1"/>
    <w:rsid w:val="006030BF"/>
    <w:pPr>
      <w:widowControl w:val="0"/>
      <w:jc w:val="both"/>
    </w:pPr>
    <w:rPr>
      <w:rFonts w:ascii="Times New Roman" w:eastAsia="宋体" w:hAnsi="Times New Roman"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7B71FF"/>
    <w:rPr>
      <w:rFonts w:ascii="Cambria" w:eastAsia="宋体" w:hAnsi="Cambria"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wmf"/><Relationship Id="rId39" Type="http://schemas.openxmlformats.org/officeDocument/2006/relationships/image" Target="media/image26.wmf"/><Relationship Id="rId21" Type="http://schemas.openxmlformats.org/officeDocument/2006/relationships/image" Target="media/image14.png"/><Relationship Id="rId34" Type="http://schemas.openxmlformats.org/officeDocument/2006/relationships/oleObject" Target="embeddings/oleObject4.bin"/><Relationship Id="rId42" Type="http://schemas.openxmlformats.org/officeDocument/2006/relationships/oleObject" Target="embeddings/oleObject8.bin"/><Relationship Id="rId47" Type="http://schemas.openxmlformats.org/officeDocument/2006/relationships/image" Target="media/image30.jpeg"/><Relationship Id="rId50" Type="http://schemas.openxmlformats.org/officeDocument/2006/relationships/image" Target="media/image33.png"/><Relationship Id="rId55" Type="http://schemas.openxmlformats.org/officeDocument/2006/relationships/image" Target="media/image38.png"/><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7.wmf"/><Relationship Id="rId32" Type="http://schemas.openxmlformats.org/officeDocument/2006/relationships/oleObject" Target="embeddings/oleObject3.bin"/><Relationship Id="rId37" Type="http://schemas.openxmlformats.org/officeDocument/2006/relationships/image" Target="media/image25.wmf"/><Relationship Id="rId40" Type="http://schemas.openxmlformats.org/officeDocument/2006/relationships/oleObject" Target="embeddings/oleObject7.bin"/><Relationship Id="rId45" Type="http://schemas.openxmlformats.org/officeDocument/2006/relationships/image" Target="media/image29.wmf"/><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oleObject" Target="embeddings/oleObject2.bin"/><Relationship Id="rId30" Type="http://schemas.openxmlformats.org/officeDocument/2006/relationships/image" Target="media/image21.png"/><Relationship Id="rId35" Type="http://schemas.openxmlformats.org/officeDocument/2006/relationships/image" Target="media/image24.wmf"/><Relationship Id="rId43" Type="http://schemas.openxmlformats.org/officeDocument/2006/relationships/image" Target="media/image28.wmf"/><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1.bin"/><Relationship Id="rId33" Type="http://schemas.openxmlformats.org/officeDocument/2006/relationships/image" Target="media/image23.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image" Target="media/image27.wmf"/><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oleObject" Target="embeddings/oleObject5.bin"/><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2.wmf"/><Relationship Id="rId44" Type="http://schemas.openxmlformats.org/officeDocument/2006/relationships/oleObject" Target="embeddings/oleObject9.bin"/><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14</Pages>
  <Words>2333</Words>
  <Characters>2333</Characters>
  <Application>Microsoft Office Word</Application>
  <DocSecurity>0</DocSecurity>
  <Lines>2333</Lines>
  <Paragraphs>1555</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模煊 罗</cp:lastModifiedBy>
  <cp:revision>8</cp:revision>
  <dcterms:created xsi:type="dcterms:W3CDTF">2025-10-22T02:00:00Z</dcterms:created>
  <dcterms:modified xsi:type="dcterms:W3CDTF">2025-10-25T07:47:00Z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y fmtid="{D5CDD505-2E9C-101B-9397-08002B2CF9AE}" pid="3" name="MTWinEqns">
    <vt:bool>true</vt:bool>
  </property>
</Properties>
</file>