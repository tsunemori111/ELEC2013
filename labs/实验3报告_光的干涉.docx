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7E10D9" w14:textId="0D1234AF" w:rsidR="002B3BA9" w:rsidRDefault="002B3BA9" w:rsidP="002B3BA9">
      <w:ins w:id="0" w:author="GaoS" w:date="2022-08-29T12:38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4F86CB7C" wp14:editId="5C4930A6">
              <wp:simplePos x="0" y="0"/>
              <wp:positionH relativeFrom="margin">
                <wp:posOffset>380798</wp:posOffset>
              </wp:positionH>
              <wp:positionV relativeFrom="paragraph">
                <wp:posOffset>-113665</wp:posOffset>
              </wp:positionV>
              <wp:extent cx="5278120" cy="1042670"/>
              <wp:effectExtent l="0" t="0" r="0" b="5080"/>
              <wp:wrapNone/>
              <wp:docPr id="456" name="图片 45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0863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78120" cy="1042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0E7BE3C9" w14:textId="41DE5110" w:rsidR="002B3BA9" w:rsidRDefault="002B3BA9" w:rsidP="002B3BA9"/>
    <w:p w14:paraId="08D8B1C0" w14:textId="7C27CB8B" w:rsidR="002B3BA9" w:rsidRDefault="002B3BA9" w:rsidP="002B3BA9"/>
    <w:p w14:paraId="1DB88790" w14:textId="4B3560B9" w:rsidR="002B3BA9" w:rsidRDefault="002B3BA9" w:rsidP="002B3BA9"/>
    <w:p w14:paraId="59CC8900" w14:textId="77777777" w:rsidR="002B3BA9" w:rsidRPr="002B3BA9" w:rsidRDefault="002B3BA9" w:rsidP="002B3BA9"/>
    <w:p w14:paraId="5A25ECCF" w14:textId="77777777" w:rsidR="00D914F1" w:rsidRDefault="00D914F1" w:rsidP="002B3BA9">
      <w:pPr>
        <w:jc w:val="center"/>
        <w:rPr>
          <w:b/>
          <w:sz w:val="52"/>
          <w:szCs w:val="52"/>
        </w:rPr>
      </w:pPr>
    </w:p>
    <w:p w14:paraId="4737EA6E" w14:textId="70540E2C" w:rsidR="002B3BA9" w:rsidRPr="00C64727" w:rsidRDefault="002B3BA9" w:rsidP="002B3BA9">
      <w:pPr>
        <w:jc w:val="center"/>
        <w:rPr>
          <w:b/>
          <w:sz w:val="52"/>
          <w:szCs w:val="52"/>
        </w:rPr>
      </w:pPr>
      <w:r w:rsidRPr="00C64727">
        <w:rPr>
          <w:rFonts w:hint="eastAsia"/>
          <w:b/>
          <w:sz w:val="52"/>
          <w:szCs w:val="52"/>
        </w:rPr>
        <w:t>实验</w:t>
      </w:r>
      <w:r w:rsidR="004B5CBF">
        <w:rPr>
          <w:rFonts w:hint="eastAsia"/>
          <w:b/>
          <w:sz w:val="52"/>
          <w:szCs w:val="52"/>
        </w:rPr>
        <w:t>报告</w:t>
      </w:r>
    </w:p>
    <w:p w14:paraId="47295B79" w14:textId="77777777" w:rsidR="002B3BA9" w:rsidRPr="001D3232" w:rsidRDefault="002B3BA9" w:rsidP="002B3BA9">
      <w:pPr>
        <w:jc w:val="center"/>
      </w:pPr>
    </w:p>
    <w:p w14:paraId="09A2C0C7" w14:textId="4A28D327" w:rsidR="007D6B58" w:rsidRPr="002B3BA9" w:rsidRDefault="002B3BA9" w:rsidP="002B3BA9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实验</w:t>
      </w:r>
      <w:r w:rsidR="000D3587">
        <w:rPr>
          <w:rFonts w:hint="eastAsia"/>
          <w:b/>
          <w:sz w:val="52"/>
          <w:szCs w:val="52"/>
        </w:rPr>
        <w:t>三</w:t>
      </w:r>
      <w:r>
        <w:rPr>
          <w:rFonts w:hint="eastAsia"/>
          <w:b/>
          <w:sz w:val="52"/>
          <w:szCs w:val="52"/>
        </w:rPr>
        <w:t>：</w:t>
      </w:r>
      <w:r w:rsidR="006F24FC">
        <w:rPr>
          <w:rFonts w:hint="eastAsia"/>
          <w:b/>
          <w:sz w:val="52"/>
          <w:szCs w:val="52"/>
        </w:rPr>
        <w:t>光的干涉</w:t>
      </w:r>
      <w:r w:rsidRPr="001D3232">
        <w:rPr>
          <w:rFonts w:hint="eastAsia"/>
          <w:b/>
          <w:sz w:val="52"/>
          <w:szCs w:val="52"/>
        </w:rPr>
        <w:t>实验</w:t>
      </w:r>
    </w:p>
    <w:p w14:paraId="4488B5A9" w14:textId="77777777" w:rsidR="002B3BA9" w:rsidRDefault="002B3BA9">
      <w:pPr>
        <w:jc w:val="center"/>
        <w:rPr>
          <w:rFonts w:ascii="华文楷体" w:eastAsia="华文楷体" w:hAnsi="华文楷体"/>
          <w:b/>
          <w:sz w:val="36"/>
          <w:szCs w:val="36"/>
        </w:rPr>
      </w:pPr>
    </w:p>
    <w:p w14:paraId="43CA598D" w14:textId="77777777" w:rsidR="007D6B58" w:rsidRDefault="00D70E13">
      <w:pPr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班级：</w:t>
      </w:r>
    </w:p>
    <w:p w14:paraId="44DA4619" w14:textId="77777777" w:rsidR="007D6B58" w:rsidRDefault="00D70E13">
      <w:pPr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 xml:space="preserve">姓名： </w:t>
      </w:r>
    </w:p>
    <w:p w14:paraId="53B435FA" w14:textId="239DFAF1" w:rsidR="007D6B58" w:rsidRDefault="00D70E13" w:rsidP="00D914F1">
      <w:pPr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学号：</w:t>
      </w:r>
    </w:p>
    <w:p w14:paraId="58261FC9" w14:textId="77777777" w:rsidR="00D914F1" w:rsidRDefault="00D914F1" w:rsidP="00D914F1">
      <w:pPr>
        <w:ind w:firstLineChars="200" w:firstLine="881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同组成员：</w:t>
      </w:r>
    </w:p>
    <w:p w14:paraId="4387A0F2" w14:textId="77777777" w:rsidR="007D6B58" w:rsidRDefault="00D70E13">
      <w:pPr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上课地点：</w:t>
      </w:r>
    </w:p>
    <w:p w14:paraId="453637AF" w14:textId="77777777" w:rsidR="007D6B58" w:rsidRDefault="00D70E13">
      <w:pPr>
        <w:ind w:leftChars="400" w:left="840"/>
        <w:rPr>
          <w:rFonts w:ascii="华文楷体" w:eastAsia="华文楷体" w:hAnsi="华文楷体"/>
          <w:b/>
          <w:sz w:val="44"/>
          <w:szCs w:val="44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指导教师：</w:t>
      </w:r>
    </w:p>
    <w:p w14:paraId="0C313B61" w14:textId="4815636C" w:rsidR="00ED3CFC" w:rsidRDefault="00D70E13" w:rsidP="002B3BA9">
      <w:pPr>
        <w:ind w:leftChars="400" w:left="840"/>
        <w:rPr>
          <w:rFonts w:ascii="宋体" w:hAnsi="宋体"/>
          <w:b/>
          <w:sz w:val="28"/>
          <w:szCs w:val="28"/>
        </w:rPr>
      </w:pPr>
      <w:r>
        <w:rPr>
          <w:rFonts w:ascii="华文楷体" w:eastAsia="华文楷体" w:hAnsi="华文楷体" w:hint="eastAsia"/>
          <w:b/>
          <w:sz w:val="44"/>
          <w:szCs w:val="44"/>
        </w:rPr>
        <w:t>日期：</w:t>
      </w:r>
    </w:p>
    <w:p w14:paraId="7793F7D4" w14:textId="029778CE" w:rsidR="002B3BA9" w:rsidRDefault="002B3BA9">
      <w:pPr>
        <w:widowControl/>
        <w:jc w:val="left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br w:type="page"/>
      </w:r>
    </w:p>
    <w:p w14:paraId="57BFB168" w14:textId="5A5B192E" w:rsidR="007D6B58" w:rsidRPr="008C0183" w:rsidRDefault="00D70E13" w:rsidP="002B3BA9">
      <w:pPr>
        <w:jc w:val="center"/>
        <w:rPr>
          <w:rFonts w:ascii="黑体" w:eastAsia="黑体" w:hAnsi="黑体"/>
          <w:bCs/>
          <w:color w:val="000000"/>
          <w:sz w:val="36"/>
          <w:szCs w:val="36"/>
        </w:rPr>
      </w:pPr>
      <w:r w:rsidRPr="008C0183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lastRenderedPageBreak/>
        <w:t>实验</w:t>
      </w:r>
      <w:r w:rsidR="00464B95" w:rsidRPr="008C0183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>1</w:t>
      </w:r>
      <w:r w:rsidRPr="008C0183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ab/>
      </w:r>
      <w:r w:rsidR="00473D77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>杨氏双缝干涉</w:t>
      </w:r>
    </w:p>
    <w:p w14:paraId="4EF5014F" w14:textId="77777777" w:rsidR="00D266F3" w:rsidRPr="000D3587" w:rsidRDefault="00D266F3" w:rsidP="000D3587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0F826B52" w14:textId="195BDF31" w:rsidR="00D266F3" w:rsidRDefault="00D266F3" w:rsidP="00D266F3">
      <w:pPr>
        <w:pStyle w:val="a7"/>
        <w:numPr>
          <w:ilvl w:val="0"/>
          <w:numId w:val="17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266F3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实验预习</w:t>
      </w:r>
    </w:p>
    <w:p w14:paraId="4E04A3F6" w14:textId="77777777" w:rsidR="00D266F3" w:rsidRPr="00D266F3" w:rsidRDefault="00D266F3" w:rsidP="00D266F3">
      <w:pPr>
        <w:pStyle w:val="a7"/>
        <w:numPr>
          <w:ilvl w:val="0"/>
          <w:numId w:val="18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color w:val="000000"/>
          <w:szCs w:val="21"/>
          <w:lang w:bidi="ar"/>
        </w:rPr>
      </w:pPr>
      <w:r w:rsidRPr="00D266F3">
        <w:rPr>
          <w:rFonts w:ascii="宋体" w:eastAsia="宋体" w:hAnsi="宋体" w:cs="宋体" w:hint="eastAsia"/>
          <w:color w:val="000000"/>
          <w:szCs w:val="21"/>
          <w:lang w:bidi="ar"/>
        </w:rPr>
        <w:t>解释杨氏双缝干涉原理</w:t>
      </w:r>
    </w:p>
    <w:p w14:paraId="748E0954" w14:textId="2809FBC6" w:rsidR="00D266F3" w:rsidRPr="00D266F3" w:rsidRDefault="00D266F3" w:rsidP="00D266F3">
      <w:pPr>
        <w:pStyle w:val="a7"/>
        <w:numPr>
          <w:ilvl w:val="0"/>
          <w:numId w:val="18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color w:val="000000"/>
          <w:szCs w:val="21"/>
          <w:lang w:bidi="ar"/>
        </w:rPr>
      </w:pPr>
      <w:r w:rsidRPr="00D266F3">
        <w:rPr>
          <w:rFonts w:ascii="宋体" w:eastAsia="宋体" w:hAnsi="宋体" w:cs="宋体" w:hint="eastAsia"/>
          <w:color w:val="000000"/>
          <w:szCs w:val="21"/>
          <w:lang w:bidi="ar"/>
        </w:rPr>
        <w:t>实验所得条纹的特点</w:t>
      </w:r>
    </w:p>
    <w:p w14:paraId="7904851F" w14:textId="77777777" w:rsidR="00D266F3" w:rsidRPr="00D266F3" w:rsidRDefault="00D266F3" w:rsidP="00D266F3">
      <w:pPr>
        <w:snapToGrid w:val="0"/>
        <w:spacing w:beforeLines="50" w:before="156" w:afterLines="50" w:after="156"/>
        <w:ind w:left="72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55B9E0D6" w14:textId="77777777" w:rsidR="00D266F3" w:rsidRDefault="00D266F3" w:rsidP="00D266F3">
      <w:pPr>
        <w:pStyle w:val="a7"/>
        <w:snapToGrid w:val="0"/>
        <w:spacing w:beforeLines="50" w:before="156" w:afterLines="50" w:after="156"/>
        <w:ind w:left="72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6E0C5B89" w14:textId="3193D5EB" w:rsidR="005D1EF7" w:rsidRPr="00D266F3" w:rsidRDefault="00D70E13" w:rsidP="00D266F3">
      <w:pPr>
        <w:pStyle w:val="a7"/>
        <w:numPr>
          <w:ilvl w:val="0"/>
          <w:numId w:val="17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266F3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</w:t>
      </w:r>
      <w:r w:rsidR="00E776B8" w:rsidRPr="00D266F3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操作</w:t>
      </w:r>
      <w:r w:rsidRPr="00D266F3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记录</w:t>
      </w:r>
    </w:p>
    <w:p w14:paraId="6670900C" w14:textId="61FDBEC4" w:rsidR="00E776B8" w:rsidRDefault="00E776B8" w:rsidP="00C3290B">
      <w:pPr>
        <w:pStyle w:val="a7"/>
        <w:numPr>
          <w:ilvl w:val="0"/>
          <w:numId w:val="38"/>
        </w:numPr>
        <w:spacing w:line="276" w:lineRule="auto"/>
        <w:ind w:firstLineChars="0"/>
        <w:rPr>
          <w:rFonts w:ascii="宋体" w:hAnsi="宋体"/>
        </w:rPr>
      </w:pPr>
      <w:r w:rsidRPr="001F6C53">
        <w:rPr>
          <w:rFonts w:ascii="宋体" w:hAnsi="宋体" w:hint="eastAsia"/>
        </w:rPr>
        <w:t>拍照记录搭建的光路</w:t>
      </w:r>
    </w:p>
    <w:p w14:paraId="03D6C986" w14:textId="6AB9E5ED" w:rsidR="00C3290B" w:rsidRDefault="00C3290B" w:rsidP="00C3290B">
      <w:pPr>
        <w:pStyle w:val="a7"/>
        <w:spacing w:line="276" w:lineRule="auto"/>
        <w:ind w:left="1005" w:firstLineChars="0" w:firstLine="0"/>
        <w:rPr>
          <w:rFonts w:ascii="宋体" w:hAnsi="宋体"/>
        </w:rPr>
      </w:pPr>
    </w:p>
    <w:p w14:paraId="78B6A70F" w14:textId="77777777" w:rsidR="00C3290B" w:rsidRDefault="00C3290B" w:rsidP="00C3290B">
      <w:pPr>
        <w:pStyle w:val="a7"/>
        <w:spacing w:line="276" w:lineRule="auto"/>
        <w:ind w:left="1005" w:firstLineChars="0" w:firstLine="0"/>
        <w:rPr>
          <w:rFonts w:ascii="宋体" w:hAnsi="宋体" w:hint="eastAsia"/>
        </w:rPr>
      </w:pPr>
    </w:p>
    <w:p w14:paraId="55896144" w14:textId="72B0B6DB" w:rsidR="006030BF" w:rsidRDefault="00E776B8" w:rsidP="00E776B8">
      <w:pPr>
        <w:spacing w:line="276" w:lineRule="auto"/>
        <w:ind w:firstLineChars="300" w:firstLine="630"/>
        <w:rPr>
          <w:rFonts w:ascii="Times New Roman" w:eastAsia="宋体" w:hAnsi="Times New Roman" w:cs="Times New Roman"/>
          <w:bCs/>
          <w:szCs w:val="21"/>
        </w:rPr>
      </w:pPr>
      <w:r w:rsidRPr="00E776B8">
        <w:rPr>
          <w:rFonts w:ascii="Times New Roman" w:eastAsia="宋体" w:hAnsi="Times New Roman" w:cs="Times New Roman" w:hint="eastAsia"/>
          <w:bCs/>
          <w:szCs w:val="21"/>
        </w:rPr>
        <w:t>2</w:t>
      </w:r>
      <w:r w:rsidRPr="00E776B8">
        <w:rPr>
          <w:rFonts w:ascii="Times New Roman" w:eastAsia="宋体" w:hAnsi="Times New Roman" w:cs="Times New Roman"/>
          <w:bCs/>
          <w:szCs w:val="21"/>
        </w:rPr>
        <w:t>.</w:t>
      </w:r>
      <w:r w:rsidR="006030BF" w:rsidRPr="00E776B8">
        <w:rPr>
          <w:rFonts w:ascii="Times New Roman" w:eastAsia="宋体" w:hAnsi="Times New Roman" w:cs="Times New Roman"/>
          <w:bCs/>
          <w:szCs w:val="21"/>
        </w:rPr>
        <w:t>表</w:t>
      </w:r>
      <w:r w:rsidR="006030BF" w:rsidRPr="00E776B8">
        <w:rPr>
          <w:rFonts w:ascii="Times New Roman" w:eastAsia="宋体" w:hAnsi="Times New Roman" w:cs="Times New Roman"/>
          <w:bCs/>
          <w:szCs w:val="21"/>
        </w:rPr>
        <w:t xml:space="preserve">1.5-1 </w:t>
      </w:r>
      <w:r w:rsidR="006030BF" w:rsidRPr="00E776B8">
        <w:rPr>
          <w:rFonts w:ascii="Times New Roman" w:eastAsia="宋体" w:hAnsi="Times New Roman" w:cs="Times New Roman"/>
          <w:bCs/>
          <w:szCs w:val="21"/>
        </w:rPr>
        <w:t>缝间距与干涉条纹的关系</w:t>
      </w:r>
      <w:r w:rsidR="006A4191">
        <w:rPr>
          <w:rFonts w:ascii="Times New Roman" w:eastAsia="宋体" w:hAnsi="Times New Roman" w:cs="Times New Roman" w:hint="eastAsia"/>
          <w:bCs/>
          <w:szCs w:val="21"/>
        </w:rPr>
        <w:t>（软件数据乘以</w:t>
      </w:r>
      <w:r w:rsidR="006A4191">
        <w:rPr>
          <w:rFonts w:ascii="Times New Roman" w:eastAsia="宋体" w:hAnsi="Times New Roman" w:cs="Times New Roman" w:hint="eastAsia"/>
          <w:bCs/>
          <w:szCs w:val="21"/>
        </w:rPr>
        <w:t>3</w:t>
      </w:r>
      <w:r w:rsidR="006A4191">
        <w:rPr>
          <w:rFonts w:ascii="Times New Roman" w:eastAsia="宋体" w:hAnsi="Times New Roman" w:cs="Times New Roman"/>
          <w:bCs/>
          <w:szCs w:val="21"/>
        </w:rPr>
        <w:t>.75um</w:t>
      </w:r>
      <w:r w:rsidR="006A4191">
        <w:rPr>
          <w:rFonts w:ascii="Times New Roman" w:eastAsia="宋体" w:hAnsi="Times New Roman" w:cs="Times New Roman" w:hint="eastAsia"/>
          <w:bCs/>
          <w:szCs w:val="21"/>
        </w:rPr>
        <w:t>）</w:t>
      </w:r>
    </w:p>
    <w:p w14:paraId="0063D983" w14:textId="77777777" w:rsidR="006A4191" w:rsidRPr="00E776B8" w:rsidRDefault="006A4191" w:rsidP="00E776B8">
      <w:pPr>
        <w:spacing w:line="276" w:lineRule="auto"/>
        <w:ind w:firstLineChars="300" w:firstLine="630"/>
        <w:rPr>
          <w:rFonts w:ascii="宋体" w:hAnsi="宋体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4111"/>
      </w:tblGrid>
      <w:tr w:rsidR="006030BF" w:rsidRPr="006030BF" w14:paraId="3BD225E2" w14:textId="77777777" w:rsidTr="00ED0A8A">
        <w:trPr>
          <w:jc w:val="center"/>
        </w:trPr>
        <w:tc>
          <w:tcPr>
            <w:tcW w:w="2977" w:type="dxa"/>
          </w:tcPr>
          <w:p w14:paraId="1265630B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缝间距</w:t>
            </w:r>
            <w:r w:rsidRPr="006030BF">
              <w:rPr>
                <w:szCs w:val="21"/>
              </w:rPr>
              <w:t>/mm</w:t>
            </w:r>
          </w:p>
        </w:tc>
        <w:tc>
          <w:tcPr>
            <w:tcW w:w="4111" w:type="dxa"/>
          </w:tcPr>
          <w:p w14:paraId="569561B4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条纹间距</w:t>
            </w:r>
            <w:r w:rsidRPr="006030BF">
              <w:rPr>
                <w:szCs w:val="21"/>
              </w:rPr>
              <w:t>/um</w:t>
            </w:r>
          </w:p>
        </w:tc>
      </w:tr>
      <w:tr w:rsidR="006030BF" w:rsidRPr="006030BF" w14:paraId="7BBD2F59" w14:textId="77777777" w:rsidTr="00ED0A8A">
        <w:trPr>
          <w:jc w:val="center"/>
        </w:trPr>
        <w:tc>
          <w:tcPr>
            <w:tcW w:w="2977" w:type="dxa"/>
          </w:tcPr>
          <w:p w14:paraId="080433BC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0.2</w:t>
            </w:r>
          </w:p>
        </w:tc>
        <w:tc>
          <w:tcPr>
            <w:tcW w:w="4111" w:type="dxa"/>
          </w:tcPr>
          <w:p w14:paraId="2441649A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</w:tr>
      <w:tr w:rsidR="006030BF" w:rsidRPr="006030BF" w14:paraId="159A7AA6" w14:textId="77777777" w:rsidTr="00ED0A8A">
        <w:trPr>
          <w:jc w:val="center"/>
        </w:trPr>
        <w:tc>
          <w:tcPr>
            <w:tcW w:w="2977" w:type="dxa"/>
          </w:tcPr>
          <w:p w14:paraId="23CE6D82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0.5</w:t>
            </w:r>
          </w:p>
        </w:tc>
        <w:tc>
          <w:tcPr>
            <w:tcW w:w="4111" w:type="dxa"/>
          </w:tcPr>
          <w:p w14:paraId="414BD796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</w:tr>
    </w:tbl>
    <w:p w14:paraId="625FEE05" w14:textId="77777777" w:rsidR="006030BF" w:rsidRPr="006030BF" w:rsidRDefault="006030BF" w:rsidP="006030BF">
      <w:pPr>
        <w:ind w:left="210" w:hangingChars="100" w:hanging="210"/>
        <w:rPr>
          <w:rFonts w:ascii="Times New Roman" w:eastAsia="宋体" w:hAnsi="Times New Roman" w:cs="Times New Roman"/>
          <w:szCs w:val="21"/>
        </w:rPr>
      </w:pPr>
    </w:p>
    <w:p w14:paraId="407359D6" w14:textId="362E1856" w:rsidR="006030BF" w:rsidRPr="006A4191" w:rsidRDefault="006030BF" w:rsidP="006A4191">
      <w:pPr>
        <w:pStyle w:val="a7"/>
        <w:numPr>
          <w:ilvl w:val="0"/>
          <w:numId w:val="18"/>
        </w:numPr>
        <w:ind w:firstLineChars="0"/>
        <w:rPr>
          <w:rFonts w:ascii="Times New Roman" w:eastAsia="宋体" w:hAnsi="Times New Roman" w:cs="Times New Roman"/>
          <w:bCs/>
          <w:szCs w:val="21"/>
        </w:rPr>
      </w:pPr>
      <w:r w:rsidRPr="006A4191">
        <w:rPr>
          <w:rFonts w:ascii="Times New Roman" w:eastAsia="宋体" w:hAnsi="Times New Roman" w:cs="Times New Roman"/>
          <w:bCs/>
          <w:szCs w:val="21"/>
        </w:rPr>
        <w:t>表</w:t>
      </w:r>
      <w:r w:rsidRPr="006A4191">
        <w:rPr>
          <w:rFonts w:ascii="Times New Roman" w:eastAsia="宋体" w:hAnsi="Times New Roman" w:cs="Times New Roman"/>
          <w:bCs/>
          <w:szCs w:val="21"/>
        </w:rPr>
        <w:t>1.5-2</w:t>
      </w:r>
      <w:r w:rsidRPr="006A4191">
        <w:rPr>
          <w:rFonts w:ascii="Times New Roman" w:eastAsia="宋体" w:hAnsi="Times New Roman" w:cs="Times New Roman"/>
          <w:bCs/>
          <w:szCs w:val="21"/>
        </w:rPr>
        <w:t>激光波长</w:t>
      </w:r>
      <w:r w:rsidRPr="006A4191">
        <w:rPr>
          <w:rFonts w:ascii="Times New Roman" w:eastAsia="宋体" w:hAnsi="Times New Roman" w:cs="Times New Roman"/>
          <w:bCs/>
          <w:szCs w:val="21"/>
        </w:rPr>
        <w:t>λ</w:t>
      </w:r>
      <w:r w:rsidRPr="006A4191">
        <w:rPr>
          <w:rFonts w:ascii="Times New Roman" w:eastAsia="宋体" w:hAnsi="Times New Roman" w:cs="Times New Roman"/>
          <w:bCs/>
          <w:szCs w:val="21"/>
        </w:rPr>
        <w:t>对干涉条纹的影响</w:t>
      </w:r>
    </w:p>
    <w:p w14:paraId="2E20AA32" w14:textId="77777777" w:rsidR="006A4191" w:rsidRPr="006A4191" w:rsidRDefault="006A4191" w:rsidP="006A4191">
      <w:pPr>
        <w:pStyle w:val="a7"/>
        <w:ind w:left="1080" w:firstLineChars="0" w:firstLine="0"/>
        <w:rPr>
          <w:rFonts w:ascii="Times New Roman" w:eastAsia="宋体" w:hAnsi="Times New Roman" w:cs="Times New Roman"/>
          <w:bCs/>
          <w:szCs w:val="21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5"/>
        <w:gridCol w:w="1701"/>
        <w:gridCol w:w="1559"/>
        <w:gridCol w:w="1560"/>
        <w:gridCol w:w="1559"/>
      </w:tblGrid>
      <w:tr w:rsidR="006030BF" w:rsidRPr="006030BF" w14:paraId="6B2A26F9" w14:textId="77777777" w:rsidTr="006A4191">
        <w:trPr>
          <w:trHeight w:val="360"/>
          <w:jc w:val="center"/>
        </w:trPr>
        <w:tc>
          <w:tcPr>
            <w:tcW w:w="2405" w:type="dxa"/>
            <w:vMerge w:val="restart"/>
            <w:tcBorders>
              <w:tl2br w:val="single" w:sz="4" w:space="0" w:color="auto"/>
            </w:tcBorders>
          </w:tcPr>
          <w:p w14:paraId="244A2C34" w14:textId="77777777" w:rsidR="006030BF" w:rsidRPr="006030BF" w:rsidRDefault="006030BF" w:rsidP="0058275C">
            <w:pPr>
              <w:ind w:firstLineChars="300" w:firstLine="630"/>
              <w:jc w:val="left"/>
              <w:rPr>
                <w:szCs w:val="21"/>
              </w:rPr>
            </w:pPr>
            <w:r w:rsidRPr="006030BF">
              <w:rPr>
                <w:szCs w:val="21"/>
              </w:rPr>
              <w:t>条纹间距</w:t>
            </w:r>
            <w:r w:rsidRPr="006030BF">
              <w:rPr>
                <w:rFonts w:ascii="宋体" w:hAnsi="宋体" w:cs="宋体" w:hint="eastAsia"/>
                <w:szCs w:val="21"/>
              </w:rPr>
              <w:t>△</w:t>
            </w:r>
            <w:r w:rsidRPr="006030BF">
              <w:rPr>
                <w:szCs w:val="21"/>
              </w:rPr>
              <w:t xml:space="preserve">x/um                </w:t>
            </w:r>
          </w:p>
          <w:p w14:paraId="4C8E88FA" w14:textId="77777777" w:rsidR="006030BF" w:rsidRPr="006030BF" w:rsidRDefault="006030BF" w:rsidP="0058275C">
            <w:pPr>
              <w:rPr>
                <w:szCs w:val="21"/>
              </w:rPr>
            </w:pPr>
            <w:r w:rsidRPr="006030BF">
              <w:rPr>
                <w:szCs w:val="21"/>
              </w:rPr>
              <w:t xml:space="preserve">D/mm      </w:t>
            </w:r>
          </w:p>
        </w:tc>
        <w:tc>
          <w:tcPr>
            <w:tcW w:w="3260" w:type="dxa"/>
            <w:gridSpan w:val="2"/>
          </w:tcPr>
          <w:p w14:paraId="1329C09B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d=0.2mm</w:t>
            </w:r>
          </w:p>
        </w:tc>
        <w:tc>
          <w:tcPr>
            <w:tcW w:w="3119" w:type="dxa"/>
            <w:gridSpan w:val="2"/>
          </w:tcPr>
          <w:p w14:paraId="43CEAF5C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d=0.5mm</w:t>
            </w:r>
          </w:p>
        </w:tc>
      </w:tr>
      <w:tr w:rsidR="006030BF" w:rsidRPr="006030BF" w14:paraId="7C905404" w14:textId="77777777" w:rsidTr="006A4191">
        <w:trPr>
          <w:trHeight w:val="360"/>
          <w:jc w:val="center"/>
        </w:trPr>
        <w:tc>
          <w:tcPr>
            <w:tcW w:w="2405" w:type="dxa"/>
            <w:vMerge/>
            <w:tcBorders>
              <w:tl2br w:val="single" w:sz="4" w:space="0" w:color="auto"/>
            </w:tcBorders>
          </w:tcPr>
          <w:p w14:paraId="4B261465" w14:textId="77777777" w:rsidR="006030BF" w:rsidRPr="006030BF" w:rsidRDefault="006030BF" w:rsidP="0058275C">
            <w:pPr>
              <w:ind w:firstLineChars="450" w:firstLine="945"/>
              <w:rPr>
                <w:szCs w:val="21"/>
              </w:rPr>
            </w:pPr>
          </w:p>
        </w:tc>
        <w:tc>
          <w:tcPr>
            <w:tcW w:w="1701" w:type="dxa"/>
          </w:tcPr>
          <w:p w14:paraId="0EE93CF0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650nm</w:t>
            </w:r>
            <w:r w:rsidRPr="006030BF">
              <w:rPr>
                <w:szCs w:val="21"/>
              </w:rPr>
              <w:t>激光器</w:t>
            </w:r>
          </w:p>
        </w:tc>
        <w:tc>
          <w:tcPr>
            <w:tcW w:w="1559" w:type="dxa"/>
          </w:tcPr>
          <w:p w14:paraId="24D3794A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520nm</w:t>
            </w:r>
            <w:r w:rsidRPr="006030BF">
              <w:rPr>
                <w:szCs w:val="21"/>
              </w:rPr>
              <w:t>激光器</w:t>
            </w:r>
          </w:p>
        </w:tc>
        <w:tc>
          <w:tcPr>
            <w:tcW w:w="1560" w:type="dxa"/>
          </w:tcPr>
          <w:p w14:paraId="5FE0C4E7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650nm</w:t>
            </w:r>
            <w:r w:rsidRPr="006030BF">
              <w:rPr>
                <w:szCs w:val="21"/>
              </w:rPr>
              <w:t>激光器</w:t>
            </w:r>
          </w:p>
        </w:tc>
        <w:tc>
          <w:tcPr>
            <w:tcW w:w="1559" w:type="dxa"/>
          </w:tcPr>
          <w:p w14:paraId="4CEEB486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520nm</w:t>
            </w:r>
            <w:r w:rsidRPr="006030BF">
              <w:rPr>
                <w:szCs w:val="21"/>
              </w:rPr>
              <w:t>激光器</w:t>
            </w:r>
          </w:p>
        </w:tc>
      </w:tr>
      <w:tr w:rsidR="006030BF" w:rsidRPr="006030BF" w14:paraId="7B7DACD7" w14:textId="77777777" w:rsidTr="006A4191">
        <w:trPr>
          <w:jc w:val="center"/>
        </w:trPr>
        <w:tc>
          <w:tcPr>
            <w:tcW w:w="2405" w:type="dxa"/>
          </w:tcPr>
          <w:p w14:paraId="47F40767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100</w:t>
            </w:r>
          </w:p>
        </w:tc>
        <w:tc>
          <w:tcPr>
            <w:tcW w:w="1701" w:type="dxa"/>
          </w:tcPr>
          <w:p w14:paraId="77CCCE42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14:paraId="0711C400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560" w:type="dxa"/>
          </w:tcPr>
          <w:p w14:paraId="4F98D797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14:paraId="3593A069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</w:tr>
      <w:tr w:rsidR="006030BF" w:rsidRPr="006030BF" w14:paraId="12FEFB04" w14:textId="77777777" w:rsidTr="006A4191">
        <w:trPr>
          <w:jc w:val="center"/>
        </w:trPr>
        <w:tc>
          <w:tcPr>
            <w:tcW w:w="2405" w:type="dxa"/>
          </w:tcPr>
          <w:p w14:paraId="1F5CA600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150</w:t>
            </w:r>
          </w:p>
        </w:tc>
        <w:tc>
          <w:tcPr>
            <w:tcW w:w="1701" w:type="dxa"/>
          </w:tcPr>
          <w:p w14:paraId="40590513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14:paraId="322470C9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560" w:type="dxa"/>
          </w:tcPr>
          <w:p w14:paraId="3B07A26A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14:paraId="2EEE9CB8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</w:tr>
      <w:tr w:rsidR="006030BF" w:rsidRPr="006030BF" w14:paraId="2D9F440B" w14:textId="77777777" w:rsidTr="006A4191">
        <w:trPr>
          <w:jc w:val="center"/>
        </w:trPr>
        <w:tc>
          <w:tcPr>
            <w:tcW w:w="2405" w:type="dxa"/>
          </w:tcPr>
          <w:p w14:paraId="5AF07675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200</w:t>
            </w:r>
          </w:p>
        </w:tc>
        <w:tc>
          <w:tcPr>
            <w:tcW w:w="1701" w:type="dxa"/>
          </w:tcPr>
          <w:p w14:paraId="55FD5493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14:paraId="72A25EB8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560" w:type="dxa"/>
          </w:tcPr>
          <w:p w14:paraId="5A18B872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14:paraId="0168D425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</w:tr>
      <w:tr w:rsidR="006030BF" w:rsidRPr="006030BF" w14:paraId="7CD8BE8C" w14:textId="77777777" w:rsidTr="006A4191">
        <w:trPr>
          <w:jc w:val="center"/>
        </w:trPr>
        <w:tc>
          <w:tcPr>
            <w:tcW w:w="2405" w:type="dxa"/>
          </w:tcPr>
          <w:p w14:paraId="5202211A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250</w:t>
            </w:r>
          </w:p>
        </w:tc>
        <w:tc>
          <w:tcPr>
            <w:tcW w:w="1701" w:type="dxa"/>
          </w:tcPr>
          <w:p w14:paraId="36BCD63F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14:paraId="05741159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560" w:type="dxa"/>
          </w:tcPr>
          <w:p w14:paraId="50CA2A5E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14:paraId="76C84A56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</w:tr>
      <w:tr w:rsidR="006030BF" w:rsidRPr="006030BF" w14:paraId="7D39DC63" w14:textId="77777777" w:rsidTr="006A4191">
        <w:trPr>
          <w:jc w:val="center"/>
        </w:trPr>
        <w:tc>
          <w:tcPr>
            <w:tcW w:w="2405" w:type="dxa"/>
          </w:tcPr>
          <w:p w14:paraId="22130410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300</w:t>
            </w:r>
          </w:p>
        </w:tc>
        <w:tc>
          <w:tcPr>
            <w:tcW w:w="1701" w:type="dxa"/>
          </w:tcPr>
          <w:p w14:paraId="4E8F8F63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14:paraId="747C9DEE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560" w:type="dxa"/>
          </w:tcPr>
          <w:p w14:paraId="6BC3B2E9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14:paraId="4DB393CC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</w:tr>
    </w:tbl>
    <w:p w14:paraId="2FC8B5A8" w14:textId="77777777" w:rsidR="006030BF" w:rsidRPr="006030BF" w:rsidRDefault="006030BF" w:rsidP="006030BF">
      <w:pPr>
        <w:ind w:left="210" w:hangingChars="100" w:hanging="210"/>
        <w:rPr>
          <w:rFonts w:ascii="Times New Roman" w:eastAsia="宋体" w:hAnsi="Times New Roman" w:cs="Times New Roman"/>
          <w:szCs w:val="21"/>
        </w:rPr>
      </w:pPr>
    </w:p>
    <w:p w14:paraId="5BBA2FB9" w14:textId="570ED743" w:rsidR="006030BF" w:rsidRDefault="00ED0A8A" w:rsidP="00ED0A8A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4.</w:t>
      </w:r>
      <w:r w:rsidR="006030BF" w:rsidRPr="006030BF">
        <w:rPr>
          <w:rFonts w:ascii="Times New Roman" w:eastAsia="宋体" w:hAnsi="Times New Roman" w:cs="Times New Roman"/>
          <w:szCs w:val="21"/>
        </w:rPr>
        <w:t>根据</w:t>
      </w:r>
      <w:r w:rsidR="006030BF" w:rsidRPr="006030BF">
        <w:rPr>
          <w:rFonts w:ascii="Times New Roman" w:eastAsia="宋体" w:hAnsi="Times New Roman" w:cs="Times New Roman"/>
          <w:position w:val="-24"/>
          <w:szCs w:val="21"/>
        </w:rPr>
        <w:object w:dxaOrig="980" w:dyaOrig="620" w14:anchorId="1C1B3B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15pt;height:27.85pt" o:ole="">
            <v:imagedata r:id="rId9" o:title=""/>
          </v:shape>
          <o:OLEObject Type="Embed" ProgID="Equation.3" ShapeID="_x0000_i1025" DrawAspect="Content" ObjectID="_1776857730" r:id="rId10"/>
        </w:object>
      </w:r>
      <w:r w:rsidR="006030BF" w:rsidRPr="006030BF">
        <w:rPr>
          <w:rFonts w:ascii="Times New Roman" w:eastAsia="宋体" w:hAnsi="Times New Roman" w:cs="Times New Roman"/>
          <w:szCs w:val="21"/>
        </w:rPr>
        <w:t>可知，通过测量条纹间距、接收靶面到双缝距离以及双缝间距，就可以计算出激光波长；</w:t>
      </w:r>
    </w:p>
    <w:p w14:paraId="6F6512CF" w14:textId="77777777" w:rsidR="00ED0A8A" w:rsidRPr="006030BF" w:rsidRDefault="00ED0A8A" w:rsidP="00ED0A8A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0C5A826" w14:textId="138F7781" w:rsidR="006030BF" w:rsidRDefault="00ED0A8A" w:rsidP="00ED0A8A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5.</w:t>
      </w:r>
      <w:r w:rsidR="006030BF" w:rsidRPr="006030BF">
        <w:rPr>
          <w:rFonts w:ascii="Times New Roman" w:eastAsia="宋体" w:hAnsi="Times New Roman" w:cs="Times New Roman"/>
          <w:szCs w:val="21"/>
        </w:rPr>
        <w:t>通过表</w:t>
      </w:r>
      <w:r w:rsidR="006030BF" w:rsidRPr="006030BF">
        <w:rPr>
          <w:rFonts w:ascii="Times New Roman" w:eastAsia="宋体" w:hAnsi="Times New Roman" w:cs="Times New Roman"/>
          <w:szCs w:val="21"/>
        </w:rPr>
        <w:t>1.5-2</w:t>
      </w:r>
      <w:r w:rsidR="006030BF" w:rsidRPr="006030BF">
        <w:rPr>
          <w:rFonts w:ascii="Times New Roman" w:eastAsia="宋体" w:hAnsi="Times New Roman" w:cs="Times New Roman"/>
          <w:szCs w:val="21"/>
        </w:rPr>
        <w:t>绘制</w:t>
      </w:r>
      <w:r w:rsidR="006030BF" w:rsidRPr="006030BF">
        <w:rPr>
          <w:rFonts w:ascii="宋体" w:eastAsia="宋体" w:hAnsi="宋体" w:cs="宋体" w:hint="eastAsia"/>
          <w:szCs w:val="21"/>
        </w:rPr>
        <w:t>△</w:t>
      </w:r>
      <w:r w:rsidR="006030BF" w:rsidRPr="006030BF">
        <w:rPr>
          <w:rFonts w:ascii="Times New Roman" w:eastAsia="宋体" w:hAnsi="Times New Roman" w:cs="Times New Roman"/>
          <w:szCs w:val="21"/>
        </w:rPr>
        <w:t>x---D</w:t>
      </w:r>
      <w:r w:rsidR="006030BF" w:rsidRPr="006030BF">
        <w:rPr>
          <w:rFonts w:ascii="Times New Roman" w:eastAsia="宋体" w:hAnsi="Times New Roman" w:cs="Times New Roman"/>
          <w:szCs w:val="21"/>
        </w:rPr>
        <w:t>曲线，拟合出曲线斜率</w:t>
      </w:r>
      <w:r w:rsidR="006030BF" w:rsidRPr="006030BF">
        <w:rPr>
          <w:rFonts w:ascii="Times New Roman" w:eastAsia="宋体" w:hAnsi="Times New Roman" w:cs="Times New Roman"/>
          <w:szCs w:val="21"/>
        </w:rPr>
        <w:t>,</w:t>
      </w:r>
      <w:r w:rsidR="006030BF" w:rsidRPr="006030BF">
        <w:rPr>
          <w:rFonts w:ascii="Times New Roman" w:eastAsia="宋体" w:hAnsi="Times New Roman" w:cs="Times New Roman"/>
          <w:szCs w:val="21"/>
        </w:rPr>
        <w:t>将曲线斜率填入表</w:t>
      </w:r>
      <w:r w:rsidR="006030BF" w:rsidRPr="006030BF">
        <w:rPr>
          <w:rFonts w:ascii="Times New Roman" w:eastAsia="宋体" w:hAnsi="Times New Roman" w:cs="Times New Roman"/>
          <w:szCs w:val="21"/>
        </w:rPr>
        <w:t>1.5-3</w:t>
      </w:r>
      <w:r w:rsidR="006030BF" w:rsidRPr="006030BF">
        <w:rPr>
          <w:rFonts w:ascii="Times New Roman" w:eastAsia="宋体" w:hAnsi="Times New Roman" w:cs="Times New Roman"/>
          <w:szCs w:val="21"/>
        </w:rPr>
        <w:t>对应的位置中；</w:t>
      </w:r>
    </w:p>
    <w:p w14:paraId="01E83D59" w14:textId="77777777" w:rsidR="00ED0A8A" w:rsidRPr="006030BF" w:rsidRDefault="00ED0A8A" w:rsidP="00ED0A8A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445265A" w14:textId="77777777" w:rsidR="005E43D9" w:rsidRDefault="005E43D9" w:rsidP="00ED0A8A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A1AD81F" w14:textId="77777777" w:rsidR="005E43D9" w:rsidRDefault="005E43D9" w:rsidP="00ED0A8A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E95975E" w14:textId="77777777" w:rsidR="005E43D9" w:rsidRDefault="005E43D9" w:rsidP="00ED0A8A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A3724B7" w14:textId="77777777" w:rsidR="005E43D9" w:rsidRDefault="005E43D9" w:rsidP="00ED0A8A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B91A771" w14:textId="5DD31D4D" w:rsidR="00D266F3" w:rsidRPr="006030BF" w:rsidRDefault="00ED0A8A" w:rsidP="005E43D9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>6.</w:t>
      </w:r>
      <w:r w:rsidR="006030BF" w:rsidRPr="006030BF">
        <w:rPr>
          <w:rFonts w:ascii="Times New Roman" w:eastAsia="宋体" w:hAnsi="Times New Roman" w:cs="Times New Roman"/>
          <w:szCs w:val="21"/>
        </w:rPr>
        <w:t>根据</w:t>
      </w:r>
      <m:oMath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△x=</m:t>
        </m:r>
        <m:f>
          <m:fPr>
            <m:ctrlPr>
              <w:rPr>
                <w:rFonts w:ascii="Cambria Math" w:eastAsia="宋体" w:hAnsi="Cambria Math" w:cs="Times New Roman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szCs w:val="21"/>
              </w:rPr>
              <m:t>λ</m:t>
            </m:r>
          </m:num>
          <m:den>
            <m:r>
              <w:rPr>
                <w:rFonts w:ascii="Cambria Math" w:eastAsia="宋体" w:hAnsi="Cambria Math" w:cs="Times New Roman"/>
                <w:szCs w:val="21"/>
              </w:rPr>
              <m:t>d</m:t>
            </m:r>
          </m:den>
        </m:f>
        <m:r>
          <w:rPr>
            <w:rFonts w:ascii="Cambria Math" w:eastAsia="宋体" w:hAnsi="Cambria Math" w:cs="Times New Roman"/>
            <w:szCs w:val="21"/>
          </w:rPr>
          <m:t>D</m:t>
        </m:r>
      </m:oMath>
      <w:r w:rsidR="006030BF" w:rsidRPr="006030BF">
        <w:rPr>
          <w:rFonts w:ascii="Times New Roman" w:eastAsia="宋体" w:hAnsi="Times New Roman" w:cs="Times New Roman"/>
          <w:szCs w:val="21"/>
        </w:rPr>
        <w:t>可知直线斜率与激光波长的关系，将算出的波长数据填入表</w:t>
      </w:r>
      <w:r w:rsidR="006030BF" w:rsidRPr="006030BF">
        <w:rPr>
          <w:rFonts w:ascii="Times New Roman" w:eastAsia="宋体" w:hAnsi="Times New Roman" w:cs="Times New Roman"/>
          <w:szCs w:val="21"/>
        </w:rPr>
        <w:t>1.5-3</w:t>
      </w:r>
      <w:r w:rsidR="006030BF" w:rsidRPr="006030BF">
        <w:rPr>
          <w:rFonts w:ascii="Times New Roman" w:eastAsia="宋体" w:hAnsi="Times New Roman" w:cs="Times New Roman"/>
          <w:szCs w:val="21"/>
        </w:rPr>
        <w:t>相应的位置处。</w:t>
      </w:r>
    </w:p>
    <w:p w14:paraId="1B425D3D" w14:textId="62E3AA2E" w:rsidR="006030BF" w:rsidRPr="006030BF" w:rsidRDefault="006030BF" w:rsidP="00D266F3">
      <w:pPr>
        <w:ind w:leftChars="100" w:left="210"/>
        <w:jc w:val="center"/>
        <w:rPr>
          <w:rFonts w:ascii="Times New Roman" w:eastAsia="宋体" w:hAnsi="Times New Roman" w:cs="Times New Roman"/>
          <w:color w:val="FF0000"/>
          <w:szCs w:val="21"/>
        </w:rPr>
      </w:pPr>
      <w:r w:rsidRPr="006030BF">
        <w:rPr>
          <w:rFonts w:ascii="Times New Roman" w:eastAsia="宋体" w:hAnsi="Times New Roman" w:cs="Times New Roman"/>
          <w:szCs w:val="21"/>
        </w:rPr>
        <w:t>表</w:t>
      </w:r>
      <w:r w:rsidRPr="006030BF">
        <w:rPr>
          <w:rFonts w:ascii="Times New Roman" w:eastAsia="宋体" w:hAnsi="Times New Roman" w:cs="Times New Roman"/>
          <w:szCs w:val="21"/>
        </w:rPr>
        <w:t xml:space="preserve">1.5-3 </w:t>
      </w:r>
      <w:r w:rsidRPr="006030BF">
        <w:rPr>
          <w:rFonts w:ascii="Times New Roman" w:eastAsia="宋体" w:hAnsi="Times New Roman" w:cs="Times New Roman"/>
          <w:szCs w:val="21"/>
        </w:rPr>
        <w:t>激光波长的测量</w:t>
      </w:r>
    </w:p>
    <w:tbl>
      <w:tblPr>
        <w:tblStyle w:val="ab"/>
        <w:tblW w:w="0" w:type="auto"/>
        <w:tblInd w:w="240" w:type="dxa"/>
        <w:tblLayout w:type="fixed"/>
        <w:tblLook w:val="04A0" w:firstRow="1" w:lastRow="0" w:firstColumn="1" w:lastColumn="0" w:noHBand="0" w:noVBand="1"/>
      </w:tblPr>
      <w:tblGrid>
        <w:gridCol w:w="1853"/>
        <w:gridCol w:w="1488"/>
        <w:gridCol w:w="1488"/>
        <w:gridCol w:w="1488"/>
        <w:gridCol w:w="1489"/>
      </w:tblGrid>
      <w:tr w:rsidR="006030BF" w:rsidRPr="006030BF" w14:paraId="308B03E5" w14:textId="77777777" w:rsidTr="0058275C">
        <w:trPr>
          <w:trHeight w:val="425"/>
        </w:trPr>
        <w:tc>
          <w:tcPr>
            <w:tcW w:w="1853" w:type="dxa"/>
          </w:tcPr>
          <w:p w14:paraId="5BFF9F83" w14:textId="77777777" w:rsidR="006030BF" w:rsidRPr="006030BF" w:rsidRDefault="006030BF" w:rsidP="0058275C">
            <w:pPr>
              <w:jc w:val="left"/>
              <w:rPr>
                <w:szCs w:val="21"/>
              </w:rPr>
            </w:pPr>
            <w:r w:rsidRPr="006030BF">
              <w:rPr>
                <w:szCs w:val="21"/>
              </w:rPr>
              <w:t>双缝间距</w:t>
            </w:r>
          </w:p>
        </w:tc>
        <w:tc>
          <w:tcPr>
            <w:tcW w:w="2976" w:type="dxa"/>
            <w:gridSpan w:val="2"/>
          </w:tcPr>
          <w:p w14:paraId="789740D3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d=0.2mm</w:t>
            </w:r>
          </w:p>
        </w:tc>
        <w:tc>
          <w:tcPr>
            <w:tcW w:w="2977" w:type="dxa"/>
            <w:gridSpan w:val="2"/>
          </w:tcPr>
          <w:p w14:paraId="5D9ECF7E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d=0.5mm</w:t>
            </w:r>
          </w:p>
        </w:tc>
      </w:tr>
      <w:tr w:rsidR="006030BF" w:rsidRPr="006030BF" w14:paraId="69DA1171" w14:textId="77777777" w:rsidTr="0058275C">
        <w:trPr>
          <w:trHeight w:val="548"/>
        </w:trPr>
        <w:tc>
          <w:tcPr>
            <w:tcW w:w="1853" w:type="dxa"/>
          </w:tcPr>
          <w:p w14:paraId="602129FA" w14:textId="77777777" w:rsidR="006030BF" w:rsidRPr="006030BF" w:rsidRDefault="006030BF" w:rsidP="0058275C">
            <w:pPr>
              <w:jc w:val="left"/>
              <w:rPr>
                <w:szCs w:val="21"/>
              </w:rPr>
            </w:pPr>
            <w:r w:rsidRPr="006030BF">
              <w:rPr>
                <w:szCs w:val="21"/>
              </w:rPr>
              <w:t>激光器</w:t>
            </w:r>
          </w:p>
        </w:tc>
        <w:tc>
          <w:tcPr>
            <w:tcW w:w="1488" w:type="dxa"/>
          </w:tcPr>
          <w:p w14:paraId="73544817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650nm</w:t>
            </w:r>
            <w:r w:rsidRPr="006030BF">
              <w:rPr>
                <w:szCs w:val="21"/>
              </w:rPr>
              <w:t>激光器</w:t>
            </w:r>
          </w:p>
        </w:tc>
        <w:tc>
          <w:tcPr>
            <w:tcW w:w="1488" w:type="dxa"/>
          </w:tcPr>
          <w:p w14:paraId="035E8642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520nm</w:t>
            </w:r>
            <w:r w:rsidRPr="006030BF">
              <w:rPr>
                <w:szCs w:val="21"/>
              </w:rPr>
              <w:t>激光器</w:t>
            </w:r>
          </w:p>
        </w:tc>
        <w:tc>
          <w:tcPr>
            <w:tcW w:w="1488" w:type="dxa"/>
          </w:tcPr>
          <w:p w14:paraId="5C5134AB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650nm</w:t>
            </w:r>
            <w:r w:rsidRPr="006030BF">
              <w:rPr>
                <w:szCs w:val="21"/>
              </w:rPr>
              <w:t>激光器</w:t>
            </w:r>
          </w:p>
        </w:tc>
        <w:tc>
          <w:tcPr>
            <w:tcW w:w="1489" w:type="dxa"/>
          </w:tcPr>
          <w:p w14:paraId="325E61C8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520nm</w:t>
            </w:r>
            <w:r w:rsidRPr="006030BF">
              <w:rPr>
                <w:szCs w:val="21"/>
              </w:rPr>
              <w:t>激光器</w:t>
            </w:r>
          </w:p>
        </w:tc>
      </w:tr>
      <w:tr w:rsidR="006030BF" w:rsidRPr="006030BF" w14:paraId="73188FDD" w14:textId="77777777" w:rsidTr="0058275C">
        <w:tc>
          <w:tcPr>
            <w:tcW w:w="1853" w:type="dxa"/>
          </w:tcPr>
          <w:p w14:paraId="6DDC0972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曲线斜率</w:t>
            </w:r>
          </w:p>
        </w:tc>
        <w:tc>
          <w:tcPr>
            <w:tcW w:w="1488" w:type="dxa"/>
          </w:tcPr>
          <w:p w14:paraId="2D633BBF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488" w:type="dxa"/>
          </w:tcPr>
          <w:p w14:paraId="52F7E66D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488" w:type="dxa"/>
          </w:tcPr>
          <w:p w14:paraId="0B4FCDD9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489" w:type="dxa"/>
          </w:tcPr>
          <w:p w14:paraId="0F98C70A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</w:tr>
      <w:tr w:rsidR="006030BF" w:rsidRPr="006030BF" w14:paraId="2082F151" w14:textId="77777777" w:rsidTr="0058275C">
        <w:tc>
          <w:tcPr>
            <w:tcW w:w="1853" w:type="dxa"/>
          </w:tcPr>
          <w:p w14:paraId="10540B32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  <w:r w:rsidRPr="006030BF">
              <w:rPr>
                <w:szCs w:val="21"/>
              </w:rPr>
              <w:t>计算波长值</w:t>
            </w:r>
            <w:r w:rsidRPr="006030BF">
              <w:rPr>
                <w:szCs w:val="21"/>
              </w:rPr>
              <w:t>/nm</w:t>
            </w:r>
          </w:p>
        </w:tc>
        <w:tc>
          <w:tcPr>
            <w:tcW w:w="1488" w:type="dxa"/>
          </w:tcPr>
          <w:p w14:paraId="033E4506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488" w:type="dxa"/>
          </w:tcPr>
          <w:p w14:paraId="06EAB214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488" w:type="dxa"/>
          </w:tcPr>
          <w:p w14:paraId="74BE53E6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  <w:tc>
          <w:tcPr>
            <w:tcW w:w="1489" w:type="dxa"/>
          </w:tcPr>
          <w:p w14:paraId="44A59CF3" w14:textId="77777777" w:rsidR="006030BF" w:rsidRPr="006030BF" w:rsidRDefault="006030BF" w:rsidP="0058275C">
            <w:pPr>
              <w:jc w:val="center"/>
              <w:rPr>
                <w:szCs w:val="21"/>
              </w:rPr>
            </w:pPr>
          </w:p>
        </w:tc>
      </w:tr>
    </w:tbl>
    <w:p w14:paraId="6E53281A" w14:textId="07366795" w:rsidR="00C3290B" w:rsidRDefault="00C3290B" w:rsidP="00C3290B">
      <w:pPr>
        <w:pStyle w:val="a7"/>
        <w:snapToGrid w:val="0"/>
        <w:spacing w:beforeLines="50" w:before="156" w:afterLines="50" w:after="156"/>
        <w:ind w:left="72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4D30759A" w14:textId="571C70CE" w:rsidR="00C3290B" w:rsidRDefault="00C3290B" w:rsidP="00C3290B">
      <w:pPr>
        <w:pStyle w:val="a7"/>
        <w:snapToGrid w:val="0"/>
        <w:spacing w:beforeLines="50" w:before="156" w:afterLines="50" w:after="156"/>
        <w:ind w:left="72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79208332" w14:textId="77777777" w:rsidR="00C3290B" w:rsidRDefault="00C3290B" w:rsidP="00C3290B">
      <w:pPr>
        <w:pStyle w:val="a7"/>
        <w:snapToGrid w:val="0"/>
        <w:spacing w:beforeLines="50" w:before="156" w:afterLines="50" w:after="156"/>
        <w:ind w:left="720" w:firstLineChars="0" w:firstLine="0"/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</w:pPr>
    </w:p>
    <w:p w14:paraId="5AFC4455" w14:textId="1233F538" w:rsidR="007D6B58" w:rsidRPr="00D266F3" w:rsidRDefault="00755ED0" w:rsidP="00D266F3">
      <w:pPr>
        <w:pStyle w:val="a7"/>
        <w:numPr>
          <w:ilvl w:val="0"/>
          <w:numId w:val="17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266F3">
        <w:rPr>
          <w:rFonts w:ascii="宋体" w:eastAsia="宋体" w:hAnsi="宋体" w:cs="宋体"/>
          <w:b/>
          <w:color w:val="000000"/>
          <w:sz w:val="24"/>
          <w:szCs w:val="22"/>
          <w:lang w:bidi="ar"/>
        </w:rPr>
        <w:t>实验思考</w:t>
      </w:r>
      <w:r w:rsidR="00D70E13" w:rsidRPr="00D266F3">
        <w:rPr>
          <w:rFonts w:ascii="宋体" w:eastAsia="宋体" w:hAnsi="宋体" w:cs="宋体"/>
          <w:b/>
          <w:color w:val="000000"/>
          <w:sz w:val="24"/>
          <w:szCs w:val="22"/>
          <w:lang w:bidi="ar"/>
        </w:rPr>
        <w:t>题</w:t>
      </w:r>
    </w:p>
    <w:p w14:paraId="0505A59F" w14:textId="76A6477F" w:rsidR="00473D77" w:rsidRDefault="00473D77" w:rsidP="00E044AD">
      <w:pPr>
        <w:tabs>
          <w:tab w:val="left" w:pos="360"/>
          <w:tab w:val="left" w:pos="540"/>
        </w:tabs>
        <w:rPr>
          <w:rFonts w:ascii="Times New Roman" w:hAnsi="Times New Roman" w:cs="Times New Roman"/>
          <w:szCs w:val="21"/>
        </w:rPr>
      </w:pPr>
      <w:r w:rsidRPr="00E044AD">
        <w:rPr>
          <w:rFonts w:ascii="Times New Roman" w:hAnsi="Times New Roman" w:cs="Times New Roman"/>
          <w:szCs w:val="21"/>
        </w:rPr>
        <w:t>1.</w:t>
      </w:r>
      <w:r w:rsidRPr="00E044AD">
        <w:rPr>
          <w:rFonts w:ascii="Times New Roman" w:hAnsi="Times New Roman" w:cs="Times New Roman"/>
          <w:szCs w:val="21"/>
        </w:rPr>
        <w:t>当</w:t>
      </w:r>
      <w:r w:rsidRPr="00E044AD">
        <w:rPr>
          <w:rFonts w:ascii="Times New Roman" w:hAnsi="Times New Roman" w:cs="Times New Roman"/>
          <w:szCs w:val="21"/>
        </w:rPr>
        <w:t>D</w:t>
      </w:r>
      <w:r w:rsidRPr="00E044AD">
        <w:rPr>
          <w:rFonts w:ascii="Times New Roman" w:hAnsi="Times New Roman" w:cs="Times New Roman"/>
          <w:szCs w:val="21"/>
        </w:rPr>
        <w:t>、</w:t>
      </w:r>
      <w:r w:rsidRPr="00473D77">
        <w:rPr>
          <w:position w:val="-6"/>
        </w:rPr>
        <w:object w:dxaOrig="220" w:dyaOrig="279" w14:anchorId="44E3CBAC">
          <v:shape id="_x0000_i1026" type="#_x0000_t75" style="width:10.85pt;height:14.95pt" o:ole="">
            <v:imagedata r:id="rId11" o:title=""/>
          </v:shape>
          <o:OLEObject Type="Embed" ProgID="Equation.3" ShapeID="_x0000_i1026" DrawAspect="Content" ObjectID="_1776857731" r:id="rId12"/>
        </w:object>
      </w:r>
      <w:r w:rsidRPr="00E044AD">
        <w:rPr>
          <w:rFonts w:ascii="Times New Roman" w:hAnsi="Times New Roman" w:cs="Times New Roman"/>
          <w:szCs w:val="21"/>
        </w:rPr>
        <w:t>一定时，</w:t>
      </w:r>
      <w:r w:rsidRPr="00E044AD">
        <w:rPr>
          <w:rFonts w:ascii="Times New Roman" w:hAnsi="Times New Roman" w:cs="Times New Roman"/>
          <w:szCs w:val="21"/>
        </w:rPr>
        <w:t>d</w:t>
      </w:r>
      <w:r w:rsidRPr="00E044AD">
        <w:rPr>
          <w:rFonts w:ascii="Times New Roman" w:hAnsi="Times New Roman" w:cs="Times New Roman"/>
          <w:szCs w:val="21"/>
        </w:rPr>
        <w:t>对条纹间距</w:t>
      </w:r>
      <w:r w:rsidRPr="00E044AD">
        <w:rPr>
          <w:rFonts w:ascii="宋体" w:eastAsia="宋体" w:hAnsi="宋体" w:cs="宋体" w:hint="eastAsia"/>
          <w:szCs w:val="21"/>
        </w:rPr>
        <w:t>△</w:t>
      </w:r>
      <w:r w:rsidRPr="00E044AD">
        <w:rPr>
          <w:rFonts w:ascii="Times New Roman" w:hAnsi="Times New Roman" w:cs="Times New Roman"/>
          <w:szCs w:val="21"/>
        </w:rPr>
        <w:t>x</w:t>
      </w:r>
      <w:r w:rsidRPr="00E044AD">
        <w:rPr>
          <w:rFonts w:ascii="Times New Roman" w:hAnsi="Times New Roman" w:cs="Times New Roman"/>
          <w:szCs w:val="21"/>
        </w:rPr>
        <w:t>与条纹分辨率有什么影响？</w:t>
      </w:r>
    </w:p>
    <w:p w14:paraId="6411C540" w14:textId="77777777" w:rsidR="00436773" w:rsidRPr="00E044AD" w:rsidRDefault="00436773" w:rsidP="00E044AD">
      <w:pPr>
        <w:tabs>
          <w:tab w:val="left" w:pos="360"/>
          <w:tab w:val="left" w:pos="540"/>
        </w:tabs>
        <w:rPr>
          <w:rFonts w:ascii="Times New Roman" w:hAnsi="Times New Roman" w:cs="Times New Roman"/>
          <w:szCs w:val="21"/>
        </w:rPr>
      </w:pPr>
    </w:p>
    <w:p w14:paraId="1AE0EB1E" w14:textId="18C91AAB" w:rsidR="00473D77" w:rsidRDefault="00473D77" w:rsidP="00473D77">
      <w:pPr>
        <w:rPr>
          <w:rFonts w:ascii="Times New Roman" w:hAnsi="Times New Roman" w:cs="Times New Roman"/>
          <w:szCs w:val="21"/>
        </w:rPr>
      </w:pPr>
      <w:r w:rsidRPr="00473D77">
        <w:rPr>
          <w:rFonts w:ascii="Times New Roman" w:hAnsi="Times New Roman" w:cs="Times New Roman"/>
          <w:szCs w:val="21"/>
        </w:rPr>
        <w:t>2.</w:t>
      </w:r>
      <w:r w:rsidRPr="00473D77">
        <w:rPr>
          <w:rFonts w:ascii="Times New Roman" w:hAnsi="Times New Roman" w:cs="Times New Roman"/>
          <w:szCs w:val="21"/>
        </w:rPr>
        <w:t>当</w:t>
      </w:r>
      <w:r w:rsidRPr="00473D77">
        <w:rPr>
          <w:rFonts w:ascii="Times New Roman" w:hAnsi="Times New Roman" w:cs="Times New Roman"/>
          <w:szCs w:val="21"/>
        </w:rPr>
        <w:t>d</w:t>
      </w:r>
      <w:r w:rsidRPr="00473D77">
        <w:rPr>
          <w:rFonts w:ascii="Times New Roman" w:hAnsi="Times New Roman" w:cs="Times New Roman"/>
          <w:szCs w:val="21"/>
        </w:rPr>
        <w:t>、</w:t>
      </w:r>
      <w:r w:rsidRPr="00473D77">
        <w:rPr>
          <w:rFonts w:ascii="Times New Roman" w:hAnsi="Times New Roman" w:cs="Times New Roman"/>
          <w:position w:val="-6"/>
          <w:szCs w:val="21"/>
        </w:rPr>
        <w:object w:dxaOrig="220" w:dyaOrig="279" w14:anchorId="7209671D">
          <v:shape id="_x0000_i1027" type="#_x0000_t75" style="width:10.85pt;height:14.95pt" o:ole="">
            <v:imagedata r:id="rId11" o:title=""/>
          </v:shape>
          <o:OLEObject Type="Embed" ProgID="Equation.3" ShapeID="_x0000_i1027" DrawAspect="Content" ObjectID="_1776857732" r:id="rId13"/>
        </w:object>
      </w:r>
      <w:r w:rsidRPr="00473D77">
        <w:rPr>
          <w:rFonts w:ascii="Times New Roman" w:hAnsi="Times New Roman" w:cs="Times New Roman"/>
          <w:szCs w:val="21"/>
        </w:rPr>
        <w:t>一定时，</w:t>
      </w:r>
      <w:r w:rsidRPr="00473D77">
        <w:rPr>
          <w:rFonts w:ascii="Times New Roman" w:hAnsi="Times New Roman" w:cs="Times New Roman"/>
          <w:szCs w:val="21"/>
        </w:rPr>
        <w:t>D</w:t>
      </w:r>
      <w:r w:rsidRPr="00473D77">
        <w:rPr>
          <w:rFonts w:ascii="Times New Roman" w:hAnsi="Times New Roman" w:cs="Times New Roman"/>
          <w:szCs w:val="21"/>
        </w:rPr>
        <w:t>对条纹间距与条纹分辨率有什么影响？当</w:t>
      </w:r>
      <w:r w:rsidRPr="00473D77">
        <w:rPr>
          <w:rFonts w:ascii="Times New Roman" w:hAnsi="Times New Roman" w:cs="Times New Roman"/>
          <w:szCs w:val="21"/>
        </w:rPr>
        <w:t>D</w:t>
      </w:r>
      <w:r w:rsidRPr="00473D77">
        <w:rPr>
          <w:rFonts w:ascii="Times New Roman" w:hAnsi="Times New Roman" w:cs="Times New Roman"/>
          <w:szCs w:val="21"/>
        </w:rPr>
        <w:t>、</w:t>
      </w:r>
      <w:r w:rsidRPr="00473D77">
        <w:rPr>
          <w:rFonts w:ascii="Times New Roman" w:hAnsi="Times New Roman" w:cs="Times New Roman"/>
          <w:szCs w:val="21"/>
        </w:rPr>
        <w:t>d</w:t>
      </w:r>
      <w:r w:rsidRPr="00473D77">
        <w:rPr>
          <w:rFonts w:ascii="Times New Roman" w:hAnsi="Times New Roman" w:cs="Times New Roman"/>
          <w:szCs w:val="21"/>
        </w:rPr>
        <w:t>一定时，</w:t>
      </w:r>
      <w:r w:rsidRPr="00473D77">
        <w:rPr>
          <w:rFonts w:ascii="Times New Roman" w:hAnsi="Times New Roman" w:cs="Times New Roman"/>
          <w:position w:val="-6"/>
          <w:szCs w:val="21"/>
        </w:rPr>
        <w:object w:dxaOrig="220" w:dyaOrig="279" w14:anchorId="6DC5B75F">
          <v:shape id="_x0000_i1028" type="#_x0000_t75" style="width:10.85pt;height:14.95pt" o:ole="">
            <v:imagedata r:id="rId11" o:title=""/>
          </v:shape>
          <o:OLEObject Type="Embed" ProgID="Equation.3" ShapeID="_x0000_i1028" DrawAspect="Content" ObjectID="_1776857733" r:id="rId14"/>
        </w:object>
      </w:r>
      <w:r w:rsidRPr="00473D77">
        <w:rPr>
          <w:rFonts w:ascii="Times New Roman" w:hAnsi="Times New Roman" w:cs="Times New Roman"/>
          <w:szCs w:val="21"/>
        </w:rPr>
        <w:t>对条纹间距有什么影响？</w:t>
      </w:r>
    </w:p>
    <w:p w14:paraId="4652A99C" w14:textId="77777777" w:rsidR="00D3150F" w:rsidRDefault="00D3150F" w:rsidP="00D3150F">
      <w:pPr>
        <w:pStyle w:val="msolistparagraph0"/>
        <w:widowControl/>
        <w:snapToGrid w:val="0"/>
        <w:spacing w:line="360" w:lineRule="auto"/>
        <w:ind w:firstLineChars="0" w:firstLine="0"/>
        <w:jc w:val="left"/>
        <w:rPr>
          <w:rFonts w:ascii="宋体" w:eastAsia="宋体" w:hAnsi="宋体" w:cs="宋体" w:hint="default"/>
          <w:color w:val="000000"/>
          <w:szCs w:val="21"/>
        </w:rPr>
      </w:pPr>
    </w:p>
    <w:p w14:paraId="6C4195FE" w14:textId="77777777" w:rsidR="00D3150F" w:rsidRDefault="00D3150F">
      <w:pPr>
        <w:widowControl/>
        <w:jc w:val="left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/>
          <w:color w:val="000000"/>
          <w:szCs w:val="21"/>
        </w:rPr>
        <w:br w:type="page"/>
      </w:r>
    </w:p>
    <w:p w14:paraId="6DFE574B" w14:textId="02A21E6A" w:rsidR="0016345D" w:rsidRPr="000D3587" w:rsidRDefault="00D3150F" w:rsidP="000D3587">
      <w:pPr>
        <w:jc w:val="center"/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</w:pPr>
      <w:r w:rsidRPr="00434F02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lastRenderedPageBreak/>
        <w:t>实验</w:t>
      </w:r>
      <w:r w:rsidRPr="00434F02">
        <w:rPr>
          <w:rFonts w:ascii="黑体" w:eastAsia="黑体" w:hAnsi="黑体" w:cs="Times New Roman"/>
          <w:bCs/>
          <w:color w:val="000000"/>
          <w:sz w:val="36"/>
          <w:szCs w:val="36"/>
          <w:lang w:bidi="ar"/>
        </w:rPr>
        <w:t>2</w:t>
      </w:r>
      <w:r w:rsidRPr="00434F02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ab/>
      </w:r>
      <w:r w:rsidR="000808F8" w:rsidRPr="000808F8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>搭建</w:t>
      </w:r>
      <w:r w:rsidR="000D3587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>泰曼格林干涉</w:t>
      </w:r>
      <w:r w:rsidR="000808F8" w:rsidRPr="000808F8">
        <w:rPr>
          <w:rFonts w:ascii="黑体" w:eastAsia="黑体" w:hAnsi="黑体" w:cs="Times New Roman" w:hint="eastAsia"/>
          <w:bCs/>
          <w:color w:val="000000"/>
          <w:sz w:val="36"/>
          <w:szCs w:val="36"/>
          <w:lang w:bidi="ar"/>
        </w:rPr>
        <w:t>仪</w:t>
      </w:r>
    </w:p>
    <w:p w14:paraId="0AEB8596" w14:textId="109D17DF" w:rsidR="0016345D" w:rsidRDefault="0016345D" w:rsidP="0016345D">
      <w:pPr>
        <w:pStyle w:val="a7"/>
        <w:numPr>
          <w:ilvl w:val="0"/>
          <w:numId w:val="1"/>
        </w:numPr>
        <w:snapToGrid w:val="0"/>
        <w:spacing w:beforeLines="50" w:before="156" w:afterLines="50" w:after="156"/>
        <w:ind w:leftChars="-67" w:left="-1" w:hangingChars="58" w:hanging="14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实验预习</w:t>
      </w:r>
    </w:p>
    <w:p w14:paraId="31737DFC" w14:textId="161B0825" w:rsidR="000D3587" w:rsidRDefault="000D3587" w:rsidP="000D3587">
      <w:pPr>
        <w:pStyle w:val="a7"/>
        <w:widowControl/>
        <w:numPr>
          <w:ilvl w:val="0"/>
          <w:numId w:val="27"/>
        </w:numPr>
        <w:spacing w:line="276" w:lineRule="auto"/>
        <w:ind w:left="426" w:firstLineChars="0"/>
        <w:jc w:val="left"/>
        <w:rPr>
          <w:rFonts w:asciiTheme="minorEastAsia" w:hAnsiTheme="minorEastAsia"/>
        </w:rPr>
      </w:pPr>
      <w:r w:rsidRPr="000D3587">
        <w:rPr>
          <w:rFonts w:asciiTheme="minorEastAsia" w:hAnsiTheme="minorEastAsia" w:hint="eastAsia"/>
        </w:rPr>
        <w:t>了解泰</w:t>
      </w:r>
      <w:proofErr w:type="gramStart"/>
      <w:r w:rsidRPr="000D3587">
        <w:rPr>
          <w:rFonts w:asciiTheme="minorEastAsia" w:hAnsiTheme="minorEastAsia" w:hint="eastAsia"/>
        </w:rPr>
        <w:t>曼</w:t>
      </w:r>
      <w:proofErr w:type="gramEnd"/>
      <w:r w:rsidRPr="000D3587">
        <w:rPr>
          <w:rFonts w:asciiTheme="minorEastAsia" w:hAnsiTheme="minorEastAsia" w:hint="eastAsia"/>
        </w:rPr>
        <w:t>-格林干涉仪的基本原理；</w:t>
      </w:r>
    </w:p>
    <w:p w14:paraId="2614239F" w14:textId="77777777" w:rsidR="000D3587" w:rsidRPr="000D3587" w:rsidRDefault="000D3587" w:rsidP="000D3587">
      <w:pPr>
        <w:pStyle w:val="a7"/>
        <w:widowControl/>
        <w:spacing w:line="276" w:lineRule="auto"/>
        <w:ind w:left="426" w:firstLineChars="0" w:firstLine="0"/>
        <w:jc w:val="left"/>
        <w:rPr>
          <w:rFonts w:asciiTheme="minorEastAsia" w:hAnsiTheme="minorEastAsia"/>
        </w:rPr>
      </w:pPr>
    </w:p>
    <w:p w14:paraId="36B50530" w14:textId="6DA75CBB" w:rsidR="000D3587" w:rsidRDefault="000D3587" w:rsidP="000D3587">
      <w:pPr>
        <w:pStyle w:val="a7"/>
        <w:widowControl/>
        <w:numPr>
          <w:ilvl w:val="0"/>
          <w:numId w:val="27"/>
        </w:numPr>
        <w:spacing w:line="276" w:lineRule="auto"/>
        <w:ind w:left="426" w:firstLineChars="0"/>
        <w:jc w:val="left"/>
        <w:rPr>
          <w:rFonts w:asciiTheme="minorEastAsia" w:hAnsiTheme="minorEastAsia"/>
        </w:rPr>
      </w:pPr>
      <w:r w:rsidRPr="000D3587">
        <w:rPr>
          <w:rFonts w:asciiTheme="minorEastAsia" w:hAnsiTheme="minorEastAsia" w:hint="eastAsia"/>
        </w:rPr>
        <w:t>搭建并调节泰</w:t>
      </w:r>
      <w:proofErr w:type="gramStart"/>
      <w:r w:rsidRPr="000D3587">
        <w:rPr>
          <w:rFonts w:asciiTheme="minorEastAsia" w:hAnsiTheme="minorEastAsia" w:hint="eastAsia"/>
        </w:rPr>
        <w:t>曼</w:t>
      </w:r>
      <w:proofErr w:type="gramEnd"/>
      <w:r w:rsidRPr="000D3587">
        <w:rPr>
          <w:rFonts w:asciiTheme="minorEastAsia" w:hAnsiTheme="minorEastAsia" w:hint="eastAsia"/>
        </w:rPr>
        <w:t>-格林干涉仪。</w:t>
      </w:r>
    </w:p>
    <w:p w14:paraId="598CCD58" w14:textId="77777777" w:rsidR="000D3587" w:rsidRPr="000D3587" w:rsidRDefault="000D3587" w:rsidP="000D3587">
      <w:pPr>
        <w:pStyle w:val="a7"/>
        <w:rPr>
          <w:rFonts w:asciiTheme="minorEastAsia" w:hAnsiTheme="minorEastAsia"/>
        </w:rPr>
      </w:pPr>
    </w:p>
    <w:p w14:paraId="489D6732" w14:textId="77777777" w:rsidR="000D3587" w:rsidRPr="000D3587" w:rsidRDefault="000D3587" w:rsidP="000D3587">
      <w:pPr>
        <w:pStyle w:val="a7"/>
        <w:widowControl/>
        <w:spacing w:line="276" w:lineRule="auto"/>
        <w:ind w:left="426" w:firstLineChars="0" w:firstLine="0"/>
        <w:jc w:val="left"/>
        <w:rPr>
          <w:rFonts w:asciiTheme="minorEastAsia" w:hAnsiTheme="minorEastAsia"/>
        </w:rPr>
      </w:pPr>
    </w:p>
    <w:p w14:paraId="15B0034E" w14:textId="1D0262B5" w:rsidR="00A450D2" w:rsidRDefault="00D3150F" w:rsidP="0016345D">
      <w:pPr>
        <w:pStyle w:val="a7"/>
        <w:numPr>
          <w:ilvl w:val="0"/>
          <w:numId w:val="1"/>
        </w:numPr>
        <w:snapToGrid w:val="0"/>
        <w:spacing w:beforeLines="50" w:before="156" w:afterLines="50" w:after="156"/>
        <w:ind w:leftChars="-67" w:left="-1" w:hangingChars="58" w:hanging="14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D3150F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</w:t>
      </w:r>
      <w:r w:rsidR="00A0293F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操作</w:t>
      </w:r>
      <w:r w:rsidRPr="00D3150F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记录</w:t>
      </w:r>
    </w:p>
    <w:p w14:paraId="401F6D2A" w14:textId="108A0007" w:rsidR="00A0293F" w:rsidRDefault="00A0293F" w:rsidP="00136AE1">
      <w:pPr>
        <w:pStyle w:val="a7"/>
        <w:numPr>
          <w:ilvl w:val="3"/>
          <w:numId w:val="1"/>
        </w:numPr>
        <w:snapToGrid w:val="0"/>
        <w:spacing w:beforeLines="50" w:before="156" w:afterLines="50" w:after="156"/>
        <w:ind w:left="851" w:firstLineChars="0"/>
        <w:rPr>
          <w:rFonts w:ascii="宋体" w:hAnsi="宋体"/>
        </w:rPr>
      </w:pPr>
      <w:r w:rsidRPr="00A0293F">
        <w:rPr>
          <w:rFonts w:ascii="宋体" w:hAnsi="宋体" w:hint="eastAsia"/>
        </w:rPr>
        <w:t>拍照记录搭建的光路</w:t>
      </w:r>
    </w:p>
    <w:p w14:paraId="192FC7AA" w14:textId="77777777" w:rsidR="000D3587" w:rsidRPr="00A0293F" w:rsidRDefault="000D3587" w:rsidP="000D3587">
      <w:pPr>
        <w:pStyle w:val="a7"/>
        <w:snapToGrid w:val="0"/>
        <w:spacing w:beforeLines="50" w:before="156" w:afterLines="50" w:after="156"/>
        <w:ind w:left="851" w:firstLineChars="0" w:firstLine="0"/>
        <w:rPr>
          <w:rFonts w:ascii="宋体" w:hAnsi="宋体"/>
        </w:rPr>
      </w:pPr>
    </w:p>
    <w:p w14:paraId="44FDC8EF" w14:textId="429CB2F4" w:rsidR="002F3D76" w:rsidRPr="00A0293F" w:rsidRDefault="002F3D76" w:rsidP="00136AE1">
      <w:pPr>
        <w:pStyle w:val="a7"/>
        <w:numPr>
          <w:ilvl w:val="3"/>
          <w:numId w:val="1"/>
        </w:numPr>
        <w:snapToGrid w:val="0"/>
        <w:spacing w:beforeLines="50" w:before="156" w:afterLines="50" w:after="156"/>
        <w:ind w:left="851" w:firstLineChars="0"/>
        <w:rPr>
          <w:rFonts w:ascii="宋体" w:eastAsia="宋体" w:hAnsi="宋体" w:cs="宋体"/>
          <w:bCs/>
          <w:color w:val="000000"/>
          <w:szCs w:val="21"/>
          <w:lang w:bidi="ar"/>
        </w:rPr>
      </w:pPr>
      <w:r w:rsidRPr="00A0293F">
        <w:rPr>
          <w:rFonts w:ascii="宋体" w:eastAsia="宋体" w:hAnsi="宋体" w:cs="宋体" w:hint="eastAsia"/>
          <w:bCs/>
          <w:color w:val="000000"/>
          <w:szCs w:val="21"/>
          <w:lang w:bidi="ar"/>
        </w:rPr>
        <w:t>步骤</w:t>
      </w:r>
      <w:r w:rsidR="000D3587">
        <w:rPr>
          <w:rFonts w:ascii="宋体" w:eastAsia="宋体" w:hAnsi="宋体" w:cs="宋体" w:hint="eastAsia"/>
          <w:bCs/>
          <w:color w:val="000000"/>
          <w:szCs w:val="21"/>
          <w:lang w:bidi="ar"/>
        </w:rPr>
        <w:t>4</w:t>
      </w:r>
      <w:r w:rsidR="00051058" w:rsidRPr="00A0293F">
        <w:rPr>
          <w:rFonts w:ascii="宋体" w:eastAsia="宋体" w:hAnsi="宋体" w:cs="宋体" w:hint="eastAsia"/>
          <w:bCs/>
          <w:color w:val="000000"/>
          <w:szCs w:val="21"/>
          <w:lang w:bidi="ar"/>
        </w:rPr>
        <w:t>中干涉条纹，截图记录</w:t>
      </w:r>
    </w:p>
    <w:p w14:paraId="4B6209DC" w14:textId="77777777" w:rsidR="00A450D2" w:rsidRPr="000D3587" w:rsidRDefault="00A450D2" w:rsidP="00A450D2">
      <w:pPr>
        <w:pStyle w:val="a7"/>
        <w:snapToGrid w:val="0"/>
        <w:spacing w:beforeLines="50" w:before="156" w:afterLines="50" w:after="156"/>
        <w:ind w:left="72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0B211497" w14:textId="77777777" w:rsidR="00A450D2" w:rsidRPr="00A450D2" w:rsidRDefault="00A450D2" w:rsidP="00A450D2">
      <w:pPr>
        <w:pStyle w:val="a7"/>
        <w:snapToGrid w:val="0"/>
        <w:spacing w:beforeLines="50" w:before="156" w:afterLines="50" w:after="156"/>
        <w:ind w:left="720" w:firstLineChars="0" w:firstLine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0F1FAC44" w14:textId="65312EA8" w:rsidR="00D3150F" w:rsidRPr="00A450D2" w:rsidRDefault="00D3150F" w:rsidP="0016345D">
      <w:pPr>
        <w:pStyle w:val="a7"/>
        <w:numPr>
          <w:ilvl w:val="0"/>
          <w:numId w:val="1"/>
        </w:numPr>
        <w:snapToGrid w:val="0"/>
        <w:spacing w:beforeLines="50" w:before="156" w:afterLines="50" w:after="156"/>
        <w:ind w:leftChars="-67" w:left="-1" w:hangingChars="58" w:hanging="14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16345D">
        <w:rPr>
          <w:rFonts w:ascii="宋体" w:eastAsia="宋体" w:hAnsi="宋体" w:cs="宋体"/>
          <w:b/>
          <w:color w:val="000000"/>
          <w:sz w:val="24"/>
          <w:szCs w:val="22"/>
          <w:lang w:bidi="ar"/>
        </w:rPr>
        <w:t>实验思考题</w:t>
      </w:r>
    </w:p>
    <w:p w14:paraId="05C7E56C" w14:textId="447D5859" w:rsidR="000D3587" w:rsidRPr="000D3587" w:rsidRDefault="000D3587" w:rsidP="000D3587">
      <w:pPr>
        <w:widowControl/>
        <w:spacing w:beforeLines="50" w:before="156"/>
        <w:ind w:firstLineChars="100" w:firstLine="210"/>
        <w:contextualSpacing/>
        <w:jc w:val="left"/>
        <w:textAlignment w:val="baseline"/>
        <w:rPr>
          <w:rFonts w:asciiTheme="minorEastAsia" w:hAnsiTheme="minorEastAsia"/>
        </w:rPr>
      </w:pPr>
      <w:r>
        <w:rPr>
          <w:rFonts w:hint="eastAsia"/>
        </w:rPr>
        <w:t>1</w:t>
      </w:r>
      <w:r>
        <w:t>.</w:t>
      </w:r>
      <w:r w:rsidRPr="001D3232">
        <w:rPr>
          <w:rFonts w:hint="eastAsia"/>
        </w:rPr>
        <w:t>观察</w:t>
      </w:r>
      <w:r w:rsidRPr="001D3232">
        <w:t>到的干涉条纹为等倾</w:t>
      </w:r>
      <w:r w:rsidRPr="001D3232">
        <w:rPr>
          <w:rFonts w:hint="eastAsia"/>
        </w:rPr>
        <w:t>干涉</w:t>
      </w:r>
      <w:r w:rsidRPr="001D3232">
        <w:t>条纹还是等厚干涉条纹？为什么？</w:t>
      </w:r>
      <w:r w:rsidRPr="000D3587">
        <w:rPr>
          <w:rFonts w:asciiTheme="minorEastAsia" w:hAnsiTheme="minorEastAsia"/>
        </w:rPr>
        <w:t xml:space="preserve"> </w:t>
      </w:r>
    </w:p>
    <w:p w14:paraId="33C3CF12" w14:textId="77777777" w:rsidR="00B24D96" w:rsidRDefault="00B24D96">
      <w:pPr>
        <w:widowControl/>
        <w:jc w:val="left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/>
          <w:color w:val="000000"/>
          <w:szCs w:val="21"/>
        </w:rPr>
        <w:br w:type="page"/>
      </w:r>
    </w:p>
    <w:p w14:paraId="23BB9230" w14:textId="288A2717" w:rsidR="00E86041" w:rsidRPr="007B71FF" w:rsidRDefault="00E86041" w:rsidP="007B71FF">
      <w:pPr>
        <w:pStyle w:val="1"/>
        <w:rPr>
          <w:rFonts w:ascii="黑体" w:eastAsia="黑体" w:hAnsi="黑体"/>
          <w:b w:val="0"/>
          <w:bCs/>
          <w:color w:val="000000"/>
          <w:kern w:val="2"/>
          <w:sz w:val="36"/>
          <w:szCs w:val="36"/>
          <w:lang w:bidi="ar"/>
        </w:rPr>
      </w:pPr>
      <w:r w:rsidRPr="007B71FF">
        <w:rPr>
          <w:rFonts w:ascii="黑体" w:eastAsia="黑体" w:hAnsi="黑体" w:hint="eastAsia"/>
          <w:b w:val="0"/>
          <w:bCs/>
          <w:color w:val="000000"/>
          <w:kern w:val="2"/>
          <w:sz w:val="36"/>
          <w:szCs w:val="36"/>
          <w:lang w:bidi="ar"/>
        </w:rPr>
        <w:lastRenderedPageBreak/>
        <w:t>实验</w:t>
      </w:r>
      <w:r w:rsidRPr="007B71FF">
        <w:rPr>
          <w:rFonts w:ascii="黑体" w:eastAsia="黑体" w:hAnsi="黑体"/>
          <w:b w:val="0"/>
          <w:bCs/>
          <w:color w:val="000000"/>
          <w:kern w:val="2"/>
          <w:sz w:val="36"/>
          <w:szCs w:val="36"/>
          <w:lang w:bidi="ar"/>
        </w:rPr>
        <w:t xml:space="preserve">3 </w:t>
      </w:r>
      <w:r w:rsidR="000D3587">
        <w:rPr>
          <w:rFonts w:ascii="黑体" w:eastAsia="黑体" w:hAnsi="黑体" w:hint="eastAsia"/>
          <w:b w:val="0"/>
          <w:bCs/>
          <w:color w:val="000000"/>
          <w:kern w:val="2"/>
          <w:sz w:val="36"/>
          <w:szCs w:val="36"/>
          <w:lang w:bidi="ar"/>
        </w:rPr>
        <w:t>光源单色性对干涉的影响-光波干涉条件</w:t>
      </w:r>
    </w:p>
    <w:p w14:paraId="47686F4F" w14:textId="77777777" w:rsidR="00436773" w:rsidRPr="000D3587" w:rsidRDefault="00436773" w:rsidP="000D3587">
      <w:pPr>
        <w:snapToGrid w:val="0"/>
        <w:spacing w:beforeLines="50" w:before="156" w:afterLines="50" w:after="156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</w:p>
    <w:p w14:paraId="71BF494C" w14:textId="78DB0E6C" w:rsidR="00E86041" w:rsidRDefault="00E86041" w:rsidP="0046414B">
      <w:pPr>
        <w:pStyle w:val="a7"/>
        <w:numPr>
          <w:ilvl w:val="0"/>
          <w:numId w:val="19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E86041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实验</w:t>
      </w:r>
      <w:r w:rsidR="00FE1CAE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操作</w:t>
      </w:r>
      <w:r w:rsidRPr="00E86041">
        <w:rPr>
          <w:rFonts w:ascii="宋体" w:eastAsia="宋体" w:hAnsi="宋体" w:cs="宋体" w:hint="eastAsia"/>
          <w:b/>
          <w:color w:val="000000"/>
          <w:sz w:val="24"/>
          <w:szCs w:val="22"/>
          <w:lang w:bidi="ar"/>
        </w:rPr>
        <w:t>记录</w:t>
      </w:r>
    </w:p>
    <w:p w14:paraId="321D7F83" w14:textId="419334B2" w:rsidR="00FE1CAE" w:rsidRPr="000D3587" w:rsidRDefault="00FE1CAE" w:rsidP="00136AE1">
      <w:pPr>
        <w:pStyle w:val="a7"/>
        <w:numPr>
          <w:ilvl w:val="3"/>
          <w:numId w:val="2"/>
        </w:numPr>
        <w:snapToGrid w:val="0"/>
        <w:spacing w:beforeLines="50" w:before="156" w:afterLines="50" w:after="156"/>
        <w:ind w:left="851" w:firstLineChars="0"/>
        <w:rPr>
          <w:rFonts w:ascii="宋体" w:eastAsia="宋体" w:hAnsi="宋体" w:cs="宋体"/>
          <w:bCs/>
          <w:color w:val="000000"/>
          <w:szCs w:val="21"/>
          <w:lang w:bidi="ar"/>
        </w:rPr>
      </w:pPr>
      <w:r w:rsidRPr="001F6C53">
        <w:rPr>
          <w:rFonts w:ascii="宋体" w:hAnsi="宋体" w:hint="eastAsia"/>
        </w:rPr>
        <w:t>拍照记录搭建的光路</w:t>
      </w:r>
    </w:p>
    <w:p w14:paraId="475976CB" w14:textId="77777777" w:rsidR="000D3587" w:rsidRPr="00FE1CAE" w:rsidRDefault="000D3587" w:rsidP="000D3587">
      <w:pPr>
        <w:pStyle w:val="a7"/>
        <w:snapToGrid w:val="0"/>
        <w:spacing w:beforeLines="50" w:before="156" w:afterLines="50" w:after="156"/>
        <w:ind w:left="851" w:firstLineChars="0" w:firstLine="0"/>
        <w:rPr>
          <w:rFonts w:ascii="宋体" w:eastAsia="宋体" w:hAnsi="宋体" w:cs="宋体"/>
          <w:bCs/>
          <w:color w:val="000000"/>
          <w:szCs w:val="21"/>
          <w:lang w:bidi="ar"/>
        </w:rPr>
      </w:pPr>
    </w:p>
    <w:p w14:paraId="7A568087" w14:textId="7AC05F5D" w:rsidR="005D1EF7" w:rsidRPr="000D3587" w:rsidRDefault="0093648E" w:rsidP="000D3587">
      <w:pPr>
        <w:pStyle w:val="a7"/>
        <w:numPr>
          <w:ilvl w:val="3"/>
          <w:numId w:val="2"/>
        </w:numPr>
        <w:snapToGrid w:val="0"/>
        <w:spacing w:beforeLines="50" w:before="156" w:afterLines="50" w:after="156"/>
        <w:ind w:left="851"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AF390E">
        <w:rPr>
          <w:rFonts w:ascii="宋体" w:eastAsia="宋体" w:hAnsi="宋体" w:cs="宋体" w:hint="eastAsia"/>
          <w:bCs/>
          <w:color w:val="000000"/>
          <w:szCs w:val="21"/>
          <w:lang w:bidi="ar"/>
        </w:rPr>
        <w:t>记录</w:t>
      </w:r>
      <w:r w:rsidR="00BB5E9B">
        <w:rPr>
          <w:rFonts w:ascii="宋体" w:eastAsia="宋体" w:hAnsi="宋体" w:cs="宋体" w:hint="eastAsia"/>
          <w:bCs/>
          <w:color w:val="000000"/>
          <w:szCs w:val="21"/>
          <w:lang w:bidi="ar"/>
        </w:rPr>
        <w:t>表3</w:t>
      </w:r>
      <w:r w:rsidR="00BB5E9B">
        <w:rPr>
          <w:rFonts w:ascii="宋体" w:eastAsia="宋体" w:hAnsi="宋体" w:cs="宋体"/>
          <w:bCs/>
          <w:color w:val="000000"/>
          <w:szCs w:val="21"/>
          <w:lang w:bidi="ar"/>
        </w:rPr>
        <w:t>.4-1</w:t>
      </w:r>
      <w:r w:rsidR="00BB5E9B">
        <w:rPr>
          <w:rFonts w:ascii="宋体" w:eastAsia="宋体" w:hAnsi="宋体" w:cs="宋体" w:hint="eastAsia"/>
          <w:bCs/>
          <w:color w:val="000000"/>
          <w:szCs w:val="21"/>
          <w:lang w:bidi="ar"/>
        </w:rPr>
        <w:t>数据</w:t>
      </w:r>
    </w:p>
    <w:p w14:paraId="32CB1E51" w14:textId="77777777" w:rsidR="000D3587" w:rsidRPr="000D3587" w:rsidRDefault="000D3587" w:rsidP="000D3587">
      <w:pPr>
        <w:pStyle w:val="a7"/>
        <w:ind w:left="720" w:firstLineChars="0" w:firstLine="0"/>
        <w:rPr>
          <w:color w:val="FF0000"/>
        </w:rPr>
      </w:pPr>
    </w:p>
    <w:p w14:paraId="3556E045" w14:textId="77777777" w:rsidR="000D3587" w:rsidRPr="000D3587" w:rsidRDefault="000D3587" w:rsidP="000D3587">
      <w:pPr>
        <w:jc w:val="center"/>
        <w:rPr>
          <w:b/>
          <w:sz w:val="24"/>
        </w:rPr>
      </w:pPr>
      <w:r w:rsidRPr="000D3587">
        <w:rPr>
          <w:rFonts w:hint="eastAsia"/>
          <w:b/>
          <w:sz w:val="24"/>
        </w:rPr>
        <w:t>表</w:t>
      </w:r>
      <w:r w:rsidRPr="000D3587">
        <w:rPr>
          <w:b/>
          <w:sz w:val="24"/>
        </w:rPr>
        <w:t xml:space="preserve">3.4-1 </w:t>
      </w:r>
      <w:r w:rsidRPr="000D3587">
        <w:rPr>
          <w:rFonts w:hint="eastAsia"/>
          <w:b/>
          <w:sz w:val="24"/>
        </w:rPr>
        <w:t>加载到激光器上</w:t>
      </w:r>
      <w:r w:rsidRPr="000D3587">
        <w:rPr>
          <w:b/>
          <w:sz w:val="24"/>
        </w:rPr>
        <w:t>电压与激光器</w:t>
      </w:r>
      <w:r w:rsidRPr="000D3587">
        <w:rPr>
          <w:rFonts w:hint="eastAsia"/>
          <w:b/>
          <w:sz w:val="24"/>
        </w:rPr>
        <w:t>时间</w:t>
      </w:r>
      <w:r w:rsidRPr="000D3587">
        <w:rPr>
          <w:b/>
          <w:sz w:val="24"/>
        </w:rPr>
        <w:t>相干性</w:t>
      </w:r>
      <w:r w:rsidRPr="000D3587">
        <w:rPr>
          <w:rFonts w:hint="eastAsia"/>
          <w:b/>
          <w:sz w:val="24"/>
        </w:rPr>
        <w:t>之间的</w:t>
      </w:r>
      <w:r w:rsidRPr="000D3587">
        <w:rPr>
          <w:b/>
          <w:sz w:val="24"/>
        </w:rPr>
        <w:t>关系</w:t>
      </w:r>
    </w:p>
    <w:tbl>
      <w:tblPr>
        <w:tblStyle w:val="ab"/>
        <w:tblW w:w="8930" w:type="dxa"/>
        <w:tblInd w:w="250" w:type="dxa"/>
        <w:tblLook w:val="04A0" w:firstRow="1" w:lastRow="0" w:firstColumn="1" w:lastColumn="0" w:noHBand="0" w:noVBand="1"/>
      </w:tblPr>
      <w:tblGrid>
        <w:gridCol w:w="2126"/>
        <w:gridCol w:w="3261"/>
        <w:gridCol w:w="3543"/>
      </w:tblGrid>
      <w:tr w:rsidR="000D3587" w14:paraId="03128E75" w14:textId="77777777" w:rsidTr="003B6DCB">
        <w:trPr>
          <w:trHeight w:val="479"/>
        </w:trPr>
        <w:tc>
          <w:tcPr>
            <w:tcW w:w="2126" w:type="dxa"/>
          </w:tcPr>
          <w:p w14:paraId="60E67E8C" w14:textId="77777777" w:rsidR="000D3587" w:rsidRDefault="000D3587" w:rsidP="003B6DCB">
            <w:pPr>
              <w:ind w:firstLine="440"/>
            </w:pPr>
            <w:r>
              <w:rPr>
                <w:rFonts w:hint="eastAsia"/>
              </w:rPr>
              <w:t>电压值</w:t>
            </w:r>
            <w:r>
              <w:rPr>
                <w:rFonts w:hint="eastAsia"/>
              </w:rPr>
              <w:t>/v</w:t>
            </w:r>
          </w:p>
        </w:tc>
        <w:tc>
          <w:tcPr>
            <w:tcW w:w="3261" w:type="dxa"/>
          </w:tcPr>
          <w:p w14:paraId="0591A5A4" w14:textId="77777777" w:rsidR="000D3587" w:rsidRDefault="000D3587" w:rsidP="003B6DCB">
            <w:pPr>
              <w:ind w:firstLine="440"/>
            </w:pPr>
            <w:r>
              <w:rPr>
                <w:rFonts w:hint="eastAsia"/>
              </w:rPr>
              <w:t>局部</w:t>
            </w:r>
            <w:r>
              <w:t>极大</w:t>
            </w:r>
            <w:r>
              <w:rPr>
                <w:rFonts w:hint="eastAsia"/>
              </w:rPr>
              <w:t>条纹可见度</w:t>
            </w:r>
            <w:r>
              <w:rPr>
                <w:rFonts w:hint="eastAsia"/>
              </w:rPr>
              <w:t>/%</w:t>
            </w:r>
          </w:p>
        </w:tc>
        <w:tc>
          <w:tcPr>
            <w:tcW w:w="3543" w:type="dxa"/>
          </w:tcPr>
          <w:p w14:paraId="3F8C43D1" w14:textId="77777777" w:rsidR="000D3587" w:rsidRDefault="000D3587" w:rsidP="003B6DCB">
            <w:pPr>
              <w:ind w:firstLine="440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光程</w:t>
            </w:r>
            <w:r>
              <w:t>点的条纹可见度</w:t>
            </w:r>
            <w:r>
              <w:rPr>
                <w:rFonts w:hint="eastAsia"/>
              </w:rPr>
              <w:t>/</w:t>
            </w:r>
            <w:r>
              <w:t>%</w:t>
            </w:r>
          </w:p>
        </w:tc>
      </w:tr>
      <w:tr w:rsidR="000F656C" w14:paraId="3D03A293" w14:textId="77777777" w:rsidTr="003B6DCB">
        <w:trPr>
          <w:trHeight w:val="469"/>
        </w:trPr>
        <w:tc>
          <w:tcPr>
            <w:tcW w:w="2126" w:type="dxa"/>
          </w:tcPr>
          <w:p w14:paraId="79EFD6B2" w14:textId="5EB06477" w:rsidR="000F656C" w:rsidRDefault="000F656C" w:rsidP="000F656C">
            <w:pPr>
              <w:ind w:firstLine="440"/>
            </w:pP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</w:tcPr>
          <w:p w14:paraId="010C73B7" w14:textId="77777777" w:rsidR="000F656C" w:rsidRDefault="000F656C" w:rsidP="000F656C">
            <w:pPr>
              <w:ind w:firstLine="440"/>
            </w:pPr>
          </w:p>
        </w:tc>
        <w:tc>
          <w:tcPr>
            <w:tcW w:w="3543" w:type="dxa"/>
          </w:tcPr>
          <w:p w14:paraId="55BFE010" w14:textId="77777777" w:rsidR="000F656C" w:rsidRDefault="000F656C" w:rsidP="000F656C">
            <w:pPr>
              <w:ind w:firstLine="440"/>
            </w:pPr>
          </w:p>
        </w:tc>
      </w:tr>
      <w:tr w:rsidR="000F656C" w14:paraId="51029573" w14:textId="77777777" w:rsidTr="003B6DCB">
        <w:trPr>
          <w:trHeight w:val="479"/>
        </w:trPr>
        <w:tc>
          <w:tcPr>
            <w:tcW w:w="2126" w:type="dxa"/>
          </w:tcPr>
          <w:p w14:paraId="4F80C1C2" w14:textId="34AC36BE" w:rsidR="000F656C" w:rsidRDefault="000F656C" w:rsidP="000F656C">
            <w:pPr>
              <w:ind w:firstLine="440"/>
            </w:pPr>
            <w:r>
              <w:t>2</w:t>
            </w:r>
          </w:p>
        </w:tc>
        <w:tc>
          <w:tcPr>
            <w:tcW w:w="3261" w:type="dxa"/>
          </w:tcPr>
          <w:p w14:paraId="19961FF2" w14:textId="77777777" w:rsidR="000F656C" w:rsidRDefault="000F656C" w:rsidP="000F656C">
            <w:pPr>
              <w:ind w:firstLine="440"/>
            </w:pPr>
          </w:p>
        </w:tc>
        <w:tc>
          <w:tcPr>
            <w:tcW w:w="3543" w:type="dxa"/>
          </w:tcPr>
          <w:p w14:paraId="2F54530B" w14:textId="77777777" w:rsidR="000F656C" w:rsidRDefault="000F656C" w:rsidP="000F656C">
            <w:pPr>
              <w:ind w:firstLine="440"/>
            </w:pPr>
          </w:p>
        </w:tc>
      </w:tr>
      <w:tr w:rsidR="000F656C" w14:paraId="289E4FAD" w14:textId="77777777" w:rsidTr="003B6DCB">
        <w:trPr>
          <w:trHeight w:val="469"/>
        </w:trPr>
        <w:tc>
          <w:tcPr>
            <w:tcW w:w="2126" w:type="dxa"/>
          </w:tcPr>
          <w:p w14:paraId="6B2C4F6A" w14:textId="62B0B421" w:rsidR="000F656C" w:rsidRDefault="000F656C" w:rsidP="000F656C">
            <w:pPr>
              <w:ind w:firstLine="440"/>
            </w:pPr>
            <w:r>
              <w:t>4</w:t>
            </w:r>
          </w:p>
        </w:tc>
        <w:tc>
          <w:tcPr>
            <w:tcW w:w="3261" w:type="dxa"/>
          </w:tcPr>
          <w:p w14:paraId="1DEF9244" w14:textId="77777777" w:rsidR="000F656C" w:rsidRDefault="000F656C" w:rsidP="000F656C">
            <w:pPr>
              <w:ind w:firstLine="440"/>
            </w:pPr>
          </w:p>
        </w:tc>
        <w:tc>
          <w:tcPr>
            <w:tcW w:w="3543" w:type="dxa"/>
          </w:tcPr>
          <w:p w14:paraId="0ACAFED1" w14:textId="77777777" w:rsidR="000F656C" w:rsidRDefault="000F656C" w:rsidP="000F656C">
            <w:pPr>
              <w:ind w:firstLine="440"/>
            </w:pPr>
          </w:p>
        </w:tc>
      </w:tr>
      <w:tr w:rsidR="000F656C" w14:paraId="3C1642D2" w14:textId="77777777" w:rsidTr="003B6DCB">
        <w:trPr>
          <w:trHeight w:val="469"/>
        </w:trPr>
        <w:tc>
          <w:tcPr>
            <w:tcW w:w="2126" w:type="dxa"/>
          </w:tcPr>
          <w:p w14:paraId="5C6358B8" w14:textId="56B0B849" w:rsidR="000F656C" w:rsidRDefault="000F656C" w:rsidP="000F656C">
            <w:pPr>
              <w:ind w:firstLine="440"/>
            </w:pPr>
            <w:r>
              <w:t>6</w:t>
            </w:r>
          </w:p>
        </w:tc>
        <w:tc>
          <w:tcPr>
            <w:tcW w:w="3261" w:type="dxa"/>
          </w:tcPr>
          <w:p w14:paraId="6A4F5F83" w14:textId="77777777" w:rsidR="000F656C" w:rsidRDefault="000F656C" w:rsidP="000F656C">
            <w:pPr>
              <w:ind w:firstLine="440"/>
            </w:pPr>
          </w:p>
        </w:tc>
        <w:tc>
          <w:tcPr>
            <w:tcW w:w="3543" w:type="dxa"/>
          </w:tcPr>
          <w:p w14:paraId="0210082C" w14:textId="77777777" w:rsidR="000F656C" w:rsidRDefault="000F656C" w:rsidP="000F656C">
            <w:pPr>
              <w:ind w:firstLine="440"/>
            </w:pPr>
          </w:p>
        </w:tc>
      </w:tr>
      <w:tr w:rsidR="000F656C" w14:paraId="64263F1C" w14:textId="77777777" w:rsidTr="003B6DCB">
        <w:trPr>
          <w:trHeight w:val="469"/>
        </w:trPr>
        <w:tc>
          <w:tcPr>
            <w:tcW w:w="2126" w:type="dxa"/>
          </w:tcPr>
          <w:p w14:paraId="3D0E4D08" w14:textId="4B0E7832" w:rsidR="000F656C" w:rsidRDefault="000F656C" w:rsidP="000F656C">
            <w:pPr>
              <w:ind w:firstLine="440"/>
            </w:pPr>
            <w:r>
              <w:t>7</w:t>
            </w:r>
          </w:p>
        </w:tc>
        <w:tc>
          <w:tcPr>
            <w:tcW w:w="3261" w:type="dxa"/>
          </w:tcPr>
          <w:p w14:paraId="68ADF51C" w14:textId="77777777" w:rsidR="000F656C" w:rsidRDefault="000F656C" w:rsidP="000F656C">
            <w:pPr>
              <w:ind w:firstLine="440"/>
            </w:pPr>
          </w:p>
        </w:tc>
        <w:tc>
          <w:tcPr>
            <w:tcW w:w="3543" w:type="dxa"/>
          </w:tcPr>
          <w:p w14:paraId="74A11EC4" w14:textId="77777777" w:rsidR="000F656C" w:rsidRDefault="000F656C" w:rsidP="000F656C">
            <w:pPr>
              <w:ind w:firstLine="440"/>
            </w:pPr>
          </w:p>
        </w:tc>
      </w:tr>
      <w:tr w:rsidR="000F656C" w14:paraId="410575D0" w14:textId="77777777" w:rsidTr="003B6DCB">
        <w:trPr>
          <w:trHeight w:val="469"/>
        </w:trPr>
        <w:tc>
          <w:tcPr>
            <w:tcW w:w="2126" w:type="dxa"/>
          </w:tcPr>
          <w:p w14:paraId="2A500365" w14:textId="1EB6C288" w:rsidR="000F656C" w:rsidRDefault="000F656C" w:rsidP="000F656C">
            <w:pPr>
              <w:ind w:firstLine="440"/>
            </w:pPr>
            <w:r>
              <w:t>8</w:t>
            </w:r>
          </w:p>
        </w:tc>
        <w:tc>
          <w:tcPr>
            <w:tcW w:w="3261" w:type="dxa"/>
          </w:tcPr>
          <w:p w14:paraId="5A9EF495" w14:textId="77777777" w:rsidR="000F656C" w:rsidRDefault="000F656C" w:rsidP="000F656C">
            <w:pPr>
              <w:ind w:firstLine="440"/>
            </w:pPr>
          </w:p>
        </w:tc>
        <w:tc>
          <w:tcPr>
            <w:tcW w:w="3543" w:type="dxa"/>
          </w:tcPr>
          <w:p w14:paraId="1F19EF7E" w14:textId="77777777" w:rsidR="000F656C" w:rsidRDefault="000F656C" w:rsidP="000F656C">
            <w:pPr>
              <w:ind w:firstLine="440"/>
            </w:pPr>
          </w:p>
        </w:tc>
      </w:tr>
      <w:tr w:rsidR="000F656C" w14:paraId="3A6870BD" w14:textId="77777777" w:rsidTr="003B6DCB">
        <w:trPr>
          <w:trHeight w:val="469"/>
        </w:trPr>
        <w:tc>
          <w:tcPr>
            <w:tcW w:w="2126" w:type="dxa"/>
          </w:tcPr>
          <w:p w14:paraId="09857984" w14:textId="2CB18E6C" w:rsidR="000F656C" w:rsidRDefault="000F656C" w:rsidP="000F656C">
            <w:pPr>
              <w:ind w:firstLine="440"/>
            </w:pPr>
            <w:r>
              <w:t>9</w:t>
            </w:r>
          </w:p>
        </w:tc>
        <w:tc>
          <w:tcPr>
            <w:tcW w:w="3261" w:type="dxa"/>
          </w:tcPr>
          <w:p w14:paraId="60938555" w14:textId="77777777" w:rsidR="000F656C" w:rsidRDefault="000F656C" w:rsidP="000F656C">
            <w:pPr>
              <w:ind w:firstLine="440"/>
            </w:pPr>
          </w:p>
        </w:tc>
        <w:tc>
          <w:tcPr>
            <w:tcW w:w="3543" w:type="dxa"/>
          </w:tcPr>
          <w:p w14:paraId="166EF98E" w14:textId="77777777" w:rsidR="000F656C" w:rsidRDefault="000F656C" w:rsidP="000F656C">
            <w:pPr>
              <w:ind w:firstLine="440"/>
            </w:pPr>
          </w:p>
        </w:tc>
      </w:tr>
    </w:tbl>
    <w:p w14:paraId="6510BCC4" w14:textId="77777777" w:rsidR="000D3587" w:rsidRPr="000D3587" w:rsidRDefault="000D3587" w:rsidP="000D3587">
      <w:pPr>
        <w:pStyle w:val="a7"/>
        <w:ind w:left="720" w:firstLineChars="0" w:firstLine="0"/>
        <w:rPr>
          <w:color w:val="FF0000"/>
        </w:rPr>
      </w:pPr>
    </w:p>
    <w:p w14:paraId="2471FAF8" w14:textId="6065FEFD" w:rsidR="00BB5E9B" w:rsidRPr="00BB5E9B" w:rsidRDefault="00BB5E9B" w:rsidP="00BB5E9B">
      <w:pPr>
        <w:pStyle w:val="a7"/>
        <w:numPr>
          <w:ilvl w:val="3"/>
          <w:numId w:val="2"/>
        </w:numPr>
        <w:snapToGrid w:val="0"/>
        <w:spacing w:beforeLines="50" w:before="156" w:afterLines="50" w:after="156"/>
        <w:ind w:left="851" w:firstLineChars="0"/>
        <w:rPr>
          <w:rFonts w:ascii="宋体" w:eastAsia="宋体" w:hAnsi="宋体" w:cs="宋体"/>
          <w:bCs/>
          <w:color w:val="000000"/>
          <w:szCs w:val="21"/>
          <w:lang w:bidi="ar"/>
        </w:rPr>
      </w:pPr>
      <w:r w:rsidRPr="00BB5E9B">
        <w:rPr>
          <w:rFonts w:ascii="宋体" w:eastAsia="宋体" w:hAnsi="宋体" w:cs="宋体" w:hint="eastAsia"/>
          <w:bCs/>
          <w:color w:val="000000"/>
          <w:szCs w:val="21"/>
          <w:lang w:bidi="ar"/>
        </w:rPr>
        <w:t>实验效果：</w:t>
      </w:r>
    </w:p>
    <w:p w14:paraId="07577961" w14:textId="35426BC0" w:rsidR="000D3587" w:rsidRDefault="00BB5E9B" w:rsidP="007466D1">
      <w:pPr>
        <w:ind w:firstLineChars="200" w:firstLine="420"/>
        <w:rPr>
          <w:rFonts w:ascii="宋体" w:hAnsi="宋体"/>
        </w:rPr>
      </w:pPr>
      <w:r w:rsidRPr="007466D1">
        <w:rPr>
          <w:rFonts w:ascii="宋体" w:hAnsi="宋体" w:hint="eastAsia"/>
        </w:rPr>
        <w:t>以上述表格中：局部条纹可见度为Y轴，O光程点的条纹可见度为X轴，</w:t>
      </w:r>
      <w:proofErr w:type="gramStart"/>
      <w:r w:rsidRPr="007466D1">
        <w:rPr>
          <w:rFonts w:ascii="宋体" w:hAnsi="宋体" w:hint="eastAsia"/>
        </w:rPr>
        <w:t>作出</w:t>
      </w:r>
      <w:proofErr w:type="gramEnd"/>
      <w:r w:rsidRPr="007466D1">
        <w:rPr>
          <w:rFonts w:ascii="宋体" w:hAnsi="宋体" w:hint="eastAsia"/>
        </w:rPr>
        <w:t>曲线分析。</w:t>
      </w:r>
    </w:p>
    <w:p w14:paraId="502C694F" w14:textId="52D0DD41" w:rsidR="007466D1" w:rsidRDefault="007466D1" w:rsidP="007466D1">
      <w:pPr>
        <w:ind w:firstLineChars="200" w:firstLine="420"/>
        <w:rPr>
          <w:rFonts w:ascii="宋体" w:hAnsi="宋体"/>
        </w:rPr>
      </w:pPr>
    </w:p>
    <w:p w14:paraId="31C4F37C" w14:textId="6BBDB2F6" w:rsidR="007466D1" w:rsidRDefault="007466D1" w:rsidP="007466D1">
      <w:pPr>
        <w:ind w:firstLineChars="200" w:firstLine="420"/>
        <w:rPr>
          <w:rFonts w:ascii="宋体" w:hAnsi="宋体"/>
        </w:rPr>
      </w:pPr>
    </w:p>
    <w:p w14:paraId="67877C2E" w14:textId="53B3D171" w:rsidR="007466D1" w:rsidRDefault="007466D1" w:rsidP="007466D1">
      <w:pPr>
        <w:ind w:firstLineChars="200" w:firstLine="420"/>
        <w:rPr>
          <w:rFonts w:ascii="宋体" w:hAnsi="宋体"/>
        </w:rPr>
      </w:pPr>
    </w:p>
    <w:p w14:paraId="3476C8FF" w14:textId="77777777" w:rsidR="007466D1" w:rsidRPr="007466D1" w:rsidRDefault="007466D1" w:rsidP="007466D1">
      <w:pPr>
        <w:ind w:firstLineChars="200" w:firstLine="420"/>
        <w:rPr>
          <w:rFonts w:ascii="宋体" w:hAnsi="宋体" w:hint="eastAsia"/>
        </w:rPr>
      </w:pPr>
    </w:p>
    <w:p w14:paraId="5899E41B" w14:textId="484DADA8" w:rsidR="00E86041" w:rsidRPr="00804222" w:rsidRDefault="00E86041" w:rsidP="0046414B">
      <w:pPr>
        <w:pStyle w:val="a7"/>
        <w:numPr>
          <w:ilvl w:val="0"/>
          <w:numId w:val="19"/>
        </w:numPr>
        <w:snapToGrid w:val="0"/>
        <w:spacing w:beforeLines="50" w:before="156" w:afterLines="50" w:after="156"/>
        <w:ind w:firstLineChars="0"/>
        <w:rPr>
          <w:rFonts w:ascii="宋体" w:eastAsia="宋体" w:hAnsi="宋体" w:cs="宋体"/>
          <w:b/>
          <w:color w:val="000000"/>
          <w:sz w:val="24"/>
          <w:szCs w:val="22"/>
          <w:lang w:bidi="ar"/>
        </w:rPr>
      </w:pPr>
      <w:r w:rsidRPr="0046414B">
        <w:rPr>
          <w:rFonts w:ascii="宋体" w:eastAsia="宋体" w:hAnsi="宋体" w:cs="宋体"/>
          <w:b/>
          <w:color w:val="000000"/>
          <w:sz w:val="24"/>
          <w:szCs w:val="22"/>
          <w:lang w:bidi="ar"/>
        </w:rPr>
        <w:t>实验思考题</w:t>
      </w:r>
    </w:p>
    <w:p w14:paraId="4CC867B1" w14:textId="546211AA" w:rsidR="00BB5E9B" w:rsidRDefault="00BB5E9B" w:rsidP="00BB5E9B">
      <w:pPr>
        <w:pStyle w:val="a7"/>
        <w:numPr>
          <w:ilvl w:val="0"/>
          <w:numId w:val="33"/>
        </w:numPr>
        <w:spacing w:line="276" w:lineRule="auto"/>
        <w:ind w:firstLineChars="0"/>
      </w:pPr>
      <w:r w:rsidRPr="009E42A8">
        <w:rPr>
          <w:rFonts w:hint="eastAsia"/>
        </w:rPr>
        <w:t>激光器相干</w:t>
      </w:r>
      <w:r w:rsidRPr="009E42A8">
        <w:t>长度与</w:t>
      </w:r>
      <w:r w:rsidRPr="009E42A8">
        <w:rPr>
          <w:rFonts w:hint="eastAsia"/>
        </w:rPr>
        <w:t>干涉</w:t>
      </w:r>
      <w:r w:rsidRPr="009E42A8">
        <w:t>条纹可见度</w:t>
      </w:r>
      <w:proofErr w:type="gramStart"/>
      <w:r w:rsidRPr="009E42A8">
        <w:rPr>
          <w:rFonts w:hint="eastAsia"/>
        </w:rPr>
        <w:t>呈什么</w:t>
      </w:r>
      <w:proofErr w:type="gramEnd"/>
      <w:r w:rsidRPr="009E42A8">
        <w:t>关系？</w:t>
      </w:r>
    </w:p>
    <w:p w14:paraId="514C89BD" w14:textId="77777777" w:rsidR="0089240A" w:rsidRDefault="0089240A" w:rsidP="0089240A">
      <w:pPr>
        <w:pStyle w:val="a7"/>
        <w:spacing w:line="276" w:lineRule="auto"/>
        <w:ind w:left="420" w:firstLineChars="0" w:firstLine="0"/>
      </w:pPr>
    </w:p>
    <w:p w14:paraId="663D9EAC" w14:textId="77777777" w:rsidR="00BB5E9B" w:rsidRPr="009E42A8" w:rsidRDefault="00BB5E9B" w:rsidP="00BB5E9B">
      <w:pPr>
        <w:pStyle w:val="a7"/>
        <w:numPr>
          <w:ilvl w:val="0"/>
          <w:numId w:val="33"/>
        </w:numPr>
        <w:spacing w:line="276" w:lineRule="auto"/>
        <w:ind w:firstLineChars="0"/>
      </w:pPr>
      <w:r w:rsidRPr="009E42A8">
        <w:rPr>
          <w:rFonts w:hint="eastAsia"/>
        </w:rPr>
        <w:t>当</w:t>
      </w:r>
      <w:bookmarkStart w:id="1" w:name="_Hlk4573451"/>
      <w:r w:rsidRPr="009E42A8">
        <w:t>两干涉臂的光程差</w:t>
      </w:r>
      <w:r w:rsidRPr="009E42A8">
        <w:rPr>
          <w:rFonts w:hint="eastAsia"/>
        </w:rPr>
        <w:t>严格</w:t>
      </w:r>
      <w:r w:rsidRPr="009E42A8">
        <w:t>为零时，相干长度对干涉条纹的可见度</w:t>
      </w:r>
      <w:bookmarkEnd w:id="1"/>
      <w:r w:rsidRPr="009E42A8">
        <w:t>还会有影响么？</w:t>
      </w:r>
      <w:r w:rsidRPr="009E42A8">
        <w:rPr>
          <w:rFonts w:hint="eastAsia"/>
        </w:rPr>
        <w:t>当</w:t>
      </w:r>
      <w:r w:rsidRPr="009E42A8">
        <w:t>两干涉臂的光程差不为零时，实验现象又会是怎样？</w:t>
      </w:r>
      <w:r w:rsidRPr="009E42A8">
        <w:t xml:space="preserve"> </w:t>
      </w:r>
    </w:p>
    <w:p w14:paraId="2F0A8550" w14:textId="537F4D7C" w:rsidR="00FE2345" w:rsidRPr="00BB5E9B" w:rsidRDefault="00FE2345" w:rsidP="00FE2345">
      <w:pPr>
        <w:spacing w:line="276" w:lineRule="auto"/>
      </w:pPr>
    </w:p>
    <w:p w14:paraId="55CC663D" w14:textId="1D7B03FC" w:rsidR="00FE2345" w:rsidRDefault="00FE2345" w:rsidP="00FE2345">
      <w:pPr>
        <w:spacing w:line="276" w:lineRule="auto"/>
      </w:pPr>
    </w:p>
    <w:p w14:paraId="13549B83" w14:textId="2FDEB693" w:rsidR="00FE2345" w:rsidRDefault="00FE2345" w:rsidP="00FE2345">
      <w:pPr>
        <w:spacing w:line="276" w:lineRule="auto"/>
      </w:pPr>
    </w:p>
    <w:p w14:paraId="0E0EF1E8" w14:textId="6E631636" w:rsidR="00FE2345" w:rsidRDefault="00FE2345">
      <w:pPr>
        <w:widowControl/>
        <w:jc w:val="left"/>
      </w:pPr>
      <w:r>
        <w:br w:type="page"/>
      </w:r>
    </w:p>
    <w:p w14:paraId="6A581A03" w14:textId="77777777" w:rsidR="00FE2345" w:rsidRDefault="00FE2345" w:rsidP="00FE2345">
      <w:pPr>
        <w:spacing w:line="276" w:lineRule="auto"/>
      </w:pPr>
    </w:p>
    <w:p w14:paraId="1B037CE2" w14:textId="7D5D4DA2" w:rsidR="003A5109" w:rsidRDefault="003A5109" w:rsidP="003A5109">
      <w:pPr>
        <w:pStyle w:val="1"/>
        <w:rPr>
          <w:rFonts w:ascii="黑体" w:eastAsia="黑体" w:hAnsi="黑体"/>
          <w:b w:val="0"/>
          <w:bCs/>
          <w:color w:val="000000"/>
          <w:kern w:val="2"/>
          <w:sz w:val="36"/>
          <w:szCs w:val="36"/>
          <w:lang w:bidi="ar"/>
        </w:rPr>
      </w:pPr>
      <w:r w:rsidRPr="003A5109">
        <w:rPr>
          <w:rFonts w:ascii="黑体" w:eastAsia="黑体" w:hAnsi="黑体" w:hint="eastAsia"/>
          <w:b w:val="0"/>
          <w:bCs/>
          <w:color w:val="000000"/>
          <w:kern w:val="2"/>
          <w:sz w:val="36"/>
          <w:szCs w:val="36"/>
          <w:lang w:bidi="ar"/>
        </w:rPr>
        <w:t>实验</w:t>
      </w:r>
      <w:r w:rsidR="00811EEF">
        <w:rPr>
          <w:rFonts w:ascii="黑体" w:eastAsia="黑体" w:hAnsi="黑体"/>
          <w:b w:val="0"/>
          <w:bCs/>
          <w:color w:val="000000"/>
          <w:kern w:val="2"/>
          <w:sz w:val="36"/>
          <w:szCs w:val="36"/>
          <w:lang w:bidi="ar"/>
        </w:rPr>
        <w:t>4</w:t>
      </w:r>
      <w:r w:rsidRPr="003A5109">
        <w:rPr>
          <w:rFonts w:ascii="黑体" w:eastAsia="黑体" w:hAnsi="黑体"/>
          <w:b w:val="0"/>
          <w:bCs/>
          <w:color w:val="000000"/>
          <w:kern w:val="2"/>
          <w:sz w:val="36"/>
          <w:szCs w:val="36"/>
          <w:lang w:bidi="ar"/>
        </w:rPr>
        <w:t xml:space="preserve"> </w:t>
      </w:r>
      <w:r w:rsidRPr="003A5109">
        <w:rPr>
          <w:rFonts w:ascii="黑体" w:eastAsia="黑体" w:hAnsi="黑体" w:hint="eastAsia"/>
          <w:b w:val="0"/>
          <w:bCs/>
          <w:color w:val="000000"/>
          <w:kern w:val="2"/>
          <w:sz w:val="36"/>
          <w:szCs w:val="36"/>
          <w:lang w:bidi="ar"/>
        </w:rPr>
        <w:t>光学器件缺陷的定性检测</w:t>
      </w:r>
    </w:p>
    <w:p w14:paraId="5DCDDAB7" w14:textId="77777777" w:rsidR="003A5109" w:rsidRPr="003A5109" w:rsidRDefault="003A5109" w:rsidP="003A5109">
      <w:pPr>
        <w:rPr>
          <w:lang w:bidi="ar"/>
        </w:rPr>
      </w:pPr>
    </w:p>
    <w:p w14:paraId="06ED5960" w14:textId="695BA7F4" w:rsidR="003A5109" w:rsidRDefault="003A5109" w:rsidP="003A5109">
      <w:pPr>
        <w:pStyle w:val="a7"/>
        <w:numPr>
          <w:ilvl w:val="0"/>
          <w:numId w:val="35"/>
        </w:numPr>
        <w:ind w:firstLineChars="0"/>
        <w:rPr>
          <w:b/>
          <w:sz w:val="24"/>
          <w:lang w:bidi="ar"/>
        </w:rPr>
      </w:pPr>
      <w:r w:rsidRPr="003A5109">
        <w:rPr>
          <w:rFonts w:hint="eastAsia"/>
          <w:b/>
          <w:sz w:val="24"/>
          <w:lang w:bidi="ar"/>
        </w:rPr>
        <w:t>实验</w:t>
      </w:r>
      <w:r w:rsidR="002F0A09">
        <w:rPr>
          <w:rFonts w:hint="eastAsia"/>
          <w:b/>
          <w:sz w:val="24"/>
          <w:lang w:bidi="ar"/>
        </w:rPr>
        <w:t>操作记录</w:t>
      </w:r>
    </w:p>
    <w:p w14:paraId="5145FC5E" w14:textId="77777777" w:rsidR="002F0A09" w:rsidRPr="000D3587" w:rsidRDefault="002F0A09" w:rsidP="002F0A09">
      <w:pPr>
        <w:pStyle w:val="a7"/>
        <w:numPr>
          <w:ilvl w:val="3"/>
          <w:numId w:val="35"/>
        </w:numPr>
        <w:snapToGrid w:val="0"/>
        <w:spacing w:beforeLines="50" w:before="156" w:afterLines="50" w:after="156"/>
        <w:ind w:left="426" w:firstLineChars="0"/>
        <w:rPr>
          <w:rFonts w:ascii="宋体" w:eastAsia="宋体" w:hAnsi="宋体" w:cs="宋体"/>
          <w:bCs/>
          <w:color w:val="000000"/>
          <w:szCs w:val="21"/>
          <w:lang w:bidi="ar"/>
        </w:rPr>
      </w:pPr>
      <w:r w:rsidRPr="001F6C53">
        <w:rPr>
          <w:rFonts w:ascii="宋体" w:hAnsi="宋体" w:hint="eastAsia"/>
        </w:rPr>
        <w:t>拍照记录搭建的光路</w:t>
      </w:r>
    </w:p>
    <w:p w14:paraId="3D050EF6" w14:textId="64C1E94F" w:rsidR="003A5109" w:rsidRDefault="003A5109" w:rsidP="003A5109">
      <w:pPr>
        <w:rPr>
          <w:b/>
          <w:sz w:val="24"/>
          <w:lang w:bidi="ar"/>
        </w:rPr>
      </w:pPr>
    </w:p>
    <w:p w14:paraId="7E207441" w14:textId="3C5885C7" w:rsidR="003A5109" w:rsidRPr="00953ECF" w:rsidRDefault="002F0A09" w:rsidP="00953ECF">
      <w:pPr>
        <w:pStyle w:val="a7"/>
        <w:numPr>
          <w:ilvl w:val="3"/>
          <w:numId w:val="35"/>
        </w:numPr>
        <w:ind w:left="426" w:firstLineChars="0"/>
        <w:rPr>
          <w:rFonts w:ascii="宋体" w:hAnsi="宋体"/>
        </w:rPr>
      </w:pPr>
      <w:r w:rsidRPr="00953ECF">
        <w:rPr>
          <w:rFonts w:ascii="宋体" w:hAnsi="宋体" w:hint="eastAsia"/>
        </w:rPr>
        <w:t>实验步骤2中的“近似明场”拍照/截图</w:t>
      </w:r>
    </w:p>
    <w:p w14:paraId="134AB1D7" w14:textId="5D7F8520" w:rsidR="002F0A09" w:rsidRDefault="002F0A09" w:rsidP="00953ECF">
      <w:pPr>
        <w:pStyle w:val="a7"/>
        <w:ind w:left="426"/>
        <w:rPr>
          <w:rFonts w:ascii="宋体" w:hAnsi="宋体"/>
        </w:rPr>
      </w:pPr>
    </w:p>
    <w:p w14:paraId="0022F771" w14:textId="587B6338" w:rsidR="00953ECF" w:rsidRDefault="00953ECF" w:rsidP="00953ECF">
      <w:pPr>
        <w:pStyle w:val="a7"/>
        <w:ind w:left="426"/>
        <w:rPr>
          <w:rFonts w:ascii="宋体" w:hAnsi="宋体"/>
        </w:rPr>
      </w:pPr>
    </w:p>
    <w:p w14:paraId="109A4BE4" w14:textId="77777777" w:rsidR="00953ECF" w:rsidRPr="00953ECF" w:rsidRDefault="00953ECF" w:rsidP="00953ECF">
      <w:pPr>
        <w:pStyle w:val="a7"/>
        <w:ind w:left="426"/>
        <w:rPr>
          <w:rFonts w:ascii="宋体" w:hAnsi="宋体" w:hint="eastAsia"/>
        </w:rPr>
      </w:pPr>
    </w:p>
    <w:p w14:paraId="4BCE1716" w14:textId="59A441BF" w:rsidR="002F0A09" w:rsidRPr="00953ECF" w:rsidRDefault="00953ECF" w:rsidP="00953ECF">
      <w:pPr>
        <w:pStyle w:val="a7"/>
        <w:numPr>
          <w:ilvl w:val="3"/>
          <w:numId w:val="35"/>
        </w:numPr>
        <w:ind w:left="426" w:firstLineChars="0"/>
        <w:rPr>
          <w:rFonts w:ascii="宋体" w:hAnsi="宋体" w:hint="eastAsia"/>
        </w:rPr>
      </w:pPr>
      <w:r w:rsidRPr="00953ECF">
        <w:rPr>
          <w:rFonts w:ascii="宋体" w:hAnsi="宋体" w:hint="eastAsia"/>
        </w:rPr>
        <w:t>实验步骤5中插入待测物后的干涉条纹（拍照/截图）</w:t>
      </w:r>
    </w:p>
    <w:p w14:paraId="5D1A2F65" w14:textId="0A5E24F3" w:rsidR="003A5109" w:rsidRDefault="003A5109" w:rsidP="003A5109">
      <w:pPr>
        <w:rPr>
          <w:b/>
          <w:sz w:val="24"/>
          <w:lang w:bidi="ar"/>
        </w:rPr>
      </w:pPr>
    </w:p>
    <w:p w14:paraId="58BC3DD1" w14:textId="489C55F7" w:rsidR="00953ECF" w:rsidRDefault="00953ECF" w:rsidP="003A5109">
      <w:pPr>
        <w:rPr>
          <w:b/>
          <w:sz w:val="24"/>
          <w:lang w:bidi="ar"/>
        </w:rPr>
      </w:pPr>
    </w:p>
    <w:p w14:paraId="0DF0DFFD" w14:textId="77777777" w:rsidR="00953ECF" w:rsidRDefault="00953ECF" w:rsidP="003A5109">
      <w:pPr>
        <w:rPr>
          <w:rFonts w:hint="eastAsia"/>
          <w:b/>
          <w:sz w:val="24"/>
          <w:lang w:bidi="ar"/>
        </w:rPr>
      </w:pPr>
    </w:p>
    <w:p w14:paraId="265C3A1C" w14:textId="3B2E0942" w:rsidR="003A5109" w:rsidRDefault="003A5109" w:rsidP="003A5109">
      <w:pPr>
        <w:rPr>
          <w:b/>
          <w:sz w:val="24"/>
          <w:lang w:bidi="ar"/>
        </w:rPr>
      </w:pPr>
    </w:p>
    <w:p w14:paraId="7025EE95" w14:textId="77777777" w:rsidR="003A5109" w:rsidRPr="003A5109" w:rsidRDefault="003A5109" w:rsidP="003A5109">
      <w:pPr>
        <w:rPr>
          <w:b/>
          <w:sz w:val="24"/>
          <w:lang w:bidi="ar"/>
        </w:rPr>
      </w:pPr>
    </w:p>
    <w:p w14:paraId="348D6E1F" w14:textId="577E6C91" w:rsidR="003A5109" w:rsidRDefault="003A5109" w:rsidP="003A5109">
      <w:pPr>
        <w:pStyle w:val="a7"/>
        <w:numPr>
          <w:ilvl w:val="0"/>
          <w:numId w:val="35"/>
        </w:numPr>
        <w:ind w:firstLineChars="0"/>
        <w:rPr>
          <w:b/>
          <w:sz w:val="24"/>
          <w:lang w:bidi="ar"/>
        </w:rPr>
      </w:pPr>
      <w:r w:rsidRPr="003A5109">
        <w:rPr>
          <w:rFonts w:hint="eastAsia"/>
          <w:b/>
          <w:sz w:val="24"/>
          <w:lang w:bidi="ar"/>
        </w:rPr>
        <w:t>回答</w:t>
      </w:r>
      <w:r w:rsidRPr="003A5109">
        <w:rPr>
          <w:b/>
          <w:sz w:val="24"/>
          <w:lang w:bidi="ar"/>
        </w:rPr>
        <w:t>问题</w:t>
      </w:r>
    </w:p>
    <w:p w14:paraId="2817E5A5" w14:textId="77777777" w:rsidR="003A5109" w:rsidRPr="003A5109" w:rsidRDefault="003A5109" w:rsidP="003A5109">
      <w:pPr>
        <w:pStyle w:val="a7"/>
        <w:ind w:left="420" w:firstLineChars="0" w:firstLine="0"/>
        <w:rPr>
          <w:b/>
          <w:sz w:val="24"/>
          <w:lang w:bidi="ar"/>
        </w:rPr>
      </w:pPr>
    </w:p>
    <w:p w14:paraId="30C65F4C" w14:textId="77777777" w:rsidR="003A5109" w:rsidRDefault="003A5109" w:rsidP="003A5109">
      <w:pPr>
        <w:numPr>
          <w:ilvl w:val="0"/>
          <w:numId w:val="34"/>
        </w:numPr>
        <w:spacing w:line="276" w:lineRule="auto"/>
        <w:rPr>
          <w:rFonts w:ascii="宋体" w:hAnsi="宋体"/>
        </w:rPr>
      </w:pPr>
      <w:r w:rsidRPr="00787709">
        <w:rPr>
          <w:rFonts w:ascii="宋体" w:hAnsi="宋体" w:hint="eastAsia"/>
        </w:rPr>
        <w:t>步骤</w:t>
      </w:r>
      <w:r>
        <w:rPr>
          <w:rFonts w:ascii="宋体" w:hAnsi="宋体" w:hint="eastAsia"/>
        </w:rPr>
        <w:t>2</w:t>
      </w:r>
      <w:r w:rsidRPr="00787709">
        <w:rPr>
          <w:rFonts w:ascii="宋体" w:hAnsi="宋体" w:hint="eastAsia"/>
        </w:rPr>
        <w:t>中</w:t>
      </w:r>
      <w:r w:rsidRPr="00787709">
        <w:rPr>
          <w:rFonts w:ascii="宋体" w:hAnsi="宋体"/>
        </w:rPr>
        <w:t>，</w:t>
      </w:r>
      <w:bookmarkStart w:id="2" w:name="_Hlk4512417"/>
      <w:r w:rsidRPr="00787709">
        <w:rPr>
          <w:rFonts w:ascii="宋体" w:hAnsi="宋体" w:hint="eastAsia"/>
        </w:rPr>
        <w:t>不能</w:t>
      </w:r>
      <w:r w:rsidRPr="00787709">
        <w:rPr>
          <w:rFonts w:ascii="宋体" w:hAnsi="宋体"/>
        </w:rPr>
        <w:t>调整至完全</w:t>
      </w:r>
      <w:r w:rsidRPr="00787709">
        <w:rPr>
          <w:rFonts w:ascii="宋体" w:hAnsi="宋体" w:hint="eastAsia"/>
        </w:rPr>
        <w:t>明</w:t>
      </w:r>
      <w:r w:rsidRPr="00787709">
        <w:rPr>
          <w:rFonts w:ascii="宋体" w:hAnsi="宋体"/>
        </w:rPr>
        <w:t>场或暗场</w:t>
      </w:r>
      <w:bookmarkEnd w:id="2"/>
      <w:r w:rsidRPr="00787709">
        <w:rPr>
          <w:rFonts w:ascii="宋体" w:hAnsi="宋体"/>
        </w:rPr>
        <w:t>，对后续的测量有什么影响？</w:t>
      </w:r>
    </w:p>
    <w:p w14:paraId="4542BDC0" w14:textId="5FEEA1B1" w:rsidR="003A5109" w:rsidRDefault="003A5109" w:rsidP="003A5109">
      <w:pPr>
        <w:ind w:left="360"/>
        <w:rPr>
          <w:rFonts w:ascii="宋体" w:hAnsi="宋体"/>
        </w:rPr>
      </w:pPr>
    </w:p>
    <w:p w14:paraId="60BDDC2A" w14:textId="6EB4216E" w:rsidR="003A5109" w:rsidRDefault="003A5109" w:rsidP="003A5109">
      <w:pPr>
        <w:ind w:left="360"/>
        <w:rPr>
          <w:rFonts w:ascii="宋体" w:hAnsi="宋体"/>
        </w:rPr>
      </w:pPr>
    </w:p>
    <w:p w14:paraId="0F736190" w14:textId="77777777" w:rsidR="003A5109" w:rsidRPr="00787709" w:rsidRDefault="003A5109" w:rsidP="003A5109">
      <w:pPr>
        <w:ind w:left="360"/>
        <w:rPr>
          <w:rFonts w:ascii="宋体" w:hAnsi="宋体"/>
        </w:rPr>
      </w:pPr>
    </w:p>
    <w:p w14:paraId="21E4B5C0" w14:textId="77777777" w:rsidR="003A5109" w:rsidRDefault="003A5109" w:rsidP="003A5109">
      <w:pPr>
        <w:numPr>
          <w:ilvl w:val="0"/>
          <w:numId w:val="34"/>
        </w:numPr>
        <w:spacing w:line="276" w:lineRule="auto"/>
        <w:rPr>
          <w:rFonts w:ascii="宋体" w:hAnsi="宋体"/>
        </w:rPr>
      </w:pPr>
      <w:r w:rsidRPr="00787709">
        <w:rPr>
          <w:rFonts w:ascii="宋体" w:hAnsi="宋体" w:hint="eastAsia"/>
        </w:rPr>
        <w:t>步骤</w:t>
      </w:r>
      <w:r>
        <w:rPr>
          <w:rFonts w:ascii="宋体" w:hAnsi="宋体"/>
        </w:rPr>
        <w:t>3</w:t>
      </w:r>
      <w:r w:rsidRPr="00787709">
        <w:rPr>
          <w:rFonts w:ascii="宋体" w:hAnsi="宋体" w:hint="eastAsia"/>
        </w:rPr>
        <w:t>观察</w:t>
      </w:r>
      <w:r w:rsidRPr="00787709">
        <w:rPr>
          <w:rFonts w:ascii="宋体" w:hAnsi="宋体"/>
        </w:rPr>
        <w:t>到类似</w:t>
      </w:r>
      <w:r w:rsidRPr="00787709">
        <w:rPr>
          <w:rFonts w:ascii="宋体" w:hAnsi="宋体" w:hint="eastAsia"/>
        </w:rPr>
        <w:t>“等高线”</w:t>
      </w:r>
      <w:r w:rsidRPr="00787709">
        <w:rPr>
          <w:rFonts w:ascii="宋体" w:hAnsi="宋体"/>
        </w:rPr>
        <w:t>的</w:t>
      </w:r>
      <w:r w:rsidRPr="00787709">
        <w:rPr>
          <w:rFonts w:ascii="宋体" w:hAnsi="宋体" w:hint="eastAsia"/>
        </w:rPr>
        <w:t>干涉图案</w:t>
      </w:r>
      <w:r w:rsidRPr="00787709">
        <w:rPr>
          <w:rFonts w:ascii="宋体" w:hAnsi="宋体"/>
        </w:rPr>
        <w:t>。</w:t>
      </w:r>
      <w:r w:rsidRPr="00787709">
        <w:rPr>
          <w:rFonts w:ascii="宋体" w:hAnsi="宋体" w:hint="eastAsia"/>
        </w:rPr>
        <w:t>请</w:t>
      </w:r>
      <w:r w:rsidRPr="00787709">
        <w:rPr>
          <w:rFonts w:ascii="宋体" w:hAnsi="宋体"/>
        </w:rPr>
        <w:t>解释</w:t>
      </w:r>
      <w:r w:rsidRPr="00787709">
        <w:rPr>
          <w:rFonts w:ascii="宋体" w:hAnsi="宋体" w:hint="eastAsia"/>
        </w:rPr>
        <w:t>这个现象，并</w:t>
      </w:r>
      <w:r w:rsidRPr="00787709">
        <w:rPr>
          <w:rFonts w:ascii="宋体" w:hAnsi="宋体"/>
        </w:rPr>
        <w:t>说明</w:t>
      </w:r>
      <w:r w:rsidRPr="00787709">
        <w:rPr>
          <w:rFonts w:ascii="宋体" w:hAnsi="宋体" w:hint="eastAsia"/>
        </w:rPr>
        <w:t>为</w:t>
      </w:r>
      <w:r w:rsidRPr="00787709">
        <w:rPr>
          <w:rFonts w:ascii="宋体" w:hAnsi="宋体"/>
        </w:rPr>
        <w:t>什么同一干涉条纹</w:t>
      </w:r>
      <w:r w:rsidRPr="00787709">
        <w:rPr>
          <w:rFonts w:ascii="宋体" w:hAnsi="宋体" w:hint="eastAsia"/>
        </w:rPr>
        <w:t>会</w:t>
      </w:r>
      <w:r w:rsidRPr="00787709">
        <w:rPr>
          <w:rFonts w:ascii="宋体" w:hAnsi="宋体"/>
        </w:rPr>
        <w:t xml:space="preserve">对应相同的高度？ </w:t>
      </w:r>
    </w:p>
    <w:p w14:paraId="5E1D5DE4" w14:textId="27A7D72F" w:rsidR="003A5109" w:rsidRDefault="003A5109" w:rsidP="003A5109">
      <w:pPr>
        <w:pStyle w:val="a7"/>
        <w:rPr>
          <w:rFonts w:ascii="宋体" w:hAnsi="宋体"/>
        </w:rPr>
      </w:pPr>
    </w:p>
    <w:p w14:paraId="6CF6FA5E" w14:textId="77777777" w:rsidR="003A5109" w:rsidRDefault="003A5109" w:rsidP="003A5109">
      <w:pPr>
        <w:pStyle w:val="a7"/>
        <w:rPr>
          <w:rFonts w:ascii="宋体" w:hAnsi="宋体"/>
        </w:rPr>
      </w:pPr>
    </w:p>
    <w:p w14:paraId="1386C703" w14:textId="431D2A3C" w:rsidR="003A5109" w:rsidRDefault="003A5109" w:rsidP="003A5109">
      <w:pPr>
        <w:numPr>
          <w:ilvl w:val="0"/>
          <w:numId w:val="34"/>
        </w:numPr>
        <w:spacing w:line="276" w:lineRule="auto"/>
        <w:rPr>
          <w:rFonts w:ascii="宋体" w:hAnsi="宋体"/>
        </w:rPr>
      </w:pPr>
      <w:r w:rsidRPr="003A5109">
        <w:rPr>
          <w:rFonts w:ascii="宋体" w:hAnsi="宋体" w:hint="eastAsia"/>
        </w:rPr>
        <w:t>步骤5的干涉</w:t>
      </w:r>
      <w:r w:rsidRPr="003A5109">
        <w:rPr>
          <w:rFonts w:ascii="宋体" w:hAnsi="宋体"/>
        </w:rPr>
        <w:t>条纹疏密变化情况</w:t>
      </w:r>
      <w:r w:rsidRPr="003A5109">
        <w:rPr>
          <w:rFonts w:ascii="宋体" w:hAnsi="宋体" w:hint="eastAsia"/>
        </w:rPr>
        <w:t>为何能反映出</w:t>
      </w:r>
      <w:r w:rsidRPr="003A5109">
        <w:rPr>
          <w:rFonts w:ascii="宋体" w:hAnsi="宋体"/>
        </w:rPr>
        <w:t>光学器件的变化</w:t>
      </w:r>
      <w:r w:rsidRPr="003A5109">
        <w:rPr>
          <w:rFonts w:ascii="宋体" w:hAnsi="宋体" w:hint="eastAsia"/>
        </w:rPr>
        <w:t>情况？</w:t>
      </w:r>
    </w:p>
    <w:p w14:paraId="50EA0747" w14:textId="3D261392" w:rsidR="00BB2680" w:rsidRDefault="00BB2680" w:rsidP="00BB2680">
      <w:pPr>
        <w:spacing w:line="276" w:lineRule="auto"/>
        <w:rPr>
          <w:rFonts w:ascii="宋体" w:hAnsi="宋体"/>
        </w:rPr>
      </w:pPr>
    </w:p>
    <w:p w14:paraId="78C9ADA4" w14:textId="6C17521B" w:rsidR="00BB2680" w:rsidRDefault="00BB2680">
      <w:pPr>
        <w:widowControl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3A6340CA" w14:textId="416F5FBB" w:rsidR="00BB2680" w:rsidRDefault="00BB2680" w:rsidP="00BB2680">
      <w:pPr>
        <w:pStyle w:val="1"/>
        <w:rPr>
          <w:rFonts w:ascii="黑体" w:eastAsia="黑体" w:hAnsi="黑体"/>
          <w:b w:val="0"/>
          <w:bCs/>
          <w:color w:val="000000"/>
          <w:kern w:val="2"/>
          <w:sz w:val="36"/>
          <w:szCs w:val="36"/>
          <w:lang w:bidi="ar"/>
        </w:rPr>
      </w:pPr>
      <w:r w:rsidRPr="00BB2680">
        <w:rPr>
          <w:rFonts w:ascii="黑体" w:eastAsia="黑体" w:hAnsi="黑体" w:hint="eastAsia"/>
          <w:b w:val="0"/>
          <w:bCs/>
          <w:color w:val="000000"/>
          <w:kern w:val="2"/>
          <w:sz w:val="36"/>
          <w:szCs w:val="36"/>
          <w:lang w:bidi="ar"/>
        </w:rPr>
        <w:lastRenderedPageBreak/>
        <w:t>实验</w:t>
      </w:r>
      <w:r w:rsidR="00811EEF">
        <w:rPr>
          <w:rFonts w:ascii="黑体" w:eastAsia="黑体" w:hAnsi="黑体"/>
          <w:b w:val="0"/>
          <w:bCs/>
          <w:color w:val="000000"/>
          <w:kern w:val="2"/>
          <w:sz w:val="36"/>
          <w:szCs w:val="36"/>
          <w:lang w:bidi="ar"/>
        </w:rPr>
        <w:t>5</w:t>
      </w:r>
      <w:r w:rsidRPr="00BB2680">
        <w:rPr>
          <w:rFonts w:ascii="黑体" w:eastAsia="黑体" w:hAnsi="黑体"/>
          <w:b w:val="0"/>
          <w:bCs/>
          <w:color w:val="000000"/>
          <w:kern w:val="2"/>
          <w:sz w:val="36"/>
          <w:szCs w:val="36"/>
          <w:lang w:bidi="ar"/>
        </w:rPr>
        <w:t xml:space="preserve"> </w:t>
      </w:r>
      <w:r w:rsidRPr="00BB2680">
        <w:rPr>
          <w:rFonts w:ascii="黑体" w:eastAsia="黑体" w:hAnsi="黑体" w:hint="eastAsia"/>
          <w:b w:val="0"/>
          <w:bCs/>
          <w:color w:val="000000"/>
          <w:kern w:val="2"/>
          <w:sz w:val="36"/>
          <w:szCs w:val="36"/>
          <w:lang w:bidi="ar"/>
        </w:rPr>
        <w:t>移相干涉法定量检测光学器件质量</w:t>
      </w:r>
    </w:p>
    <w:p w14:paraId="4E11D224" w14:textId="77777777" w:rsidR="00BB2680" w:rsidRDefault="00BB2680" w:rsidP="00BB2680">
      <w:pPr>
        <w:rPr>
          <w:b/>
          <w:sz w:val="24"/>
          <w:lang w:bidi="ar"/>
        </w:rPr>
      </w:pPr>
    </w:p>
    <w:p w14:paraId="7484C84F" w14:textId="77777777" w:rsidR="00953ECF" w:rsidRDefault="00953ECF" w:rsidP="00953ECF">
      <w:pPr>
        <w:ind w:firstLine="482"/>
        <w:rPr>
          <w:b/>
          <w:sz w:val="24"/>
          <w:lang w:bidi="ar"/>
        </w:rPr>
      </w:pPr>
    </w:p>
    <w:p w14:paraId="250577DC" w14:textId="4FECF485" w:rsidR="00953ECF" w:rsidRDefault="00953ECF" w:rsidP="00953ECF">
      <w:pPr>
        <w:pStyle w:val="a7"/>
        <w:numPr>
          <w:ilvl w:val="0"/>
          <w:numId w:val="37"/>
        </w:numPr>
        <w:ind w:firstLineChars="0"/>
        <w:rPr>
          <w:b/>
          <w:sz w:val="24"/>
          <w:lang w:bidi="ar"/>
        </w:rPr>
      </w:pPr>
      <w:r w:rsidRPr="00BB2680">
        <w:rPr>
          <w:rFonts w:hint="eastAsia"/>
          <w:b/>
          <w:sz w:val="24"/>
          <w:lang w:bidi="ar"/>
        </w:rPr>
        <w:t>实验</w:t>
      </w:r>
      <w:r>
        <w:rPr>
          <w:rFonts w:hint="eastAsia"/>
          <w:b/>
          <w:sz w:val="24"/>
          <w:lang w:bidi="ar"/>
        </w:rPr>
        <w:t>操作记录</w:t>
      </w:r>
    </w:p>
    <w:p w14:paraId="103CF352" w14:textId="77777777" w:rsidR="00953ECF" w:rsidRPr="000D3587" w:rsidRDefault="00953ECF" w:rsidP="00953ECF">
      <w:pPr>
        <w:pStyle w:val="a7"/>
        <w:numPr>
          <w:ilvl w:val="3"/>
          <w:numId w:val="37"/>
        </w:numPr>
        <w:snapToGrid w:val="0"/>
        <w:spacing w:beforeLines="50" w:before="156" w:afterLines="50" w:after="156"/>
        <w:ind w:left="426" w:firstLineChars="0"/>
        <w:rPr>
          <w:rFonts w:ascii="宋体" w:eastAsia="宋体" w:hAnsi="宋体" w:cs="宋体"/>
          <w:bCs/>
          <w:color w:val="000000"/>
          <w:szCs w:val="21"/>
          <w:lang w:bidi="ar"/>
        </w:rPr>
      </w:pPr>
      <w:r w:rsidRPr="001F6C53">
        <w:rPr>
          <w:rFonts w:ascii="宋体" w:hAnsi="宋体" w:hint="eastAsia"/>
        </w:rPr>
        <w:t>拍照记录搭建的光路</w:t>
      </w:r>
    </w:p>
    <w:p w14:paraId="5DD401D2" w14:textId="5B68BA92" w:rsidR="00953ECF" w:rsidRDefault="00953ECF" w:rsidP="00953ECF">
      <w:pPr>
        <w:pStyle w:val="a7"/>
        <w:ind w:left="142" w:firstLineChars="0" w:firstLine="0"/>
        <w:rPr>
          <w:rFonts w:ascii="宋体" w:hAnsi="宋体"/>
        </w:rPr>
      </w:pPr>
    </w:p>
    <w:p w14:paraId="5BCA6CF2" w14:textId="77777777" w:rsidR="00953ECF" w:rsidRPr="00953ECF" w:rsidRDefault="00953ECF" w:rsidP="00953ECF">
      <w:pPr>
        <w:pStyle w:val="a7"/>
        <w:ind w:left="142" w:firstLineChars="0" w:firstLine="0"/>
        <w:rPr>
          <w:rFonts w:ascii="宋体" w:hAnsi="宋体" w:hint="eastAsia"/>
        </w:rPr>
      </w:pPr>
    </w:p>
    <w:p w14:paraId="5D111941" w14:textId="2793A445" w:rsidR="00953ECF" w:rsidRPr="00953ECF" w:rsidRDefault="00953ECF" w:rsidP="00953ECF">
      <w:pPr>
        <w:pStyle w:val="a7"/>
        <w:ind w:firstLineChars="0" w:firstLine="0"/>
        <w:rPr>
          <w:rFonts w:ascii="宋体" w:hAnsi="宋体" w:hint="eastAsia"/>
        </w:rPr>
      </w:pPr>
      <w:r w:rsidRPr="00953ECF">
        <w:rPr>
          <w:rFonts w:ascii="宋体" w:hAnsi="宋体" w:hint="eastAsia"/>
        </w:rPr>
        <w:t>2</w:t>
      </w:r>
      <w:r w:rsidRPr="00953ECF">
        <w:rPr>
          <w:rFonts w:ascii="宋体" w:hAnsi="宋体"/>
        </w:rPr>
        <w:t>.</w:t>
      </w:r>
      <w:r w:rsidRPr="00953ECF">
        <w:rPr>
          <w:rFonts w:ascii="宋体" w:hAnsi="宋体" w:hint="eastAsia"/>
        </w:rPr>
        <w:t>实验步骤3的相机图像三维图</w:t>
      </w:r>
      <w:r w:rsidR="00031B95">
        <w:rPr>
          <w:rFonts w:ascii="宋体" w:hAnsi="宋体" w:hint="eastAsia"/>
        </w:rPr>
        <w:t>，并作简要分析</w:t>
      </w:r>
      <w:bookmarkStart w:id="3" w:name="_GoBack"/>
      <w:bookmarkEnd w:id="3"/>
    </w:p>
    <w:p w14:paraId="2956B965" w14:textId="77777777" w:rsidR="00953ECF" w:rsidRPr="00BB2680" w:rsidRDefault="00953ECF" w:rsidP="00953ECF">
      <w:pPr>
        <w:pStyle w:val="a7"/>
        <w:ind w:left="510" w:firstLineChars="0" w:firstLine="0"/>
        <w:rPr>
          <w:b/>
          <w:sz w:val="24"/>
          <w:lang w:bidi="ar"/>
        </w:rPr>
      </w:pPr>
    </w:p>
    <w:p w14:paraId="1C7D15CF" w14:textId="77777777" w:rsidR="00953ECF" w:rsidRDefault="00953ECF" w:rsidP="00953ECF">
      <w:pPr>
        <w:rPr>
          <w:b/>
          <w:sz w:val="24"/>
          <w:lang w:bidi="ar"/>
        </w:rPr>
      </w:pPr>
    </w:p>
    <w:p w14:paraId="7F00F3CC" w14:textId="6295DBB5" w:rsidR="00BB2680" w:rsidRDefault="00BB2680" w:rsidP="00BB2680">
      <w:pPr>
        <w:rPr>
          <w:b/>
          <w:sz w:val="24"/>
          <w:lang w:bidi="ar"/>
        </w:rPr>
      </w:pPr>
    </w:p>
    <w:p w14:paraId="2A1A9FAC" w14:textId="77777777" w:rsidR="00BB2680" w:rsidRPr="00BB2680" w:rsidRDefault="00BB2680" w:rsidP="00BB2680">
      <w:pPr>
        <w:rPr>
          <w:b/>
          <w:sz w:val="24"/>
          <w:lang w:bidi="ar"/>
        </w:rPr>
      </w:pPr>
    </w:p>
    <w:p w14:paraId="4E8DAABF" w14:textId="77777777" w:rsidR="00BB2680" w:rsidRPr="00BB2680" w:rsidRDefault="00BB2680" w:rsidP="00BB2680">
      <w:pPr>
        <w:rPr>
          <w:lang w:bidi="ar"/>
        </w:rPr>
      </w:pPr>
    </w:p>
    <w:sectPr w:rsidR="00BB2680" w:rsidRPr="00BB2680" w:rsidSect="006F24FC">
      <w:footerReference w:type="default" r:id="rId15"/>
      <w:pgSz w:w="11906" w:h="16838" w:code="9"/>
      <w:pgMar w:top="1440" w:right="1418" w:bottom="1440" w:left="1418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4B0908" w14:textId="77777777" w:rsidR="000B07C8" w:rsidRDefault="000B07C8">
      <w:r>
        <w:separator/>
      </w:r>
    </w:p>
  </w:endnote>
  <w:endnote w:type="continuationSeparator" w:id="0">
    <w:p w14:paraId="07A583FF" w14:textId="77777777" w:rsidR="000B07C8" w:rsidRDefault="000B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37692926"/>
      <w:docPartObj>
        <w:docPartGallery w:val="AutoText"/>
      </w:docPartObj>
    </w:sdtPr>
    <w:sdtEndPr/>
    <w:sdtContent>
      <w:p w14:paraId="2B98EF29" w14:textId="77777777" w:rsidR="007D6B58" w:rsidRDefault="00D70E1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1BC4FF" w14:textId="77777777" w:rsidR="007D6B58" w:rsidRDefault="007D6B5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6EAACF" w14:textId="77777777" w:rsidR="000B07C8" w:rsidRDefault="000B07C8">
      <w:r>
        <w:separator/>
      </w:r>
    </w:p>
  </w:footnote>
  <w:footnote w:type="continuationSeparator" w:id="0">
    <w:p w14:paraId="516751DE" w14:textId="77777777" w:rsidR="000B07C8" w:rsidRDefault="000B07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F7433"/>
    <w:multiLevelType w:val="hybridMultilevel"/>
    <w:tmpl w:val="98160A6A"/>
    <w:lvl w:ilvl="0" w:tplc="64D80762">
      <w:start w:val="1"/>
      <w:numFmt w:val="decimal"/>
      <w:lvlText w:val="%1、"/>
      <w:lvlJc w:val="left"/>
      <w:pPr>
        <w:ind w:left="840" w:hanging="360"/>
      </w:pPr>
      <w:rPr>
        <w:rFonts w:ascii="Calibri" w:hAnsi="Calibri" w:hint="default"/>
        <w:b w:val="0"/>
        <w:sz w:val="24"/>
      </w:rPr>
    </w:lvl>
    <w:lvl w:ilvl="1" w:tplc="163A18AC">
      <w:start w:val="1"/>
      <w:numFmt w:val="decimal"/>
      <w:lvlText w:val="%2、"/>
      <w:lvlJc w:val="left"/>
      <w:pPr>
        <w:ind w:left="360" w:hanging="360"/>
      </w:pPr>
      <w:rPr>
        <w:rFonts w:ascii="Calibri" w:hAnsi="Calibri" w:hint="default"/>
      </w:r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7696B96"/>
    <w:multiLevelType w:val="hybridMultilevel"/>
    <w:tmpl w:val="A9E42678"/>
    <w:lvl w:ilvl="0" w:tplc="03645CB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AB27828"/>
    <w:multiLevelType w:val="hybridMultilevel"/>
    <w:tmpl w:val="400432A6"/>
    <w:lvl w:ilvl="0" w:tplc="2766DA2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AF64BE"/>
    <w:multiLevelType w:val="multilevel"/>
    <w:tmpl w:val="2AD0C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5F2D64"/>
    <w:multiLevelType w:val="hybridMultilevel"/>
    <w:tmpl w:val="44A4C3BC"/>
    <w:lvl w:ilvl="0" w:tplc="AC6AF6A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D8E0730"/>
    <w:multiLevelType w:val="hybridMultilevel"/>
    <w:tmpl w:val="BC84B6F2"/>
    <w:lvl w:ilvl="0" w:tplc="AF82A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E3C145E"/>
    <w:multiLevelType w:val="multilevel"/>
    <w:tmpl w:val="084A7C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1FF95116"/>
    <w:multiLevelType w:val="hybridMultilevel"/>
    <w:tmpl w:val="215C193A"/>
    <w:lvl w:ilvl="0" w:tplc="0409000F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8" w15:restartNumberingAfterBreak="0">
    <w:nsid w:val="20910EDC"/>
    <w:multiLevelType w:val="hybridMultilevel"/>
    <w:tmpl w:val="9E8AA25C"/>
    <w:lvl w:ilvl="0" w:tplc="C422ED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3970918"/>
    <w:multiLevelType w:val="hybridMultilevel"/>
    <w:tmpl w:val="6C72BF72"/>
    <w:lvl w:ilvl="0" w:tplc="34445CE0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6042770"/>
    <w:multiLevelType w:val="hybridMultilevel"/>
    <w:tmpl w:val="93E2EFFE"/>
    <w:lvl w:ilvl="0" w:tplc="B3EACB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262517D2"/>
    <w:multiLevelType w:val="hybridMultilevel"/>
    <w:tmpl w:val="980EF2A6"/>
    <w:lvl w:ilvl="0" w:tplc="D7625948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7D42038"/>
    <w:multiLevelType w:val="hybridMultilevel"/>
    <w:tmpl w:val="F81293DC"/>
    <w:lvl w:ilvl="0" w:tplc="CE9A7D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AF41058"/>
    <w:multiLevelType w:val="hybridMultilevel"/>
    <w:tmpl w:val="5E1EF910"/>
    <w:lvl w:ilvl="0" w:tplc="D55A87D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209445A"/>
    <w:multiLevelType w:val="hybridMultilevel"/>
    <w:tmpl w:val="E7EAA63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31E3C0A"/>
    <w:multiLevelType w:val="hybridMultilevel"/>
    <w:tmpl w:val="BF606514"/>
    <w:lvl w:ilvl="0" w:tplc="F6FA6DD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4876C1F"/>
    <w:multiLevelType w:val="hybridMultilevel"/>
    <w:tmpl w:val="183E85A0"/>
    <w:lvl w:ilvl="0" w:tplc="E0DAAA4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8B83B38"/>
    <w:multiLevelType w:val="hybridMultilevel"/>
    <w:tmpl w:val="595488A6"/>
    <w:lvl w:ilvl="0" w:tplc="E2847C84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91356F5"/>
    <w:multiLevelType w:val="hybridMultilevel"/>
    <w:tmpl w:val="5A12F076"/>
    <w:lvl w:ilvl="0" w:tplc="C9E28958">
      <w:start w:val="1"/>
      <w:numFmt w:val="decimal"/>
      <w:lvlText w:val="%1."/>
      <w:lvlJc w:val="left"/>
      <w:pPr>
        <w:ind w:left="780" w:hanging="360"/>
      </w:pPr>
      <w:rPr>
        <w:rFonts w:ascii="Times New Roman" w:eastAsia="宋体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46864851"/>
    <w:multiLevelType w:val="hybridMultilevel"/>
    <w:tmpl w:val="19901FBE"/>
    <w:lvl w:ilvl="0" w:tplc="0409000F">
      <w:start w:val="1"/>
      <w:numFmt w:val="decimal"/>
      <w:lvlText w:val="%1.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0" w15:restartNumberingAfterBreak="0">
    <w:nsid w:val="46E92185"/>
    <w:multiLevelType w:val="hybridMultilevel"/>
    <w:tmpl w:val="BF1C36E8"/>
    <w:lvl w:ilvl="0" w:tplc="361E92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1A566B9"/>
    <w:multiLevelType w:val="hybridMultilevel"/>
    <w:tmpl w:val="0B1C79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4225C47"/>
    <w:multiLevelType w:val="hybridMultilevel"/>
    <w:tmpl w:val="9104F030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3" w15:restartNumberingAfterBreak="0">
    <w:nsid w:val="5E8B4A99"/>
    <w:multiLevelType w:val="hybridMultilevel"/>
    <w:tmpl w:val="CC9C31FA"/>
    <w:lvl w:ilvl="0" w:tplc="88F23508">
      <w:start w:val="1"/>
      <w:numFmt w:val="decimal"/>
      <w:lvlText w:val="%1."/>
      <w:lvlJc w:val="left"/>
      <w:pPr>
        <w:ind w:left="1005" w:hanging="360"/>
      </w:pPr>
      <w:rPr>
        <w:rFonts w:ascii="Times New Roman" w:eastAsia="宋体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85" w:hanging="420"/>
      </w:pPr>
    </w:lvl>
    <w:lvl w:ilvl="2" w:tplc="0409001B" w:tentative="1">
      <w:start w:val="1"/>
      <w:numFmt w:val="lowerRoman"/>
      <w:lvlText w:val="%3."/>
      <w:lvlJc w:val="right"/>
      <w:pPr>
        <w:ind w:left="1905" w:hanging="420"/>
      </w:pPr>
    </w:lvl>
    <w:lvl w:ilvl="3" w:tplc="0409000F" w:tentative="1">
      <w:start w:val="1"/>
      <w:numFmt w:val="decimal"/>
      <w:lvlText w:val="%4."/>
      <w:lvlJc w:val="left"/>
      <w:pPr>
        <w:ind w:left="2325" w:hanging="420"/>
      </w:pPr>
    </w:lvl>
    <w:lvl w:ilvl="4" w:tplc="04090019" w:tentative="1">
      <w:start w:val="1"/>
      <w:numFmt w:val="lowerLetter"/>
      <w:lvlText w:val="%5)"/>
      <w:lvlJc w:val="left"/>
      <w:pPr>
        <w:ind w:left="2745" w:hanging="420"/>
      </w:pPr>
    </w:lvl>
    <w:lvl w:ilvl="5" w:tplc="0409001B" w:tentative="1">
      <w:start w:val="1"/>
      <w:numFmt w:val="lowerRoman"/>
      <w:lvlText w:val="%6."/>
      <w:lvlJc w:val="right"/>
      <w:pPr>
        <w:ind w:left="3165" w:hanging="420"/>
      </w:pPr>
    </w:lvl>
    <w:lvl w:ilvl="6" w:tplc="0409000F" w:tentative="1">
      <w:start w:val="1"/>
      <w:numFmt w:val="decimal"/>
      <w:lvlText w:val="%7."/>
      <w:lvlJc w:val="left"/>
      <w:pPr>
        <w:ind w:left="3585" w:hanging="420"/>
      </w:pPr>
    </w:lvl>
    <w:lvl w:ilvl="7" w:tplc="04090019" w:tentative="1">
      <w:start w:val="1"/>
      <w:numFmt w:val="lowerLetter"/>
      <w:lvlText w:val="%8)"/>
      <w:lvlJc w:val="left"/>
      <w:pPr>
        <w:ind w:left="4005" w:hanging="420"/>
      </w:pPr>
    </w:lvl>
    <w:lvl w:ilvl="8" w:tplc="0409001B" w:tentative="1">
      <w:start w:val="1"/>
      <w:numFmt w:val="lowerRoman"/>
      <w:lvlText w:val="%9."/>
      <w:lvlJc w:val="right"/>
      <w:pPr>
        <w:ind w:left="4425" w:hanging="420"/>
      </w:pPr>
    </w:lvl>
  </w:abstractNum>
  <w:abstractNum w:abstractNumId="24" w15:restartNumberingAfterBreak="0">
    <w:nsid w:val="5EE828AE"/>
    <w:multiLevelType w:val="hybridMultilevel"/>
    <w:tmpl w:val="13308770"/>
    <w:lvl w:ilvl="0" w:tplc="68284B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F2F64D7"/>
    <w:multiLevelType w:val="hybridMultilevel"/>
    <w:tmpl w:val="2F0A0062"/>
    <w:lvl w:ilvl="0" w:tplc="CB90D95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1066B3F"/>
    <w:multiLevelType w:val="hybridMultilevel"/>
    <w:tmpl w:val="8C10ECD0"/>
    <w:lvl w:ilvl="0" w:tplc="90AA3A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2D4247F"/>
    <w:multiLevelType w:val="hybridMultilevel"/>
    <w:tmpl w:val="909C3A26"/>
    <w:lvl w:ilvl="0" w:tplc="9FE251E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3806AE1"/>
    <w:multiLevelType w:val="hybridMultilevel"/>
    <w:tmpl w:val="F80457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3F753E3"/>
    <w:multiLevelType w:val="hybridMultilevel"/>
    <w:tmpl w:val="C63C932A"/>
    <w:lvl w:ilvl="0" w:tplc="0409000F">
      <w:start w:val="1"/>
      <w:numFmt w:val="decimal"/>
      <w:lvlText w:val="%1.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30" w15:restartNumberingAfterBreak="0">
    <w:nsid w:val="72561FD3"/>
    <w:multiLevelType w:val="hybridMultilevel"/>
    <w:tmpl w:val="B1DA92E0"/>
    <w:lvl w:ilvl="0" w:tplc="02281BB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4EF3607"/>
    <w:multiLevelType w:val="hybridMultilevel"/>
    <w:tmpl w:val="5C28FDF2"/>
    <w:lvl w:ilvl="0" w:tplc="99782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619785D"/>
    <w:multiLevelType w:val="hybridMultilevel"/>
    <w:tmpl w:val="9C1C4D24"/>
    <w:lvl w:ilvl="0" w:tplc="A2EA7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7415A94"/>
    <w:multiLevelType w:val="hybridMultilevel"/>
    <w:tmpl w:val="77DA527A"/>
    <w:lvl w:ilvl="0" w:tplc="BE66E6E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7B8143B"/>
    <w:multiLevelType w:val="hybridMultilevel"/>
    <w:tmpl w:val="F19812A4"/>
    <w:lvl w:ilvl="0" w:tplc="DC9A9A24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35" w15:restartNumberingAfterBreak="0">
    <w:nsid w:val="788962C2"/>
    <w:multiLevelType w:val="hybridMultilevel"/>
    <w:tmpl w:val="574C8D6C"/>
    <w:lvl w:ilvl="0" w:tplc="CB5AB1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9190696"/>
    <w:multiLevelType w:val="hybridMultilevel"/>
    <w:tmpl w:val="3EDAB542"/>
    <w:lvl w:ilvl="0" w:tplc="719AA7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98A78A0"/>
    <w:multiLevelType w:val="hybridMultilevel"/>
    <w:tmpl w:val="37B68F8E"/>
    <w:lvl w:ilvl="0" w:tplc="CCF09C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7"/>
  </w:num>
  <w:num w:numId="2">
    <w:abstractNumId w:val="25"/>
  </w:num>
  <w:num w:numId="3">
    <w:abstractNumId w:val="2"/>
  </w:num>
  <w:num w:numId="4">
    <w:abstractNumId w:val="13"/>
  </w:num>
  <w:num w:numId="5">
    <w:abstractNumId w:val="27"/>
  </w:num>
  <w:num w:numId="6">
    <w:abstractNumId w:val="15"/>
  </w:num>
  <w:num w:numId="7">
    <w:abstractNumId w:val="17"/>
  </w:num>
  <w:num w:numId="8">
    <w:abstractNumId w:val="1"/>
  </w:num>
  <w:num w:numId="9">
    <w:abstractNumId w:val="32"/>
  </w:num>
  <w:num w:numId="10">
    <w:abstractNumId w:val="5"/>
  </w:num>
  <w:num w:numId="11">
    <w:abstractNumId w:val="20"/>
  </w:num>
  <w:num w:numId="12">
    <w:abstractNumId w:val="24"/>
  </w:num>
  <w:num w:numId="13">
    <w:abstractNumId w:val="11"/>
  </w:num>
  <w:num w:numId="14">
    <w:abstractNumId w:val="18"/>
  </w:num>
  <w:num w:numId="15">
    <w:abstractNumId w:val="36"/>
  </w:num>
  <w:num w:numId="16">
    <w:abstractNumId w:val="34"/>
  </w:num>
  <w:num w:numId="17">
    <w:abstractNumId w:val="33"/>
  </w:num>
  <w:num w:numId="18">
    <w:abstractNumId w:val="10"/>
  </w:num>
  <w:num w:numId="19">
    <w:abstractNumId w:val="16"/>
  </w:num>
  <w:num w:numId="20">
    <w:abstractNumId w:val="12"/>
  </w:num>
  <w:num w:numId="21">
    <w:abstractNumId w:val="35"/>
  </w:num>
  <w:num w:numId="22">
    <w:abstractNumId w:val="8"/>
  </w:num>
  <w:num w:numId="23">
    <w:abstractNumId w:val="31"/>
  </w:num>
  <w:num w:numId="24">
    <w:abstractNumId w:val="30"/>
  </w:num>
  <w:num w:numId="25">
    <w:abstractNumId w:val="26"/>
  </w:num>
  <w:num w:numId="26">
    <w:abstractNumId w:val="0"/>
  </w:num>
  <w:num w:numId="27">
    <w:abstractNumId w:val="22"/>
  </w:num>
  <w:num w:numId="28">
    <w:abstractNumId w:val="7"/>
  </w:num>
  <w:num w:numId="29">
    <w:abstractNumId w:val="6"/>
  </w:num>
  <w:num w:numId="30">
    <w:abstractNumId w:val="21"/>
  </w:num>
  <w:num w:numId="31">
    <w:abstractNumId w:val="19"/>
  </w:num>
  <w:num w:numId="32">
    <w:abstractNumId w:val="29"/>
  </w:num>
  <w:num w:numId="33">
    <w:abstractNumId w:val="28"/>
  </w:num>
  <w:num w:numId="34">
    <w:abstractNumId w:val="3"/>
  </w:num>
  <w:num w:numId="35">
    <w:abstractNumId w:val="4"/>
  </w:num>
  <w:num w:numId="36">
    <w:abstractNumId w:val="14"/>
  </w:num>
  <w:num w:numId="37">
    <w:abstractNumId w:val="9"/>
  </w:num>
  <w:num w:numId="38">
    <w:abstractNumId w:val="23"/>
  </w:num>
  <w:numIdMacAtCleanup w:val="1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GaoS">
    <w15:presenceInfo w15:providerId="Windows Live" w15:userId="8c391fa93199d3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344249"/>
    <w:rsid w:val="0001391B"/>
    <w:rsid w:val="000234D2"/>
    <w:rsid w:val="00026B9F"/>
    <w:rsid w:val="00031B95"/>
    <w:rsid w:val="00051058"/>
    <w:rsid w:val="00052C26"/>
    <w:rsid w:val="000648AD"/>
    <w:rsid w:val="000775F5"/>
    <w:rsid w:val="000808F8"/>
    <w:rsid w:val="000930D6"/>
    <w:rsid w:val="00096BAD"/>
    <w:rsid w:val="000B07C8"/>
    <w:rsid w:val="000B68B4"/>
    <w:rsid w:val="000D3587"/>
    <w:rsid w:val="000D76D5"/>
    <w:rsid w:val="000F656C"/>
    <w:rsid w:val="00131A68"/>
    <w:rsid w:val="00136AE1"/>
    <w:rsid w:val="00137B43"/>
    <w:rsid w:val="001457F6"/>
    <w:rsid w:val="0016345D"/>
    <w:rsid w:val="00165C22"/>
    <w:rsid w:val="00172E5C"/>
    <w:rsid w:val="001A1B26"/>
    <w:rsid w:val="001F4B43"/>
    <w:rsid w:val="001F6627"/>
    <w:rsid w:val="00215E86"/>
    <w:rsid w:val="002563C7"/>
    <w:rsid w:val="00263F33"/>
    <w:rsid w:val="00271ECD"/>
    <w:rsid w:val="00273435"/>
    <w:rsid w:val="002A1E9A"/>
    <w:rsid w:val="002A3EEB"/>
    <w:rsid w:val="002A7BBC"/>
    <w:rsid w:val="002B3BA9"/>
    <w:rsid w:val="002C2A52"/>
    <w:rsid w:val="002E6FBE"/>
    <w:rsid w:val="002F0A09"/>
    <w:rsid w:val="002F3D76"/>
    <w:rsid w:val="00311CCE"/>
    <w:rsid w:val="00321B94"/>
    <w:rsid w:val="00353373"/>
    <w:rsid w:val="003816F8"/>
    <w:rsid w:val="00387679"/>
    <w:rsid w:val="003944F5"/>
    <w:rsid w:val="00396827"/>
    <w:rsid w:val="003A5109"/>
    <w:rsid w:val="003E78E8"/>
    <w:rsid w:val="00410D60"/>
    <w:rsid w:val="00434F02"/>
    <w:rsid w:val="00436773"/>
    <w:rsid w:val="00445590"/>
    <w:rsid w:val="00450A11"/>
    <w:rsid w:val="00460244"/>
    <w:rsid w:val="0046414B"/>
    <w:rsid w:val="00464B95"/>
    <w:rsid w:val="00472C89"/>
    <w:rsid w:val="00473D77"/>
    <w:rsid w:val="0049013C"/>
    <w:rsid w:val="004925E2"/>
    <w:rsid w:val="00494231"/>
    <w:rsid w:val="004A0F88"/>
    <w:rsid w:val="004B5CBF"/>
    <w:rsid w:val="004F46F4"/>
    <w:rsid w:val="005077FD"/>
    <w:rsid w:val="005146D1"/>
    <w:rsid w:val="00584D57"/>
    <w:rsid w:val="00597E78"/>
    <w:rsid w:val="005A68A4"/>
    <w:rsid w:val="005D1EF7"/>
    <w:rsid w:val="005D3243"/>
    <w:rsid w:val="005D3412"/>
    <w:rsid w:val="005D72C5"/>
    <w:rsid w:val="005D7B8B"/>
    <w:rsid w:val="005E43D9"/>
    <w:rsid w:val="006030BF"/>
    <w:rsid w:val="00604466"/>
    <w:rsid w:val="0061478A"/>
    <w:rsid w:val="006405AF"/>
    <w:rsid w:val="00650742"/>
    <w:rsid w:val="00666725"/>
    <w:rsid w:val="006A4191"/>
    <w:rsid w:val="006C4CE4"/>
    <w:rsid w:val="006E09EE"/>
    <w:rsid w:val="006F24FC"/>
    <w:rsid w:val="007202A2"/>
    <w:rsid w:val="00725B6D"/>
    <w:rsid w:val="007466D1"/>
    <w:rsid w:val="00755793"/>
    <w:rsid w:val="00755ED0"/>
    <w:rsid w:val="00783178"/>
    <w:rsid w:val="0078374D"/>
    <w:rsid w:val="0078695B"/>
    <w:rsid w:val="007B71FF"/>
    <w:rsid w:val="007B797A"/>
    <w:rsid w:val="007C2133"/>
    <w:rsid w:val="007D6B58"/>
    <w:rsid w:val="00801F2D"/>
    <w:rsid w:val="00804222"/>
    <w:rsid w:val="00810B40"/>
    <w:rsid w:val="00811EEF"/>
    <w:rsid w:val="00821063"/>
    <w:rsid w:val="00827471"/>
    <w:rsid w:val="00837FC7"/>
    <w:rsid w:val="00846A1A"/>
    <w:rsid w:val="00850DAC"/>
    <w:rsid w:val="00881ADF"/>
    <w:rsid w:val="0089240A"/>
    <w:rsid w:val="008960CD"/>
    <w:rsid w:val="008A5EE7"/>
    <w:rsid w:val="008B1E1A"/>
    <w:rsid w:val="008C0183"/>
    <w:rsid w:val="00917A5E"/>
    <w:rsid w:val="009326B8"/>
    <w:rsid w:val="0093648E"/>
    <w:rsid w:val="00953ECF"/>
    <w:rsid w:val="009815E8"/>
    <w:rsid w:val="00997ECC"/>
    <w:rsid w:val="009A5FAE"/>
    <w:rsid w:val="00A0293F"/>
    <w:rsid w:val="00A05993"/>
    <w:rsid w:val="00A321B3"/>
    <w:rsid w:val="00A450D2"/>
    <w:rsid w:val="00A45773"/>
    <w:rsid w:val="00A50E4B"/>
    <w:rsid w:val="00A863B4"/>
    <w:rsid w:val="00A87A2E"/>
    <w:rsid w:val="00A97F5A"/>
    <w:rsid w:val="00AA75F9"/>
    <w:rsid w:val="00AB2464"/>
    <w:rsid w:val="00AD4310"/>
    <w:rsid w:val="00AF390E"/>
    <w:rsid w:val="00B042F8"/>
    <w:rsid w:val="00B07C66"/>
    <w:rsid w:val="00B2476C"/>
    <w:rsid w:val="00B24D96"/>
    <w:rsid w:val="00B53509"/>
    <w:rsid w:val="00B8217E"/>
    <w:rsid w:val="00B97C91"/>
    <w:rsid w:val="00BB24A0"/>
    <w:rsid w:val="00BB2680"/>
    <w:rsid w:val="00BB5E9B"/>
    <w:rsid w:val="00BC2A52"/>
    <w:rsid w:val="00C01676"/>
    <w:rsid w:val="00C0672A"/>
    <w:rsid w:val="00C20051"/>
    <w:rsid w:val="00C31DE7"/>
    <w:rsid w:val="00C3290B"/>
    <w:rsid w:val="00C90F47"/>
    <w:rsid w:val="00CA5B03"/>
    <w:rsid w:val="00D10689"/>
    <w:rsid w:val="00D146EB"/>
    <w:rsid w:val="00D266F3"/>
    <w:rsid w:val="00D31110"/>
    <w:rsid w:val="00D3150F"/>
    <w:rsid w:val="00D34DBC"/>
    <w:rsid w:val="00D57EC1"/>
    <w:rsid w:val="00D70E13"/>
    <w:rsid w:val="00D72408"/>
    <w:rsid w:val="00D80978"/>
    <w:rsid w:val="00D84BA8"/>
    <w:rsid w:val="00D8670D"/>
    <w:rsid w:val="00D914F1"/>
    <w:rsid w:val="00DC4A3F"/>
    <w:rsid w:val="00DE1A37"/>
    <w:rsid w:val="00DF2E4E"/>
    <w:rsid w:val="00E044AD"/>
    <w:rsid w:val="00E22304"/>
    <w:rsid w:val="00E363BC"/>
    <w:rsid w:val="00E71D5A"/>
    <w:rsid w:val="00E73304"/>
    <w:rsid w:val="00E776B8"/>
    <w:rsid w:val="00E84927"/>
    <w:rsid w:val="00E86041"/>
    <w:rsid w:val="00E863F3"/>
    <w:rsid w:val="00E877F6"/>
    <w:rsid w:val="00EB455F"/>
    <w:rsid w:val="00EB769B"/>
    <w:rsid w:val="00ED0A8A"/>
    <w:rsid w:val="00ED10A6"/>
    <w:rsid w:val="00ED3CFC"/>
    <w:rsid w:val="00F052E3"/>
    <w:rsid w:val="00F652B1"/>
    <w:rsid w:val="00F725E7"/>
    <w:rsid w:val="00F7643E"/>
    <w:rsid w:val="00FE1CAE"/>
    <w:rsid w:val="00FE2345"/>
    <w:rsid w:val="00FE4697"/>
    <w:rsid w:val="04344249"/>
    <w:rsid w:val="14DE4D8E"/>
    <w:rsid w:val="51C3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C1E289A"/>
  <w15:docId w15:val="{DDEE9EC5-7A18-4420-9137-E566EBE5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C4CE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7B71FF"/>
    <w:pPr>
      <w:keepNext/>
      <w:keepLines/>
      <w:widowControl/>
      <w:spacing w:line="276" w:lineRule="auto"/>
      <w:jc w:val="center"/>
      <w:outlineLvl w:val="0"/>
    </w:pPr>
    <w:rPr>
      <w:rFonts w:ascii="Cambria" w:eastAsia="宋体" w:hAnsi="Cambria" w:cs="Times New Roman"/>
      <w:b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fontstyle21">
    <w:name w:val="fontstyle21"/>
    <w:basedOn w:val="a0"/>
    <w:rPr>
      <w:rFonts w:ascii="Calibri" w:hAnsi="Calibri" w:cs="Calibri" w:hint="default"/>
      <w:color w:val="000000"/>
      <w:sz w:val="22"/>
      <w:szCs w:val="22"/>
    </w:rPr>
  </w:style>
  <w:style w:type="paragraph" w:customStyle="1" w:styleId="msolistparagraph0">
    <w:name w:val="msolistparagraph"/>
    <w:basedOn w:val="a"/>
    <w:pPr>
      <w:ind w:firstLineChars="200" w:firstLine="420"/>
    </w:pPr>
    <w:rPr>
      <w:rFonts w:ascii="等线" w:eastAsia="等线" w:hAnsi="等线" w:cs="Times New Roman" w:hint="eastAsia"/>
      <w:szCs w:val="22"/>
    </w:rPr>
  </w:style>
  <w:style w:type="character" w:customStyle="1" w:styleId="fontstyle01">
    <w:name w:val="fontstyle01"/>
    <w:basedOn w:val="a0"/>
    <w:rPr>
      <w:rFonts w:ascii="宋体" w:eastAsia="宋体" w:hAnsi="宋体" w:cs="宋体" w:hint="eastAsia"/>
      <w:color w:val="000000"/>
      <w:sz w:val="22"/>
      <w:szCs w:val="22"/>
    </w:rPr>
  </w:style>
  <w:style w:type="character" w:customStyle="1" w:styleId="fontstyle11">
    <w:name w:val="fontstyle11"/>
    <w:basedOn w:val="a0"/>
    <w:rPr>
      <w:rFonts w:ascii="宋体" w:eastAsia="宋体" w:hAnsi="宋体" w:cs="宋体" w:hint="eastAsia"/>
      <w:color w:val="000000"/>
      <w:sz w:val="22"/>
      <w:szCs w:val="22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styleId="a8">
    <w:name w:val="Body Text"/>
    <w:basedOn w:val="a"/>
    <w:link w:val="a9"/>
    <w:uiPriority w:val="1"/>
    <w:qFormat/>
    <w:rsid w:val="00A450D2"/>
    <w:pPr>
      <w:autoSpaceDE w:val="0"/>
      <w:autoSpaceDN w:val="0"/>
      <w:jc w:val="left"/>
    </w:pPr>
    <w:rPr>
      <w:rFonts w:ascii="宋体" w:eastAsia="宋体" w:hAnsi="宋体" w:cs="宋体"/>
      <w:kern w:val="0"/>
      <w:sz w:val="22"/>
      <w:szCs w:val="22"/>
    </w:rPr>
  </w:style>
  <w:style w:type="character" w:customStyle="1" w:styleId="a9">
    <w:name w:val="正文文本 字符"/>
    <w:basedOn w:val="a0"/>
    <w:link w:val="a8"/>
    <w:uiPriority w:val="1"/>
    <w:rsid w:val="00A450D2"/>
    <w:rPr>
      <w:rFonts w:ascii="宋体" w:eastAsia="宋体" w:hAnsi="宋体" w:cs="宋体"/>
      <w:sz w:val="22"/>
      <w:szCs w:val="22"/>
    </w:rPr>
  </w:style>
  <w:style w:type="paragraph" w:styleId="aa">
    <w:name w:val="No Spacing"/>
    <w:uiPriority w:val="1"/>
    <w:qFormat/>
    <w:rsid w:val="005D72C5"/>
    <w:rPr>
      <w:rFonts w:ascii="Times New Roman" w:eastAsia="宋体" w:hAnsi="Times New Roman" w:cs="Times New Roman"/>
      <w:sz w:val="22"/>
      <w:szCs w:val="22"/>
    </w:rPr>
  </w:style>
  <w:style w:type="table" w:styleId="ab">
    <w:name w:val="Table Grid"/>
    <w:basedOn w:val="a1"/>
    <w:rsid w:val="006030BF"/>
    <w:pPr>
      <w:widowControl w:val="0"/>
      <w:jc w:val="both"/>
    </w:pPr>
    <w:rPr>
      <w:rFonts w:ascii="Times New Roman" w:eastAsia="宋体" w:hAnsi="Times New Roman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7B71FF"/>
    <w:rPr>
      <w:rFonts w:ascii="Cambria" w:eastAsia="宋体" w:hAnsi="Cambria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GaoS</cp:lastModifiedBy>
  <cp:revision>31</cp:revision>
  <dcterms:created xsi:type="dcterms:W3CDTF">2022-09-30T09:20:00Z</dcterms:created>
  <dcterms:modified xsi:type="dcterms:W3CDTF">2024-05-10T06:33:00Z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