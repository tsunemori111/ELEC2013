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E10D9" w14:textId="0D1234AF" w:rsidR="002B3BA9" w:rsidRDefault="002B3BA9" w:rsidP="003E37D4">
      <w:pPr>
        <w:spacing w:line="360" w:lineRule="auto"/>
      </w:pPr>
      <w:ins w:id="0" w:author="GaoS" w:date="2022-08-29T12:38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4F86CB7C" wp14:editId="5C4930A6">
              <wp:simplePos x="0" y="0"/>
              <wp:positionH relativeFrom="margin">
                <wp:posOffset>380798</wp:posOffset>
              </wp:positionH>
              <wp:positionV relativeFrom="paragraph">
                <wp:posOffset>-113665</wp:posOffset>
              </wp:positionV>
              <wp:extent cx="5278120" cy="1042670"/>
              <wp:effectExtent l="0" t="0" r="0" b="5080"/>
              <wp:wrapNone/>
              <wp:docPr id="456" name="图片 4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0863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8120" cy="1042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0E7BE3C9" w14:textId="41DE5110" w:rsidR="002B3BA9" w:rsidRDefault="002B3BA9" w:rsidP="003E37D4">
      <w:pPr>
        <w:spacing w:line="360" w:lineRule="auto"/>
      </w:pPr>
    </w:p>
    <w:p w14:paraId="08D8B1C0" w14:textId="7C27CB8B" w:rsidR="002B3BA9" w:rsidRDefault="002B3BA9" w:rsidP="003E37D4">
      <w:pPr>
        <w:spacing w:line="360" w:lineRule="auto"/>
      </w:pPr>
    </w:p>
    <w:p w14:paraId="1DB88790" w14:textId="4B3560B9" w:rsidR="002B3BA9" w:rsidRDefault="002B3BA9" w:rsidP="003E37D4">
      <w:pPr>
        <w:spacing w:line="360" w:lineRule="auto"/>
      </w:pPr>
    </w:p>
    <w:p w14:paraId="59CC8900" w14:textId="77777777" w:rsidR="002B3BA9" w:rsidRPr="002B3BA9" w:rsidRDefault="002B3BA9" w:rsidP="003E37D4">
      <w:pPr>
        <w:spacing w:line="360" w:lineRule="auto"/>
      </w:pPr>
    </w:p>
    <w:p w14:paraId="5A25ECCF" w14:textId="77777777" w:rsidR="00D914F1" w:rsidRDefault="00D914F1" w:rsidP="003E37D4">
      <w:pPr>
        <w:spacing w:line="360" w:lineRule="auto"/>
        <w:jc w:val="center"/>
        <w:rPr>
          <w:b/>
          <w:sz w:val="52"/>
          <w:szCs w:val="52"/>
        </w:rPr>
      </w:pPr>
    </w:p>
    <w:p w14:paraId="4737EA6E" w14:textId="66A6B8EE" w:rsidR="002B3BA9" w:rsidRPr="00C64727" w:rsidRDefault="008722BE" w:rsidP="003E37D4">
      <w:pPr>
        <w:spacing w:line="360" w:lineRule="auto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物理光学</w:t>
      </w:r>
      <w:r w:rsidR="002B3BA9" w:rsidRPr="00C64727">
        <w:rPr>
          <w:rFonts w:hint="eastAsia"/>
          <w:b/>
          <w:sz w:val="52"/>
          <w:szCs w:val="52"/>
        </w:rPr>
        <w:t>实验</w:t>
      </w:r>
      <w:r w:rsidR="005A30BE">
        <w:rPr>
          <w:rFonts w:hint="eastAsia"/>
          <w:b/>
          <w:sz w:val="52"/>
          <w:szCs w:val="52"/>
        </w:rPr>
        <w:t>报告</w:t>
      </w:r>
    </w:p>
    <w:p w14:paraId="47295B79" w14:textId="77777777" w:rsidR="002B3BA9" w:rsidRPr="001D3232" w:rsidRDefault="002B3BA9" w:rsidP="003E37D4">
      <w:pPr>
        <w:spacing w:line="360" w:lineRule="auto"/>
        <w:jc w:val="center"/>
      </w:pPr>
    </w:p>
    <w:p w14:paraId="09A2C0C7" w14:textId="1A41256B" w:rsidR="007D6B58" w:rsidRPr="002B3BA9" w:rsidRDefault="002B3BA9" w:rsidP="003E37D4">
      <w:pPr>
        <w:spacing w:line="360" w:lineRule="auto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</w:t>
      </w:r>
      <w:proofErr w:type="gramStart"/>
      <w:r>
        <w:rPr>
          <w:rFonts w:hint="eastAsia"/>
          <w:b/>
          <w:sz w:val="52"/>
          <w:szCs w:val="52"/>
        </w:rPr>
        <w:t>一</w:t>
      </w:r>
      <w:proofErr w:type="gramEnd"/>
      <w:r>
        <w:rPr>
          <w:rFonts w:hint="eastAsia"/>
          <w:b/>
          <w:sz w:val="52"/>
          <w:szCs w:val="52"/>
        </w:rPr>
        <w:t>：</w:t>
      </w:r>
      <w:r w:rsidR="007E04E9">
        <w:rPr>
          <w:rFonts w:hint="eastAsia"/>
          <w:b/>
          <w:sz w:val="52"/>
          <w:szCs w:val="52"/>
        </w:rPr>
        <w:t>光的偏振实验</w:t>
      </w:r>
    </w:p>
    <w:p w14:paraId="4488B5A9" w14:textId="77777777" w:rsidR="002B3BA9" w:rsidRDefault="002B3BA9" w:rsidP="003E37D4">
      <w:pPr>
        <w:spacing w:line="360" w:lineRule="auto"/>
        <w:jc w:val="center"/>
        <w:rPr>
          <w:rFonts w:ascii="华文楷体" w:eastAsia="华文楷体" w:hAnsi="华文楷体"/>
          <w:b/>
          <w:sz w:val="36"/>
          <w:szCs w:val="36"/>
        </w:rPr>
      </w:pPr>
    </w:p>
    <w:p w14:paraId="43CA598D" w14:textId="6E4F3445" w:rsidR="007D6B58" w:rsidRDefault="00D70E13" w:rsidP="003E37D4">
      <w:pPr>
        <w:spacing w:line="360" w:lineRule="auto"/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班级：</w:t>
      </w:r>
      <w:r w:rsidR="006A6B95">
        <w:rPr>
          <w:rFonts w:ascii="华文楷体" w:eastAsia="华文楷体" w:hAnsi="华文楷体" w:hint="eastAsia"/>
          <w:b/>
          <w:sz w:val="44"/>
          <w:szCs w:val="44"/>
        </w:rPr>
        <w:t>2</w:t>
      </w:r>
      <w:r w:rsidR="006A6B95">
        <w:rPr>
          <w:rFonts w:ascii="华文楷体" w:eastAsia="华文楷体" w:hAnsi="华文楷体"/>
          <w:b/>
          <w:sz w:val="44"/>
          <w:szCs w:val="44"/>
        </w:rPr>
        <w:t>3</w:t>
      </w:r>
      <w:r w:rsidR="006A6B95">
        <w:rPr>
          <w:rFonts w:ascii="华文楷体" w:eastAsia="华文楷体" w:hAnsi="华文楷体" w:hint="eastAsia"/>
          <w:b/>
          <w:sz w:val="44"/>
          <w:szCs w:val="44"/>
        </w:rPr>
        <w:t>级光电1班</w:t>
      </w:r>
    </w:p>
    <w:p w14:paraId="44DA4619" w14:textId="6F952E61" w:rsidR="007D6B58" w:rsidRDefault="00D70E13" w:rsidP="003E37D4">
      <w:pPr>
        <w:spacing w:line="360" w:lineRule="auto"/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姓名：</w:t>
      </w:r>
      <w:r w:rsidR="006A6B95">
        <w:rPr>
          <w:rFonts w:ascii="华文楷体" w:eastAsia="华文楷体" w:hAnsi="华文楷体" w:hint="eastAsia"/>
          <w:b/>
          <w:sz w:val="44"/>
          <w:szCs w:val="44"/>
        </w:rPr>
        <w:t>罗模煊</w:t>
      </w:r>
      <w:r>
        <w:rPr>
          <w:rFonts w:ascii="华文楷体" w:eastAsia="华文楷体" w:hAnsi="华文楷体" w:hint="eastAsia"/>
          <w:b/>
          <w:sz w:val="44"/>
          <w:szCs w:val="44"/>
        </w:rPr>
        <w:t xml:space="preserve"> </w:t>
      </w:r>
    </w:p>
    <w:p w14:paraId="53B435FA" w14:textId="0BE7450C" w:rsidR="007D6B58" w:rsidRDefault="00D70E13" w:rsidP="003E37D4">
      <w:pPr>
        <w:spacing w:line="360" w:lineRule="auto"/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学号：</w:t>
      </w:r>
      <w:r w:rsidR="006A6B95">
        <w:rPr>
          <w:rFonts w:ascii="华文楷体" w:eastAsia="华文楷体" w:hAnsi="华文楷体" w:hint="eastAsia"/>
          <w:b/>
          <w:sz w:val="44"/>
          <w:szCs w:val="44"/>
        </w:rPr>
        <w:t>2</w:t>
      </w:r>
      <w:r w:rsidR="006A6B95">
        <w:rPr>
          <w:rFonts w:ascii="华文楷体" w:eastAsia="华文楷体" w:hAnsi="华文楷体"/>
          <w:b/>
          <w:sz w:val="44"/>
          <w:szCs w:val="44"/>
        </w:rPr>
        <w:t>023311101</w:t>
      </w:r>
    </w:p>
    <w:p w14:paraId="58261FC9" w14:textId="1238B63F" w:rsidR="00D914F1" w:rsidRDefault="00D914F1" w:rsidP="003E37D4">
      <w:pPr>
        <w:spacing w:line="360" w:lineRule="auto"/>
        <w:ind w:firstLineChars="200" w:firstLine="881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同组成员：</w:t>
      </w:r>
      <w:r w:rsidR="006A6B95">
        <w:rPr>
          <w:rFonts w:ascii="华文楷体" w:eastAsia="华文楷体" w:hAnsi="华文楷体" w:hint="eastAsia"/>
          <w:b/>
          <w:sz w:val="44"/>
          <w:szCs w:val="44"/>
        </w:rPr>
        <w:t>田雨藤、葛骏悦、谢清霖</w:t>
      </w:r>
    </w:p>
    <w:p w14:paraId="4387A0F2" w14:textId="07F8A3F9" w:rsidR="007D6B58" w:rsidRDefault="00D70E13" w:rsidP="003E37D4">
      <w:pPr>
        <w:spacing w:line="360" w:lineRule="auto"/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上课地点：</w:t>
      </w:r>
      <w:r w:rsidR="006A6B95">
        <w:rPr>
          <w:rFonts w:ascii="华文楷体" w:eastAsia="华文楷体" w:hAnsi="华文楷体" w:hint="eastAsia"/>
          <w:b/>
          <w:sz w:val="44"/>
          <w:szCs w:val="44"/>
        </w:rPr>
        <w:t>K</w:t>
      </w:r>
      <w:r w:rsidR="006A6B95">
        <w:rPr>
          <w:rFonts w:ascii="华文楷体" w:eastAsia="华文楷体" w:hAnsi="华文楷体"/>
          <w:b/>
          <w:sz w:val="44"/>
          <w:szCs w:val="44"/>
        </w:rPr>
        <w:t>522</w:t>
      </w:r>
    </w:p>
    <w:p w14:paraId="453637AF" w14:textId="68B73B01" w:rsidR="007D6B58" w:rsidRDefault="00D70E13" w:rsidP="003E37D4">
      <w:pPr>
        <w:spacing w:line="360" w:lineRule="auto"/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指导教师：</w:t>
      </w:r>
      <w:r w:rsidR="006A6B95">
        <w:rPr>
          <w:rFonts w:ascii="华文楷体" w:eastAsia="华文楷体" w:hAnsi="华文楷体" w:hint="eastAsia"/>
          <w:b/>
          <w:sz w:val="44"/>
          <w:szCs w:val="44"/>
        </w:rPr>
        <w:t>高爽</w:t>
      </w:r>
    </w:p>
    <w:p w14:paraId="0C313B61" w14:textId="3AD6ACDF" w:rsidR="00ED3CFC" w:rsidRDefault="00D70E13" w:rsidP="003E37D4">
      <w:pPr>
        <w:spacing w:line="360" w:lineRule="auto"/>
        <w:ind w:leftChars="400" w:left="840"/>
        <w:rPr>
          <w:rFonts w:ascii="宋体" w:hAnsi="宋体"/>
          <w:b/>
          <w:sz w:val="28"/>
          <w:szCs w:val="28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日期：</w:t>
      </w:r>
      <w:r w:rsidR="006A6B95">
        <w:rPr>
          <w:rFonts w:ascii="华文楷体" w:eastAsia="华文楷体" w:hAnsi="华文楷体" w:hint="eastAsia"/>
          <w:b/>
          <w:sz w:val="44"/>
          <w:szCs w:val="44"/>
        </w:rPr>
        <w:t>2</w:t>
      </w:r>
      <w:r w:rsidR="006A6B95">
        <w:rPr>
          <w:rFonts w:ascii="华文楷体" w:eastAsia="华文楷体" w:hAnsi="华文楷体"/>
          <w:b/>
          <w:sz w:val="44"/>
          <w:szCs w:val="44"/>
        </w:rPr>
        <w:t>025/10/10</w:t>
      </w:r>
    </w:p>
    <w:p w14:paraId="6C4195FE" w14:textId="0DF0D0C9" w:rsidR="00D3150F" w:rsidRPr="002E5E93" w:rsidRDefault="002B3BA9" w:rsidP="003E37D4">
      <w:pPr>
        <w:widowControl/>
        <w:spacing w:line="360" w:lineRule="auto"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br w:type="page"/>
      </w:r>
    </w:p>
    <w:p w14:paraId="2B2426B0" w14:textId="290E451E" w:rsidR="00D3150F" w:rsidRPr="00434F02" w:rsidRDefault="00D3150F" w:rsidP="003E37D4">
      <w:pPr>
        <w:spacing w:line="360" w:lineRule="auto"/>
        <w:jc w:val="center"/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</w:pPr>
      <w:bookmarkStart w:id="1" w:name="OLE_LINK1"/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="008722BE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1</w:t>
      </w: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ab/>
        <w:t>线偏振光的检验与马吕斯定律</w:t>
      </w:r>
    </w:p>
    <w:p w14:paraId="24ECF9B1" w14:textId="77777777" w:rsidR="00D3150F" w:rsidRDefault="00D3150F" w:rsidP="003E37D4">
      <w:pPr>
        <w:spacing w:line="360" w:lineRule="auto"/>
        <w:jc w:val="center"/>
      </w:pPr>
    </w:p>
    <w:p w14:paraId="3233C747" w14:textId="1569C9CB" w:rsidR="00D3150F" w:rsidRDefault="00D3150F" w:rsidP="003E37D4">
      <w:pPr>
        <w:pStyle w:val="a7"/>
        <w:numPr>
          <w:ilvl w:val="0"/>
          <w:numId w:val="7"/>
        </w:numPr>
        <w:snapToGrid w:val="0"/>
        <w:spacing w:line="360" w:lineRule="auto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3150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实验目的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0B29" w14:paraId="35148E3E" w14:textId="77777777" w:rsidTr="00490B29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DA21E4B" w14:textId="1C660514" w:rsidR="00490B29" w:rsidRPr="00490B29" w:rsidRDefault="00490B29" w:rsidP="003E37D4">
            <w:pPr>
              <w:pStyle w:val="a7"/>
              <w:widowControl/>
              <w:numPr>
                <w:ilvl w:val="0"/>
                <w:numId w:val="3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90B29">
              <w:rPr>
                <w:rFonts w:ascii="宋体" w:eastAsia="宋体" w:hAnsi="宋体" w:cs="宋体"/>
                <w:kern w:val="0"/>
                <w:sz w:val="24"/>
              </w:rPr>
              <w:t xml:space="preserve">理解线偏振光的基本性质和产生方法 </w:t>
            </w:r>
          </w:p>
          <w:p w14:paraId="4F710BEC" w14:textId="696A25AA" w:rsidR="00490B29" w:rsidRPr="00490B29" w:rsidRDefault="00490B29" w:rsidP="003E37D4">
            <w:pPr>
              <w:pStyle w:val="a7"/>
              <w:widowControl/>
              <w:numPr>
                <w:ilvl w:val="0"/>
                <w:numId w:val="3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90B29">
              <w:rPr>
                <w:rFonts w:ascii="宋体" w:eastAsia="宋体" w:hAnsi="宋体" w:cs="宋体"/>
                <w:kern w:val="0"/>
                <w:sz w:val="24"/>
              </w:rPr>
              <w:t xml:space="preserve">验证马吕斯定律，即光强与偏振片夹角余弦平方的关系 </w:t>
            </w:r>
          </w:p>
          <w:p w14:paraId="3EE32D22" w14:textId="16305252" w:rsidR="00490B29" w:rsidRPr="00490B29" w:rsidRDefault="00490B29" w:rsidP="003E37D4">
            <w:pPr>
              <w:pStyle w:val="a7"/>
              <w:widowControl/>
              <w:numPr>
                <w:ilvl w:val="0"/>
                <w:numId w:val="3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490B29">
              <w:rPr>
                <w:rFonts w:ascii="宋体" w:eastAsia="宋体" w:hAnsi="宋体" w:cs="宋体"/>
                <w:kern w:val="0"/>
                <w:sz w:val="24"/>
              </w:rPr>
              <w:t xml:space="preserve">掌握使用起偏器和检偏器检验线偏振光的方法 </w:t>
            </w:r>
          </w:p>
          <w:p w14:paraId="488518C8" w14:textId="146E2285" w:rsidR="00490B29" w:rsidRPr="00490B29" w:rsidRDefault="00490B29" w:rsidP="003E37D4">
            <w:pPr>
              <w:pStyle w:val="a7"/>
              <w:numPr>
                <w:ilvl w:val="0"/>
                <w:numId w:val="32"/>
              </w:numPr>
              <w:snapToGrid w:val="0"/>
              <w:spacing w:line="360" w:lineRule="auto"/>
              <w:ind w:firstLineChars="0"/>
              <w:rPr>
                <w:rFonts w:ascii="宋体" w:eastAsia="宋体" w:hAnsi="宋体" w:cs="宋体"/>
                <w:b/>
                <w:color w:val="000000"/>
                <w:sz w:val="24"/>
                <w:szCs w:val="22"/>
                <w:lang w:bidi="ar"/>
              </w:rPr>
            </w:pPr>
            <w:r w:rsidRPr="00490B29">
              <w:rPr>
                <w:rFonts w:ascii="宋体" w:eastAsia="宋体" w:hAnsi="宋体" w:cs="宋体"/>
                <w:kern w:val="0"/>
                <w:sz w:val="24"/>
              </w:rPr>
              <w:t>学习光功率测量技术和数据处理方法</w:t>
            </w:r>
          </w:p>
        </w:tc>
      </w:tr>
    </w:tbl>
    <w:p w14:paraId="16DC1F78" w14:textId="77777777" w:rsidR="00A450D2" w:rsidRDefault="00A450D2" w:rsidP="003E37D4">
      <w:pPr>
        <w:snapToGrid w:val="0"/>
        <w:spacing w:line="360" w:lineRule="auto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56306941" w14:textId="77777777" w:rsidR="00B456B1" w:rsidRPr="00A450D2" w:rsidRDefault="00B456B1" w:rsidP="003E37D4">
      <w:pPr>
        <w:snapToGrid w:val="0"/>
        <w:spacing w:line="360" w:lineRule="auto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15B0034E" w14:textId="38A15450" w:rsidR="00A450D2" w:rsidRDefault="00D3150F" w:rsidP="003E37D4">
      <w:pPr>
        <w:pStyle w:val="a7"/>
        <w:numPr>
          <w:ilvl w:val="0"/>
          <w:numId w:val="7"/>
        </w:numPr>
        <w:snapToGrid w:val="0"/>
        <w:spacing w:line="360" w:lineRule="auto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3150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1F6C53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D3150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363B1638" w14:textId="77777777" w:rsidR="00B456B1" w:rsidRDefault="001F6C53" w:rsidP="003E37D4">
      <w:pPr>
        <w:pStyle w:val="a7"/>
        <w:numPr>
          <w:ilvl w:val="3"/>
          <w:numId w:val="7"/>
        </w:numPr>
        <w:spacing w:line="360" w:lineRule="auto"/>
        <w:ind w:left="0" w:firstLineChars="202" w:firstLine="424"/>
        <w:rPr>
          <w:rFonts w:ascii="宋体" w:hAnsi="宋体"/>
        </w:rPr>
      </w:pPr>
      <w:r w:rsidRPr="00B456B1">
        <w:rPr>
          <w:rFonts w:ascii="宋体" w:hAnsi="宋体" w:hint="eastAsia"/>
        </w:rPr>
        <w:t>拍照记录搭建的光路</w:t>
      </w:r>
    </w:p>
    <w:p w14:paraId="379EA8D5" w14:textId="5BF33648" w:rsidR="00B456B1" w:rsidRDefault="00490B29" w:rsidP="003E37D4">
      <w:pPr>
        <w:pStyle w:val="a7"/>
        <w:spacing w:line="360" w:lineRule="auto"/>
        <w:ind w:left="424" w:firstLineChars="0" w:firstLine="0"/>
        <w:rPr>
          <w:rFonts w:ascii="宋体" w:hAnsi="宋体"/>
        </w:rPr>
      </w:pPr>
      <w:r w:rsidRPr="00490B29">
        <w:rPr>
          <w:rFonts w:ascii="宋体" w:hAnsi="宋体"/>
          <w:noProof/>
        </w:rPr>
        <w:drawing>
          <wp:inline distT="0" distB="0" distL="0" distR="0" wp14:anchorId="6496585E" wp14:editId="28D90DCA">
            <wp:extent cx="5274310" cy="39535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FBA2" w14:textId="77777777" w:rsidR="00B456B1" w:rsidRDefault="00B456B1" w:rsidP="003E37D4">
      <w:pPr>
        <w:pStyle w:val="a7"/>
        <w:spacing w:line="360" w:lineRule="auto"/>
        <w:ind w:left="424" w:firstLineChars="0" w:firstLine="0"/>
        <w:rPr>
          <w:rFonts w:ascii="宋体" w:hAnsi="宋体"/>
        </w:rPr>
      </w:pPr>
    </w:p>
    <w:p w14:paraId="44FDC8EF" w14:textId="61003A42" w:rsidR="002F3D76" w:rsidRPr="00B456B1" w:rsidRDefault="002F3D76" w:rsidP="003E37D4">
      <w:pPr>
        <w:pStyle w:val="a7"/>
        <w:numPr>
          <w:ilvl w:val="3"/>
          <w:numId w:val="7"/>
        </w:numPr>
        <w:spacing w:line="360" w:lineRule="auto"/>
        <w:ind w:left="0" w:firstLineChars="202" w:firstLine="424"/>
        <w:rPr>
          <w:rFonts w:ascii="宋体" w:hAnsi="宋体"/>
        </w:rPr>
      </w:pPr>
      <w:r w:rsidRPr="00B456B1">
        <w:rPr>
          <w:rFonts w:ascii="宋体" w:eastAsia="宋体" w:hAnsi="宋体" w:cs="宋体" w:hint="eastAsia"/>
          <w:bCs/>
          <w:color w:val="000000"/>
          <w:szCs w:val="21"/>
          <w:lang w:bidi="ar"/>
        </w:rPr>
        <w:t>步骤（</w:t>
      </w:r>
      <w:r w:rsidR="00192B86">
        <w:rPr>
          <w:rFonts w:ascii="宋体" w:eastAsia="宋体" w:hAnsi="宋体" w:cs="宋体"/>
          <w:bCs/>
          <w:color w:val="000000"/>
          <w:szCs w:val="21"/>
          <w:lang w:bidi="ar"/>
        </w:rPr>
        <w:t>6</w:t>
      </w:r>
      <w:r w:rsidRPr="00B456B1">
        <w:rPr>
          <w:rFonts w:ascii="宋体" w:eastAsia="宋体" w:hAnsi="宋体" w:cs="宋体" w:hint="eastAsia"/>
          <w:bCs/>
          <w:color w:val="000000"/>
          <w:szCs w:val="21"/>
          <w:lang w:bidi="ar"/>
        </w:rPr>
        <w:t>）实验测量图像和理论结果画图</w:t>
      </w:r>
      <w:r w:rsidR="0093648E" w:rsidRPr="00B456B1">
        <w:rPr>
          <w:rFonts w:ascii="宋体" w:eastAsia="宋体" w:hAnsi="宋体" w:cs="宋体" w:hint="eastAsia"/>
          <w:bCs/>
          <w:color w:val="000000"/>
          <w:szCs w:val="21"/>
          <w:lang w:bidi="ar"/>
        </w:rPr>
        <w:t>，并附上</w:t>
      </w:r>
      <w:r w:rsidRPr="00B456B1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实验数据</w:t>
      </w:r>
      <w:r w:rsidR="0093648E" w:rsidRPr="00B456B1">
        <w:rPr>
          <w:rFonts w:ascii="宋体" w:eastAsia="宋体" w:hAnsi="宋体" w:cs="宋体" w:hint="eastAsia"/>
          <w:bCs/>
          <w:color w:val="000000"/>
          <w:szCs w:val="21"/>
          <w:lang w:bidi="ar"/>
        </w:rPr>
        <w:t>组</w:t>
      </w:r>
    </w:p>
    <w:p w14:paraId="4B6209DC" w14:textId="308897DF" w:rsidR="00A450D2" w:rsidRPr="00192B86" w:rsidRDefault="000A5971" w:rsidP="003E37D4">
      <w:pPr>
        <w:pStyle w:val="a7"/>
        <w:snapToGrid w:val="0"/>
        <w:spacing w:line="360" w:lineRule="auto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noProof/>
        </w:rPr>
        <w:lastRenderedPageBreak/>
        <w:drawing>
          <wp:inline distT="0" distB="0" distL="0" distR="0" wp14:anchorId="03370F85" wp14:editId="2F30D11D">
            <wp:extent cx="5274310" cy="26263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1262"/>
        <w:gridCol w:w="1262"/>
        <w:gridCol w:w="1263"/>
        <w:gridCol w:w="1263"/>
        <w:gridCol w:w="1263"/>
        <w:gridCol w:w="1263"/>
      </w:tblGrid>
      <w:tr w:rsidR="000A5971" w14:paraId="43F5F797" w14:textId="77777777" w:rsidTr="00290F02">
        <w:tc>
          <w:tcPr>
            <w:tcW w:w="1262" w:type="dxa"/>
          </w:tcPr>
          <w:p w14:paraId="7C94B43E" w14:textId="5642B551" w:rsidR="000A5971" w:rsidRPr="00565487" w:rsidRDefault="000A5971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/>
                <w:sz w:val="24"/>
                <w:szCs w:val="22"/>
                <w:lang w:bidi="ar"/>
              </w:rPr>
              <w:t>角度</w:t>
            </w:r>
          </w:p>
        </w:tc>
        <w:tc>
          <w:tcPr>
            <w:tcW w:w="1262" w:type="dxa"/>
          </w:tcPr>
          <w:p w14:paraId="6FD397A5" w14:textId="5832C874" w:rsidR="000A5971" w:rsidRPr="00565487" w:rsidRDefault="000A5971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/>
                <w:sz w:val="24"/>
                <w:szCs w:val="22"/>
                <w:lang w:bidi="ar"/>
              </w:rPr>
              <w:t>功率</w:t>
            </w:r>
          </w:p>
        </w:tc>
        <w:tc>
          <w:tcPr>
            <w:tcW w:w="1263" w:type="dxa"/>
          </w:tcPr>
          <w:p w14:paraId="236D8F27" w14:textId="2F40F6CA" w:rsidR="000A5971" w:rsidRPr="00565487" w:rsidRDefault="000A5971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/>
                <w:sz w:val="24"/>
                <w:szCs w:val="22"/>
                <w:lang w:bidi="ar"/>
              </w:rPr>
              <w:t>角度</w:t>
            </w:r>
          </w:p>
        </w:tc>
        <w:tc>
          <w:tcPr>
            <w:tcW w:w="1263" w:type="dxa"/>
          </w:tcPr>
          <w:p w14:paraId="3D198889" w14:textId="6A486564" w:rsidR="000A5971" w:rsidRPr="00565487" w:rsidRDefault="000A5971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/>
                <w:sz w:val="24"/>
                <w:szCs w:val="22"/>
                <w:lang w:bidi="ar"/>
              </w:rPr>
              <w:t>功率</w:t>
            </w:r>
          </w:p>
        </w:tc>
        <w:tc>
          <w:tcPr>
            <w:tcW w:w="1263" w:type="dxa"/>
          </w:tcPr>
          <w:p w14:paraId="1797C08C" w14:textId="7666AE80" w:rsidR="000A5971" w:rsidRPr="00565487" w:rsidRDefault="000A5971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/>
                <w:sz w:val="24"/>
                <w:szCs w:val="22"/>
                <w:lang w:bidi="ar"/>
              </w:rPr>
              <w:t>角度</w:t>
            </w:r>
          </w:p>
        </w:tc>
        <w:tc>
          <w:tcPr>
            <w:tcW w:w="1263" w:type="dxa"/>
          </w:tcPr>
          <w:p w14:paraId="33C266FE" w14:textId="5C416A65" w:rsidR="000A5971" w:rsidRPr="00565487" w:rsidRDefault="000A5971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/>
                <w:sz w:val="24"/>
                <w:szCs w:val="22"/>
                <w:lang w:bidi="ar"/>
              </w:rPr>
              <w:t>功率</w:t>
            </w:r>
          </w:p>
        </w:tc>
      </w:tr>
      <w:tr w:rsidR="000C4A44" w14:paraId="0C62609E" w14:textId="77777777" w:rsidTr="002D66DD">
        <w:tc>
          <w:tcPr>
            <w:tcW w:w="1262" w:type="dxa"/>
            <w:vAlign w:val="center"/>
          </w:tcPr>
          <w:p w14:paraId="7ADBDB7F" w14:textId="35D97D85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0</w:t>
            </w:r>
            <w:r w:rsidRPr="00565487">
              <w:rPr>
                <w:rFonts w:ascii="宋体" w:eastAsia="宋体" w:hAnsi="宋体" w:hint="eastAsia"/>
                <w:bCs/>
                <w:sz w:val="23"/>
                <w:szCs w:val="23"/>
              </w:rPr>
              <w:t>（3</w:t>
            </w: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60</w:t>
            </w:r>
            <w:r w:rsidRPr="00565487">
              <w:rPr>
                <w:rFonts w:ascii="宋体" w:eastAsia="宋体" w:hAnsi="宋体" w:hint="eastAsia"/>
                <w:bCs/>
                <w:sz w:val="23"/>
                <w:szCs w:val="23"/>
              </w:rPr>
              <w:t>）</w:t>
            </w:r>
          </w:p>
        </w:tc>
        <w:tc>
          <w:tcPr>
            <w:tcW w:w="1262" w:type="dxa"/>
            <w:vAlign w:val="center"/>
          </w:tcPr>
          <w:p w14:paraId="5F8090AB" w14:textId="2BC33ADE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0.0</w:t>
            </w:r>
          </w:p>
        </w:tc>
        <w:tc>
          <w:tcPr>
            <w:tcW w:w="1263" w:type="dxa"/>
            <w:vAlign w:val="center"/>
          </w:tcPr>
          <w:p w14:paraId="623AE1EF" w14:textId="203E9028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120</w:t>
            </w:r>
          </w:p>
        </w:tc>
        <w:tc>
          <w:tcPr>
            <w:tcW w:w="1263" w:type="dxa"/>
            <w:vAlign w:val="center"/>
          </w:tcPr>
          <w:p w14:paraId="07FA8AA9" w14:textId="760859B5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6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684.2</w:t>
            </w:r>
          </w:p>
        </w:tc>
        <w:tc>
          <w:tcPr>
            <w:tcW w:w="1263" w:type="dxa"/>
          </w:tcPr>
          <w:p w14:paraId="31A61A09" w14:textId="19B58F33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40</w:t>
            </w:r>
          </w:p>
        </w:tc>
        <w:tc>
          <w:tcPr>
            <w:tcW w:w="1263" w:type="dxa"/>
            <w:vAlign w:val="center"/>
          </w:tcPr>
          <w:p w14:paraId="4C419E4A" w14:textId="1D1D8EC5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6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749.7</w:t>
            </w:r>
          </w:p>
        </w:tc>
      </w:tr>
      <w:tr w:rsidR="000C4A44" w14:paraId="3B08D3B4" w14:textId="77777777" w:rsidTr="002D66DD">
        <w:tc>
          <w:tcPr>
            <w:tcW w:w="1262" w:type="dxa"/>
            <w:vAlign w:val="center"/>
          </w:tcPr>
          <w:p w14:paraId="68598B6E" w14:textId="7BB614D6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10</w:t>
            </w:r>
          </w:p>
        </w:tc>
        <w:tc>
          <w:tcPr>
            <w:tcW w:w="1262" w:type="dxa"/>
            <w:vAlign w:val="center"/>
          </w:tcPr>
          <w:p w14:paraId="4E46E416" w14:textId="134A4CCE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241.8</w:t>
            </w:r>
          </w:p>
        </w:tc>
        <w:tc>
          <w:tcPr>
            <w:tcW w:w="1263" w:type="dxa"/>
            <w:vAlign w:val="center"/>
          </w:tcPr>
          <w:p w14:paraId="10A8F3C4" w14:textId="1B2D0276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130</w:t>
            </w:r>
          </w:p>
        </w:tc>
        <w:tc>
          <w:tcPr>
            <w:tcW w:w="1263" w:type="dxa"/>
            <w:vAlign w:val="center"/>
          </w:tcPr>
          <w:p w14:paraId="3C9C5C87" w14:textId="49002A21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5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272.9</w:t>
            </w:r>
          </w:p>
        </w:tc>
        <w:tc>
          <w:tcPr>
            <w:tcW w:w="1263" w:type="dxa"/>
          </w:tcPr>
          <w:p w14:paraId="559674F8" w14:textId="7EE24997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50</w:t>
            </w:r>
          </w:p>
        </w:tc>
        <w:tc>
          <w:tcPr>
            <w:tcW w:w="1263" w:type="dxa"/>
            <w:vAlign w:val="center"/>
          </w:tcPr>
          <w:p w14:paraId="08122457" w14:textId="7511A1EF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7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865.4</w:t>
            </w:r>
          </w:p>
        </w:tc>
      </w:tr>
      <w:tr w:rsidR="000C4A44" w14:paraId="6380FE03" w14:textId="77777777" w:rsidTr="002D66DD">
        <w:tc>
          <w:tcPr>
            <w:tcW w:w="1262" w:type="dxa"/>
            <w:vAlign w:val="center"/>
          </w:tcPr>
          <w:p w14:paraId="14D65350" w14:textId="24714671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20</w:t>
            </w:r>
          </w:p>
        </w:tc>
        <w:tc>
          <w:tcPr>
            <w:tcW w:w="1262" w:type="dxa"/>
            <w:vAlign w:val="center"/>
          </w:tcPr>
          <w:p w14:paraId="7D46CF71" w14:textId="28A81B18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1039.3</w:t>
            </w:r>
          </w:p>
        </w:tc>
        <w:tc>
          <w:tcPr>
            <w:tcW w:w="1263" w:type="dxa"/>
            <w:vAlign w:val="center"/>
          </w:tcPr>
          <w:p w14:paraId="209128C6" w14:textId="5B0FB6DB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140</w:t>
            </w:r>
          </w:p>
        </w:tc>
        <w:tc>
          <w:tcPr>
            <w:tcW w:w="1263" w:type="dxa"/>
            <w:vAlign w:val="center"/>
          </w:tcPr>
          <w:p w14:paraId="7BD5FE2E" w14:textId="44D7CECF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3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729.0</w:t>
            </w:r>
          </w:p>
        </w:tc>
        <w:tc>
          <w:tcPr>
            <w:tcW w:w="1263" w:type="dxa"/>
          </w:tcPr>
          <w:p w14:paraId="5B852B23" w14:textId="1509B84D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60</w:t>
            </w:r>
          </w:p>
        </w:tc>
        <w:tc>
          <w:tcPr>
            <w:tcW w:w="1263" w:type="dxa"/>
            <w:vAlign w:val="center"/>
          </w:tcPr>
          <w:p w14:paraId="1ED4C472" w14:textId="553493BF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8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555.3</w:t>
            </w:r>
          </w:p>
        </w:tc>
      </w:tr>
      <w:tr w:rsidR="000C4A44" w14:paraId="1ECDA8B0" w14:textId="77777777" w:rsidTr="002D66DD">
        <w:tc>
          <w:tcPr>
            <w:tcW w:w="1262" w:type="dxa"/>
            <w:vAlign w:val="center"/>
          </w:tcPr>
          <w:p w14:paraId="2D7A69F5" w14:textId="54242A7B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30</w:t>
            </w:r>
          </w:p>
        </w:tc>
        <w:tc>
          <w:tcPr>
            <w:tcW w:w="1262" w:type="dxa"/>
            <w:vAlign w:val="center"/>
          </w:tcPr>
          <w:p w14:paraId="4C3FA6DB" w14:textId="0A7E8475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2222.0</w:t>
            </w:r>
          </w:p>
        </w:tc>
        <w:tc>
          <w:tcPr>
            <w:tcW w:w="1263" w:type="dxa"/>
            <w:vAlign w:val="center"/>
          </w:tcPr>
          <w:p w14:paraId="40F10B02" w14:textId="6A605B5E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150</w:t>
            </w:r>
          </w:p>
        </w:tc>
        <w:tc>
          <w:tcPr>
            <w:tcW w:w="1263" w:type="dxa"/>
            <w:vAlign w:val="center"/>
          </w:tcPr>
          <w:p w14:paraId="7A401155" w14:textId="2B85610F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222.4</w:t>
            </w:r>
          </w:p>
        </w:tc>
        <w:tc>
          <w:tcPr>
            <w:tcW w:w="1263" w:type="dxa"/>
          </w:tcPr>
          <w:p w14:paraId="06E5E045" w14:textId="29EE7755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70</w:t>
            </w:r>
          </w:p>
        </w:tc>
        <w:tc>
          <w:tcPr>
            <w:tcW w:w="1263" w:type="dxa"/>
            <w:vAlign w:val="center"/>
          </w:tcPr>
          <w:p w14:paraId="3BD96A3E" w14:textId="12F2AE36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8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724.5</w:t>
            </w:r>
          </w:p>
        </w:tc>
      </w:tr>
      <w:tr w:rsidR="000C4A44" w:rsidRPr="000C4A44" w14:paraId="73996C93" w14:textId="77777777" w:rsidTr="002D66DD">
        <w:tc>
          <w:tcPr>
            <w:tcW w:w="1262" w:type="dxa"/>
          </w:tcPr>
          <w:p w14:paraId="6EBBC9A6" w14:textId="6536C76F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4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0</w:t>
            </w:r>
          </w:p>
        </w:tc>
        <w:tc>
          <w:tcPr>
            <w:tcW w:w="1262" w:type="dxa"/>
            <w:vAlign w:val="center"/>
          </w:tcPr>
          <w:p w14:paraId="3533DCD1" w14:textId="5DFC4A78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color w:val="000000" w:themeColor="text1"/>
                <w:sz w:val="23"/>
                <w:szCs w:val="23"/>
              </w:rPr>
              <w:t>3928.1</w:t>
            </w:r>
          </w:p>
        </w:tc>
        <w:tc>
          <w:tcPr>
            <w:tcW w:w="1263" w:type="dxa"/>
          </w:tcPr>
          <w:p w14:paraId="21AB0CFA" w14:textId="5297A289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1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60</w:t>
            </w:r>
          </w:p>
        </w:tc>
        <w:tc>
          <w:tcPr>
            <w:tcW w:w="1263" w:type="dxa"/>
            <w:vAlign w:val="center"/>
          </w:tcPr>
          <w:p w14:paraId="3A1D9E80" w14:textId="3B864A74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1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114.7</w:t>
            </w:r>
          </w:p>
        </w:tc>
        <w:tc>
          <w:tcPr>
            <w:tcW w:w="1263" w:type="dxa"/>
          </w:tcPr>
          <w:p w14:paraId="1D565983" w14:textId="699F3E12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80</w:t>
            </w:r>
          </w:p>
        </w:tc>
        <w:tc>
          <w:tcPr>
            <w:tcW w:w="1263" w:type="dxa"/>
            <w:vAlign w:val="center"/>
          </w:tcPr>
          <w:p w14:paraId="14B4B53C" w14:textId="5E702565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8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318.0</w:t>
            </w:r>
          </w:p>
        </w:tc>
      </w:tr>
      <w:tr w:rsidR="000C4A44" w:rsidRPr="000C4A44" w14:paraId="3F35C0B2" w14:textId="77777777" w:rsidTr="002D66DD">
        <w:tc>
          <w:tcPr>
            <w:tcW w:w="1262" w:type="dxa"/>
          </w:tcPr>
          <w:p w14:paraId="5FE742EE" w14:textId="3B123A68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50</w:t>
            </w:r>
          </w:p>
        </w:tc>
        <w:tc>
          <w:tcPr>
            <w:tcW w:w="1262" w:type="dxa"/>
            <w:vAlign w:val="center"/>
          </w:tcPr>
          <w:p w14:paraId="45FF844B" w14:textId="4E225DED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color w:val="000000" w:themeColor="text1"/>
                <w:sz w:val="23"/>
                <w:szCs w:val="23"/>
              </w:rPr>
              <w:t>5591.5</w:t>
            </w:r>
          </w:p>
        </w:tc>
        <w:tc>
          <w:tcPr>
            <w:tcW w:w="1263" w:type="dxa"/>
          </w:tcPr>
          <w:p w14:paraId="7683174C" w14:textId="58348E72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170</w:t>
            </w:r>
          </w:p>
        </w:tc>
        <w:tc>
          <w:tcPr>
            <w:tcW w:w="1263" w:type="dxa"/>
            <w:vAlign w:val="center"/>
          </w:tcPr>
          <w:p w14:paraId="1E21A796" w14:textId="6DEEE644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67.4</w:t>
            </w:r>
          </w:p>
        </w:tc>
        <w:tc>
          <w:tcPr>
            <w:tcW w:w="1263" w:type="dxa"/>
          </w:tcPr>
          <w:p w14:paraId="0C26EB67" w14:textId="6BAA71F8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90</w:t>
            </w:r>
          </w:p>
        </w:tc>
        <w:tc>
          <w:tcPr>
            <w:tcW w:w="1263" w:type="dxa"/>
            <w:vAlign w:val="center"/>
          </w:tcPr>
          <w:p w14:paraId="4C2193F3" w14:textId="22DF1B6B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7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510.6</w:t>
            </w:r>
          </w:p>
        </w:tc>
      </w:tr>
      <w:tr w:rsidR="000C4A44" w:rsidRPr="000C4A44" w14:paraId="67C802B8" w14:textId="77777777" w:rsidTr="002D66DD">
        <w:tc>
          <w:tcPr>
            <w:tcW w:w="1262" w:type="dxa"/>
          </w:tcPr>
          <w:p w14:paraId="0C2E4A54" w14:textId="4A174242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60</w:t>
            </w:r>
          </w:p>
        </w:tc>
        <w:tc>
          <w:tcPr>
            <w:tcW w:w="1262" w:type="dxa"/>
            <w:vAlign w:val="center"/>
          </w:tcPr>
          <w:p w14:paraId="66E62DF0" w14:textId="431AE389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color w:val="000000" w:themeColor="text1"/>
                <w:sz w:val="23"/>
                <w:szCs w:val="23"/>
              </w:rPr>
              <w:t>7086.8</w:t>
            </w:r>
          </w:p>
        </w:tc>
        <w:tc>
          <w:tcPr>
            <w:tcW w:w="1263" w:type="dxa"/>
          </w:tcPr>
          <w:p w14:paraId="277D3D96" w14:textId="6814A540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180</w:t>
            </w:r>
          </w:p>
        </w:tc>
        <w:tc>
          <w:tcPr>
            <w:tcW w:w="1263" w:type="dxa"/>
            <w:vAlign w:val="center"/>
          </w:tcPr>
          <w:p w14:paraId="0AB05E77" w14:textId="2A8E7A89" w:rsidR="00565487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0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.0</w:t>
            </w:r>
          </w:p>
        </w:tc>
        <w:tc>
          <w:tcPr>
            <w:tcW w:w="1263" w:type="dxa"/>
          </w:tcPr>
          <w:p w14:paraId="2B24ACD6" w14:textId="25F72B4A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3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00</w:t>
            </w:r>
          </w:p>
        </w:tc>
        <w:tc>
          <w:tcPr>
            <w:tcW w:w="1263" w:type="dxa"/>
            <w:vAlign w:val="center"/>
          </w:tcPr>
          <w:p w14:paraId="39074AA9" w14:textId="150E6828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6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216.5</w:t>
            </w:r>
          </w:p>
        </w:tc>
      </w:tr>
      <w:tr w:rsidR="000C4A44" w:rsidRPr="000C4A44" w14:paraId="6A14D1E8" w14:textId="77777777" w:rsidTr="002D66DD">
        <w:tc>
          <w:tcPr>
            <w:tcW w:w="1262" w:type="dxa"/>
          </w:tcPr>
          <w:p w14:paraId="7F1D3810" w14:textId="691D7739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70</w:t>
            </w:r>
          </w:p>
        </w:tc>
        <w:tc>
          <w:tcPr>
            <w:tcW w:w="1262" w:type="dxa"/>
            <w:vAlign w:val="center"/>
          </w:tcPr>
          <w:p w14:paraId="1EFCBB3F" w14:textId="4E94CA6A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color w:val="000000" w:themeColor="text1"/>
                <w:sz w:val="23"/>
                <w:szCs w:val="23"/>
              </w:rPr>
              <w:t>8492.6</w:t>
            </w:r>
          </w:p>
        </w:tc>
        <w:tc>
          <w:tcPr>
            <w:tcW w:w="1263" w:type="dxa"/>
          </w:tcPr>
          <w:p w14:paraId="60A8160F" w14:textId="5BDB9FB1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190</w:t>
            </w:r>
          </w:p>
        </w:tc>
        <w:tc>
          <w:tcPr>
            <w:tcW w:w="1263" w:type="dxa"/>
            <w:vAlign w:val="center"/>
          </w:tcPr>
          <w:p w14:paraId="2B6323CE" w14:textId="3DC67381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87.9</w:t>
            </w:r>
          </w:p>
        </w:tc>
        <w:tc>
          <w:tcPr>
            <w:tcW w:w="1263" w:type="dxa"/>
          </w:tcPr>
          <w:p w14:paraId="15614DF6" w14:textId="4BD7FC78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3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10</w:t>
            </w:r>
          </w:p>
        </w:tc>
        <w:tc>
          <w:tcPr>
            <w:tcW w:w="1263" w:type="dxa"/>
            <w:vAlign w:val="center"/>
          </w:tcPr>
          <w:p w14:paraId="50F88BB7" w14:textId="5A9BFDC0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4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963.0</w:t>
            </w:r>
          </w:p>
        </w:tc>
      </w:tr>
      <w:tr w:rsidR="000C4A44" w:rsidRPr="000C4A44" w14:paraId="03D7E5F6" w14:textId="77777777" w:rsidTr="002D66DD">
        <w:tc>
          <w:tcPr>
            <w:tcW w:w="1262" w:type="dxa"/>
          </w:tcPr>
          <w:p w14:paraId="3BC596BC" w14:textId="24606BD5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8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0</w:t>
            </w:r>
          </w:p>
        </w:tc>
        <w:tc>
          <w:tcPr>
            <w:tcW w:w="1262" w:type="dxa"/>
            <w:vAlign w:val="center"/>
          </w:tcPr>
          <w:p w14:paraId="263481E4" w14:textId="7FE9D3D0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9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290.8</w:t>
            </w:r>
          </w:p>
        </w:tc>
        <w:tc>
          <w:tcPr>
            <w:tcW w:w="1263" w:type="dxa"/>
          </w:tcPr>
          <w:p w14:paraId="4767C844" w14:textId="48E2AAD0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00</w:t>
            </w:r>
          </w:p>
        </w:tc>
        <w:tc>
          <w:tcPr>
            <w:tcW w:w="1263" w:type="dxa"/>
            <w:vAlign w:val="center"/>
          </w:tcPr>
          <w:p w14:paraId="737ABAA2" w14:textId="556A76D4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9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31.4</w:t>
            </w:r>
          </w:p>
        </w:tc>
        <w:tc>
          <w:tcPr>
            <w:tcW w:w="1263" w:type="dxa"/>
          </w:tcPr>
          <w:p w14:paraId="4656C233" w14:textId="15F3B6B4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3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20</w:t>
            </w:r>
          </w:p>
        </w:tc>
        <w:tc>
          <w:tcPr>
            <w:tcW w:w="1263" w:type="dxa"/>
            <w:vAlign w:val="center"/>
          </w:tcPr>
          <w:p w14:paraId="0965075B" w14:textId="289AF7DF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3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591.5</w:t>
            </w:r>
          </w:p>
        </w:tc>
      </w:tr>
      <w:tr w:rsidR="000C4A44" w:rsidRPr="000C4A44" w14:paraId="4B5EAEFA" w14:textId="77777777" w:rsidTr="002D66DD">
        <w:tc>
          <w:tcPr>
            <w:tcW w:w="1262" w:type="dxa"/>
          </w:tcPr>
          <w:p w14:paraId="0C9DAED1" w14:textId="2E78A17F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90</w:t>
            </w:r>
          </w:p>
        </w:tc>
        <w:tc>
          <w:tcPr>
            <w:tcW w:w="1262" w:type="dxa"/>
            <w:vAlign w:val="center"/>
          </w:tcPr>
          <w:p w14:paraId="18482DFE" w14:textId="46A02732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FF0000"/>
                <w:sz w:val="24"/>
                <w:szCs w:val="22"/>
                <w:lang w:bidi="ar"/>
              </w:rPr>
              <w:t>9</w:t>
            </w:r>
            <w:r w:rsidRPr="00565487">
              <w:rPr>
                <w:rFonts w:ascii="宋体" w:eastAsia="宋体" w:hAnsi="宋体" w:cs="宋体"/>
                <w:bCs/>
                <w:color w:val="FF0000"/>
                <w:sz w:val="24"/>
                <w:szCs w:val="22"/>
                <w:lang w:bidi="ar"/>
              </w:rPr>
              <w:t>458.8</w:t>
            </w:r>
          </w:p>
        </w:tc>
        <w:tc>
          <w:tcPr>
            <w:tcW w:w="1263" w:type="dxa"/>
          </w:tcPr>
          <w:p w14:paraId="2419273E" w14:textId="53530977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210</w:t>
            </w:r>
          </w:p>
        </w:tc>
        <w:tc>
          <w:tcPr>
            <w:tcW w:w="1263" w:type="dxa"/>
            <w:vAlign w:val="center"/>
          </w:tcPr>
          <w:p w14:paraId="74033150" w14:textId="26E50064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164.3</w:t>
            </w:r>
          </w:p>
        </w:tc>
        <w:tc>
          <w:tcPr>
            <w:tcW w:w="1263" w:type="dxa"/>
          </w:tcPr>
          <w:p w14:paraId="3987C851" w14:textId="21B22F80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3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30</w:t>
            </w:r>
          </w:p>
        </w:tc>
        <w:tc>
          <w:tcPr>
            <w:tcW w:w="1263" w:type="dxa"/>
            <w:vAlign w:val="center"/>
          </w:tcPr>
          <w:p w14:paraId="291CA7D0" w14:textId="1DAA3EC1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041.4</w:t>
            </w:r>
          </w:p>
        </w:tc>
      </w:tr>
      <w:tr w:rsidR="000C4A44" w:rsidRPr="000C4A44" w14:paraId="617A9950" w14:textId="77777777" w:rsidTr="002D66DD">
        <w:tc>
          <w:tcPr>
            <w:tcW w:w="1262" w:type="dxa"/>
          </w:tcPr>
          <w:p w14:paraId="0A6B938D" w14:textId="7088FF1D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100</w:t>
            </w:r>
          </w:p>
        </w:tc>
        <w:tc>
          <w:tcPr>
            <w:tcW w:w="1262" w:type="dxa"/>
            <w:vAlign w:val="center"/>
          </w:tcPr>
          <w:p w14:paraId="5C083CD2" w14:textId="79FB895A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9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084.0</w:t>
            </w:r>
          </w:p>
        </w:tc>
        <w:tc>
          <w:tcPr>
            <w:tcW w:w="1263" w:type="dxa"/>
          </w:tcPr>
          <w:p w14:paraId="431231C2" w14:textId="257E21FF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220</w:t>
            </w:r>
          </w:p>
        </w:tc>
        <w:tc>
          <w:tcPr>
            <w:tcW w:w="1263" w:type="dxa"/>
            <w:vAlign w:val="center"/>
          </w:tcPr>
          <w:p w14:paraId="2C0BC7C7" w14:textId="43481509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3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725.2</w:t>
            </w:r>
          </w:p>
        </w:tc>
        <w:tc>
          <w:tcPr>
            <w:tcW w:w="1263" w:type="dxa"/>
          </w:tcPr>
          <w:p w14:paraId="5AFBF123" w14:textId="1F81D7B1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3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40</w:t>
            </w:r>
          </w:p>
        </w:tc>
        <w:tc>
          <w:tcPr>
            <w:tcW w:w="1263" w:type="dxa"/>
            <w:vAlign w:val="center"/>
          </w:tcPr>
          <w:p w14:paraId="0E5EAF5F" w14:textId="39E87348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1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079.6</w:t>
            </w:r>
          </w:p>
        </w:tc>
      </w:tr>
      <w:tr w:rsidR="000C4A44" w:rsidRPr="000C4A44" w14:paraId="0B284A40" w14:textId="77777777" w:rsidTr="002D66DD">
        <w:tc>
          <w:tcPr>
            <w:tcW w:w="1262" w:type="dxa"/>
          </w:tcPr>
          <w:p w14:paraId="37588F0B" w14:textId="1E2205DC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110</w:t>
            </w:r>
          </w:p>
        </w:tc>
        <w:tc>
          <w:tcPr>
            <w:tcW w:w="1262" w:type="dxa"/>
            <w:vAlign w:val="center"/>
          </w:tcPr>
          <w:p w14:paraId="5B7471EF" w14:textId="7445F0AA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8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056.3</w:t>
            </w:r>
          </w:p>
        </w:tc>
        <w:tc>
          <w:tcPr>
            <w:tcW w:w="1263" w:type="dxa"/>
          </w:tcPr>
          <w:p w14:paraId="1D43CEF8" w14:textId="6FFCE635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/>
                <w:bCs/>
                <w:sz w:val="23"/>
                <w:szCs w:val="23"/>
              </w:rPr>
              <w:t>230</w:t>
            </w:r>
          </w:p>
        </w:tc>
        <w:tc>
          <w:tcPr>
            <w:tcW w:w="1263" w:type="dxa"/>
            <w:vAlign w:val="center"/>
          </w:tcPr>
          <w:p w14:paraId="4D67BE35" w14:textId="3B700057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5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086.2</w:t>
            </w:r>
          </w:p>
        </w:tc>
        <w:tc>
          <w:tcPr>
            <w:tcW w:w="1263" w:type="dxa"/>
          </w:tcPr>
          <w:p w14:paraId="1FF8E759" w14:textId="56693DA6" w:rsidR="000C4A44" w:rsidRPr="00565487" w:rsidRDefault="000C4A44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sz w:val="24"/>
                <w:szCs w:val="22"/>
                <w:lang w:bidi="ar"/>
              </w:rPr>
              <w:t>3</w:t>
            </w:r>
            <w:r w:rsidRPr="00565487">
              <w:rPr>
                <w:rFonts w:ascii="宋体" w:eastAsia="宋体" w:hAnsi="宋体" w:cs="宋体"/>
                <w:bCs/>
                <w:sz w:val="24"/>
                <w:szCs w:val="22"/>
                <w:lang w:bidi="ar"/>
              </w:rPr>
              <w:t>50</w:t>
            </w:r>
          </w:p>
        </w:tc>
        <w:tc>
          <w:tcPr>
            <w:tcW w:w="1263" w:type="dxa"/>
            <w:vAlign w:val="center"/>
          </w:tcPr>
          <w:p w14:paraId="2AD010FC" w14:textId="083E4D9B" w:rsidR="000C4A44" w:rsidRPr="00565487" w:rsidRDefault="00565487" w:rsidP="003E37D4">
            <w:pPr>
              <w:pStyle w:val="a7"/>
              <w:snapToGrid w:val="0"/>
              <w:spacing w:line="360" w:lineRule="auto"/>
              <w:ind w:firstLineChars="0" w:firstLine="0"/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</w:pPr>
            <w:r w:rsidRPr="00565487">
              <w:rPr>
                <w:rFonts w:ascii="宋体" w:eastAsia="宋体" w:hAnsi="宋体" w:cs="宋体" w:hint="eastAsia"/>
                <w:bCs/>
                <w:color w:val="000000" w:themeColor="text1"/>
                <w:sz w:val="24"/>
                <w:szCs w:val="22"/>
                <w:lang w:bidi="ar"/>
              </w:rPr>
              <w:t>2</w:t>
            </w:r>
            <w:r w:rsidRPr="00565487">
              <w:rPr>
                <w:rFonts w:ascii="宋体" w:eastAsia="宋体" w:hAnsi="宋体" w:cs="宋体"/>
                <w:bCs/>
                <w:color w:val="000000" w:themeColor="text1"/>
                <w:sz w:val="24"/>
                <w:szCs w:val="22"/>
                <w:lang w:bidi="ar"/>
              </w:rPr>
              <w:t>69.0</w:t>
            </w:r>
          </w:p>
        </w:tc>
      </w:tr>
    </w:tbl>
    <w:p w14:paraId="0B211497" w14:textId="77777777" w:rsidR="00A450D2" w:rsidRPr="000C4A44" w:rsidRDefault="00A450D2" w:rsidP="003E37D4">
      <w:pPr>
        <w:pStyle w:val="a7"/>
        <w:snapToGrid w:val="0"/>
        <w:spacing w:line="360" w:lineRule="auto"/>
        <w:ind w:left="720" w:firstLineChars="0" w:firstLine="0"/>
        <w:rPr>
          <w:rFonts w:ascii="宋体" w:eastAsia="宋体" w:hAnsi="宋体" w:cs="宋体"/>
          <w:bCs/>
          <w:color w:val="000000"/>
          <w:sz w:val="24"/>
          <w:szCs w:val="22"/>
          <w:lang w:bidi="ar"/>
        </w:rPr>
      </w:pPr>
    </w:p>
    <w:p w14:paraId="0F1FAC44" w14:textId="65312EA8" w:rsidR="00D3150F" w:rsidRPr="00A450D2" w:rsidRDefault="00D3150F" w:rsidP="003E37D4">
      <w:pPr>
        <w:pStyle w:val="a7"/>
        <w:numPr>
          <w:ilvl w:val="0"/>
          <w:numId w:val="7"/>
        </w:numPr>
        <w:snapToGrid w:val="0"/>
        <w:spacing w:line="360" w:lineRule="auto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3150F">
        <w:rPr>
          <w:rFonts w:ascii="宋体" w:eastAsia="宋体" w:hAnsi="宋体" w:cs="宋体"/>
          <w:b/>
          <w:color w:val="000000"/>
          <w:sz w:val="24"/>
          <w:lang w:bidi="ar"/>
        </w:rPr>
        <w:t>实验思考题</w:t>
      </w:r>
    </w:p>
    <w:p w14:paraId="4D206426" w14:textId="7005CDDB" w:rsidR="00A450D2" w:rsidRPr="00B456B1" w:rsidRDefault="00A450D2" w:rsidP="003E37D4">
      <w:pPr>
        <w:pStyle w:val="a7"/>
        <w:numPr>
          <w:ilvl w:val="3"/>
          <w:numId w:val="7"/>
        </w:numPr>
        <w:tabs>
          <w:tab w:val="left" w:pos="2040"/>
        </w:tabs>
        <w:autoSpaceDE w:val="0"/>
        <w:autoSpaceDN w:val="0"/>
        <w:spacing w:line="360" w:lineRule="auto"/>
        <w:ind w:left="426" w:right="409" w:firstLineChars="0"/>
        <w:jc w:val="left"/>
      </w:pPr>
      <w:r w:rsidRPr="00A450D2">
        <w:rPr>
          <w:spacing w:val="-1"/>
        </w:rPr>
        <w:t>根据步骤</w:t>
      </w:r>
      <w:r w:rsidRPr="00A450D2">
        <w:rPr>
          <w:spacing w:val="-1"/>
        </w:rPr>
        <w:t>(</w:t>
      </w:r>
      <w:r w:rsidR="00192B86">
        <w:t>5</w:t>
      </w:r>
      <w:r w:rsidRPr="00A450D2">
        <w:t>)</w:t>
      </w:r>
      <w:r w:rsidRPr="00A450D2">
        <w:rPr>
          <w:spacing w:val="-6"/>
        </w:rPr>
        <w:t>的数据，输入到</w:t>
      </w:r>
      <w:r w:rsidRPr="00A450D2">
        <w:rPr>
          <w:spacing w:val="-6"/>
        </w:rPr>
        <w:t xml:space="preserve"> </w:t>
      </w:r>
      <w:r w:rsidRPr="00A450D2">
        <w:t>CCD</w:t>
      </w:r>
      <w:r w:rsidRPr="00A450D2">
        <w:rPr>
          <w:spacing w:val="-7"/>
        </w:rPr>
        <w:t xml:space="preserve"> </w:t>
      </w:r>
      <w:r w:rsidRPr="00A450D2">
        <w:rPr>
          <w:spacing w:val="-7"/>
        </w:rPr>
        <w:t>的最大光功率是多少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558BEC0B" w14:textId="77777777" w:rsidTr="00565487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AEDF2E4" w14:textId="2E5497BD" w:rsidR="00565487" w:rsidRDefault="00565487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答：最大光功率为</w:t>
            </w:r>
            <w:r>
              <w:rPr>
                <w:rFonts w:hint="eastAsia"/>
              </w:rPr>
              <w:t>9</w:t>
            </w:r>
            <w:r>
              <w:t>458.8</w:t>
            </w:r>
            <w:r w:rsidR="00863862">
              <w:t>a.u.</w:t>
            </w:r>
          </w:p>
        </w:tc>
      </w:tr>
    </w:tbl>
    <w:p w14:paraId="518FE7BD" w14:textId="77777777" w:rsidR="00B456B1" w:rsidRPr="00A450D2" w:rsidRDefault="00B456B1" w:rsidP="003E37D4">
      <w:pPr>
        <w:pStyle w:val="a7"/>
        <w:tabs>
          <w:tab w:val="left" w:pos="2040"/>
        </w:tabs>
        <w:autoSpaceDE w:val="0"/>
        <w:autoSpaceDN w:val="0"/>
        <w:spacing w:line="360" w:lineRule="auto"/>
        <w:ind w:left="426" w:right="409" w:firstLineChars="0" w:firstLine="0"/>
        <w:jc w:val="left"/>
      </w:pPr>
    </w:p>
    <w:p w14:paraId="4827F332" w14:textId="77777777" w:rsidR="00A450D2" w:rsidRPr="00A450D2" w:rsidRDefault="00A450D2" w:rsidP="003E37D4">
      <w:pPr>
        <w:pStyle w:val="a7"/>
        <w:numPr>
          <w:ilvl w:val="3"/>
          <w:numId w:val="7"/>
        </w:numPr>
        <w:tabs>
          <w:tab w:val="left" w:pos="2040"/>
        </w:tabs>
        <w:autoSpaceDE w:val="0"/>
        <w:autoSpaceDN w:val="0"/>
        <w:spacing w:line="360" w:lineRule="auto"/>
        <w:ind w:left="426" w:firstLineChars="0"/>
        <w:jc w:val="left"/>
        <w:rPr>
          <w:rFonts w:ascii="Microsoft JhengHei" w:eastAsia="Microsoft JhengHei"/>
        </w:rPr>
      </w:pPr>
      <w:r w:rsidRPr="00A450D2">
        <w:rPr>
          <w:spacing w:val="-4"/>
        </w:rPr>
        <w:t>如果需要把输入到</w:t>
      </w:r>
      <w:r w:rsidRPr="00A450D2">
        <w:rPr>
          <w:spacing w:val="-4"/>
        </w:rPr>
        <w:t xml:space="preserve"> </w:t>
      </w:r>
      <w:r w:rsidRPr="00A450D2">
        <w:t>CCD</w:t>
      </w:r>
      <w:r w:rsidRPr="00A450D2">
        <w:rPr>
          <w:spacing w:val="-8"/>
        </w:rPr>
        <w:t xml:space="preserve"> </w:t>
      </w:r>
      <w:r w:rsidRPr="00A450D2">
        <w:rPr>
          <w:spacing w:val="-8"/>
        </w:rPr>
        <w:t>的光功率调整至最大光功率的</w:t>
      </w:r>
      <w:r w:rsidRPr="00A450D2">
        <w:rPr>
          <w:spacing w:val="-8"/>
        </w:rPr>
        <w:t xml:space="preserve"> </w:t>
      </w:r>
      <w:r w:rsidRPr="00A450D2">
        <w:t>1</w:t>
      </w:r>
      <w:r w:rsidRPr="00A450D2">
        <w:rPr>
          <w:spacing w:val="-12"/>
        </w:rPr>
        <w:t xml:space="preserve"> </w:t>
      </w:r>
      <w:proofErr w:type="gramStart"/>
      <w:r w:rsidRPr="00A450D2">
        <w:rPr>
          <w:spacing w:val="-12"/>
        </w:rPr>
        <w:t>倍</w:t>
      </w:r>
      <w:proofErr w:type="gramEnd"/>
      <w:r w:rsidRPr="00A450D2">
        <w:rPr>
          <w:spacing w:val="-12"/>
        </w:rPr>
        <w:t>、</w:t>
      </w:r>
      <w:r w:rsidRPr="00A450D2">
        <w:t>1/2</w:t>
      </w:r>
      <w:r w:rsidRPr="00A450D2">
        <w:rPr>
          <w:spacing w:val="-11"/>
        </w:rPr>
        <w:t xml:space="preserve"> </w:t>
      </w:r>
      <w:proofErr w:type="gramStart"/>
      <w:r w:rsidRPr="00A450D2">
        <w:rPr>
          <w:spacing w:val="-11"/>
        </w:rPr>
        <w:t>倍</w:t>
      </w:r>
      <w:proofErr w:type="gramEnd"/>
      <w:r w:rsidRPr="00A450D2">
        <w:rPr>
          <w:spacing w:val="-11"/>
        </w:rPr>
        <w:t>、</w:t>
      </w:r>
      <w:r w:rsidRPr="00A450D2">
        <w:t>1/3</w:t>
      </w:r>
      <w:r w:rsidRPr="00A450D2">
        <w:rPr>
          <w:spacing w:val="-12"/>
        </w:rPr>
        <w:t xml:space="preserve"> </w:t>
      </w:r>
      <w:proofErr w:type="gramStart"/>
      <w:r w:rsidRPr="00A450D2">
        <w:rPr>
          <w:spacing w:val="-12"/>
        </w:rPr>
        <w:t>倍</w:t>
      </w:r>
      <w:proofErr w:type="gramEnd"/>
      <w:r w:rsidRPr="00A450D2">
        <w:rPr>
          <w:spacing w:val="-12"/>
        </w:rPr>
        <w:t>、</w:t>
      </w:r>
      <w:r w:rsidRPr="00A450D2">
        <w:t>1/4</w:t>
      </w:r>
    </w:p>
    <w:p w14:paraId="37E1E721" w14:textId="7ADEE28F" w:rsidR="00B456B1" w:rsidRDefault="00A450D2" w:rsidP="003E37D4">
      <w:pPr>
        <w:pStyle w:val="a8"/>
        <w:spacing w:line="360" w:lineRule="auto"/>
        <w:ind w:left="426"/>
      </w:pPr>
      <w:proofErr w:type="gramStart"/>
      <w:r w:rsidRPr="00A450D2">
        <w:t>倍以及</w:t>
      </w:r>
      <w:proofErr w:type="gramEnd"/>
      <w:r w:rsidRPr="00A450D2">
        <w:t>无光，可以怎么操作？</w:t>
      </w:r>
      <w:r w:rsidR="00B456B1">
        <w:rPr>
          <w:rFonts w:hint="eastAsia"/>
        </w:rPr>
        <w:t>并附上公式说明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4CD86357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DA2DC74" w14:textId="04B8F49E" w:rsidR="00565487" w:rsidRDefault="00863862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lastRenderedPageBreak/>
              <w:t>答：根据马吕斯定律，可以通过调整</w:t>
            </w:r>
            <w:proofErr w:type="gramStart"/>
            <w:r>
              <w:rPr>
                <w:rFonts w:hint="eastAsia"/>
              </w:rPr>
              <w:t>检偏片相对于起偏片</w:t>
            </w:r>
            <w:proofErr w:type="gramEnd"/>
            <w:r>
              <w:rPr>
                <w:rFonts w:hint="eastAsia"/>
              </w:rPr>
              <w:t>的角度来实现不同的光功率输出：</w:t>
            </w:r>
            <w:bookmarkStart w:id="2" w:name="OLE_LINK2"/>
            <w:r w:rsidR="00DD4EA8" w:rsidRPr="00863862">
              <w:rPr>
                <w:position w:val="-12"/>
              </w:rPr>
              <w:object w:dxaOrig="1540" w:dyaOrig="380" w14:anchorId="7C60BF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95pt;height:18.6pt" o:ole="">
                  <v:imagedata r:id="rId11" o:title=""/>
                </v:shape>
                <o:OLEObject Type="Embed" ProgID="Equation.DSMT4" ShapeID="_x0000_i1025" DrawAspect="Content" ObjectID="_1821984317" r:id="rId12"/>
              </w:object>
            </w:r>
            <w:bookmarkEnd w:id="2"/>
          </w:p>
          <w:p w14:paraId="7F8BE5B7" w14:textId="72C4AD4D" w:rsidR="00863862" w:rsidRDefault="00863862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</w:pPr>
            <w:r>
              <w:rPr>
                <w:rFonts w:hint="eastAsia"/>
              </w:rPr>
              <w:t>具体操作如下：</w:t>
            </w:r>
          </w:p>
          <w:p w14:paraId="34F89DAF" w14:textId="21E9958B" w:rsidR="00863862" w:rsidRDefault="00863862" w:rsidP="003E37D4">
            <w:pPr>
              <w:pStyle w:val="a7"/>
              <w:numPr>
                <w:ilvl w:val="0"/>
                <w:numId w:val="33"/>
              </w:numPr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/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倍最大光功率：</w:t>
            </w:r>
            <w:r w:rsidR="00497709" w:rsidRPr="00863862">
              <w:rPr>
                <w:position w:val="-6"/>
              </w:rPr>
              <w:object w:dxaOrig="800" w:dyaOrig="320" w14:anchorId="6BFFCDF9">
                <v:shape id="_x0000_i1026" type="#_x0000_t75" style="width:39.7pt;height:16.15pt" o:ole="">
                  <v:imagedata r:id="rId13" o:title=""/>
                </v:shape>
                <o:OLEObject Type="Embed" ProgID="Equation.DSMT4" ShapeID="_x0000_i1026" DrawAspect="Content" ObjectID="_1821984318" r:id="rId14"/>
              </w:object>
            </w:r>
            <w:r>
              <w:rPr>
                <w:rFonts w:hint="eastAsia"/>
              </w:rPr>
              <w:t>，此时</w:t>
            </w:r>
            <w:r>
              <w:rPr>
                <w:rFonts w:hint="eastAsia"/>
              </w:rPr>
              <w:t>cos</w:t>
            </w:r>
            <w:r>
              <w:rPr>
                <w:rFonts w:hint="eastAsia"/>
              </w:rPr>
              <w:t>²</w:t>
            </w:r>
            <w:r>
              <w:rPr>
                <w:rFonts w:hint="eastAsia"/>
              </w:rPr>
              <w:t>(0</w:t>
            </w:r>
            <w:r>
              <w:rPr>
                <w:rFonts w:hint="eastAsia"/>
              </w:rPr>
              <w:t>°</w:t>
            </w:r>
            <w:r>
              <w:rPr>
                <w:rFonts w:hint="eastAsia"/>
              </w:rPr>
              <w:t>) = 1</w:t>
            </w:r>
            <w:r>
              <w:rPr>
                <w:rFonts w:hint="eastAsia"/>
              </w:rPr>
              <w:t>，保持两</w:t>
            </w:r>
            <w:proofErr w:type="gramStart"/>
            <w:r>
              <w:rPr>
                <w:rFonts w:hint="eastAsia"/>
              </w:rPr>
              <w:t>偏振片透振方向</w:t>
            </w:r>
            <w:proofErr w:type="gramEnd"/>
            <w:r>
              <w:rPr>
                <w:rFonts w:hint="eastAsia"/>
              </w:rPr>
              <w:t>平行</w:t>
            </w:r>
          </w:p>
          <w:p w14:paraId="40C61452" w14:textId="0BBE6980" w:rsidR="00863862" w:rsidRDefault="00863862" w:rsidP="003E37D4">
            <w:pPr>
              <w:pStyle w:val="a7"/>
              <w:numPr>
                <w:ilvl w:val="0"/>
                <w:numId w:val="33"/>
              </w:numPr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/>
              <w:jc w:val="left"/>
            </w:pPr>
            <w:r>
              <w:rPr>
                <w:rFonts w:hint="eastAsia"/>
              </w:rPr>
              <w:t>1/2</w:t>
            </w:r>
            <w:r>
              <w:rPr>
                <w:rFonts w:hint="eastAsia"/>
              </w:rPr>
              <w:t>倍最大光功率：</w:t>
            </w:r>
            <w:r w:rsidR="00497709" w:rsidRPr="00863862">
              <w:rPr>
                <w:position w:val="-6"/>
              </w:rPr>
              <w:object w:dxaOrig="920" w:dyaOrig="320" w14:anchorId="2BDFD872">
                <v:shape id="_x0000_i1027" type="#_x0000_t75" style="width:45.95pt;height:16.15pt" o:ole="">
                  <v:imagedata r:id="rId15" o:title=""/>
                </v:shape>
                <o:OLEObject Type="Embed" ProgID="Equation.DSMT4" ShapeID="_x0000_i1027" DrawAspect="Content" ObjectID="_1821984319" r:id="rId16"/>
              </w:object>
            </w:r>
            <w:r>
              <w:rPr>
                <w:rFonts w:hint="eastAsia"/>
              </w:rPr>
              <w:t>，此时</w:t>
            </w:r>
            <w:r>
              <w:rPr>
                <w:rFonts w:hint="eastAsia"/>
              </w:rPr>
              <w:t>cos</w:t>
            </w:r>
            <w:r>
              <w:rPr>
                <w:rFonts w:hint="eastAsia"/>
              </w:rPr>
              <w:t>²</w:t>
            </w:r>
            <w:r>
              <w:rPr>
                <w:rFonts w:hint="eastAsia"/>
              </w:rPr>
              <w:t>(45</w:t>
            </w:r>
            <w:r>
              <w:rPr>
                <w:rFonts w:hint="eastAsia"/>
              </w:rPr>
              <w:t>°</w:t>
            </w:r>
            <w:r>
              <w:rPr>
                <w:rFonts w:hint="eastAsia"/>
              </w:rPr>
              <w:t>) = 1/2</w:t>
            </w:r>
            <w:r>
              <w:rPr>
                <w:rFonts w:hint="eastAsia"/>
              </w:rPr>
              <w:t>，旋转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使其与</w:t>
            </w:r>
            <w:proofErr w:type="gramStart"/>
            <w:r>
              <w:rPr>
                <w:rFonts w:hint="eastAsia"/>
              </w:rPr>
              <w:t>起偏片</w:t>
            </w:r>
            <w:proofErr w:type="gramEnd"/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°夹角</w:t>
            </w:r>
          </w:p>
          <w:p w14:paraId="0A066E27" w14:textId="2BB8AC3A" w:rsidR="00863862" w:rsidRDefault="00863862" w:rsidP="003E37D4">
            <w:pPr>
              <w:pStyle w:val="a7"/>
              <w:numPr>
                <w:ilvl w:val="0"/>
                <w:numId w:val="33"/>
              </w:numPr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/>
              <w:jc w:val="left"/>
            </w:pPr>
            <w:r>
              <w:rPr>
                <w:rFonts w:hint="eastAsia"/>
              </w:rPr>
              <w:t>1/3</w:t>
            </w:r>
            <w:r>
              <w:rPr>
                <w:rFonts w:hint="eastAsia"/>
              </w:rPr>
              <w:t>倍最大光功率：</w:t>
            </w:r>
            <w:r w:rsidR="00497709" w:rsidRPr="00863862">
              <w:rPr>
                <w:position w:val="-26"/>
              </w:rPr>
              <w:object w:dxaOrig="2640" w:dyaOrig="700" w14:anchorId="41DD0EFA">
                <v:shape id="_x0000_i1028" type="#_x0000_t75" style="width:131.6pt;height:34.75pt" o:ole="">
                  <v:imagedata r:id="rId17" o:title=""/>
                </v:shape>
                <o:OLEObject Type="Embed" ProgID="Equation.DSMT4" ShapeID="_x0000_i1028" DrawAspect="Content" ObjectID="_1821984320" r:id="rId18"/>
              </w:object>
            </w:r>
            <w:r>
              <w:rPr>
                <w:rFonts w:hint="eastAsia"/>
              </w:rPr>
              <w:t>，旋转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至该角度</w:t>
            </w:r>
          </w:p>
          <w:p w14:paraId="33BC71E9" w14:textId="40D93770" w:rsidR="00863862" w:rsidRDefault="00863862" w:rsidP="003E37D4">
            <w:pPr>
              <w:pStyle w:val="a7"/>
              <w:numPr>
                <w:ilvl w:val="0"/>
                <w:numId w:val="33"/>
              </w:numPr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/>
              <w:jc w:val="left"/>
            </w:pPr>
            <w:r>
              <w:rPr>
                <w:rFonts w:hint="eastAsia"/>
              </w:rPr>
              <w:t>1/4</w:t>
            </w:r>
            <w:r>
              <w:rPr>
                <w:rFonts w:hint="eastAsia"/>
              </w:rPr>
              <w:t>倍最大光功率：</w:t>
            </w:r>
            <w:r w:rsidR="00497709" w:rsidRPr="00863862">
              <w:rPr>
                <w:position w:val="-6"/>
              </w:rPr>
              <w:object w:dxaOrig="920" w:dyaOrig="320" w14:anchorId="5135E76D">
                <v:shape id="_x0000_i1029" type="#_x0000_t75" style="width:45.95pt;height:16.15pt" o:ole="">
                  <v:imagedata r:id="rId19" o:title=""/>
                </v:shape>
                <o:OLEObject Type="Embed" ProgID="Equation.DSMT4" ShapeID="_x0000_i1029" DrawAspect="Content" ObjectID="_1821984321" r:id="rId20"/>
              </w:object>
            </w:r>
            <w:r>
              <w:rPr>
                <w:rFonts w:hint="eastAsia"/>
              </w:rPr>
              <w:t>，此时</w:t>
            </w:r>
            <w:r>
              <w:rPr>
                <w:rFonts w:hint="eastAsia"/>
              </w:rPr>
              <w:t>cos</w:t>
            </w:r>
            <w:r>
              <w:rPr>
                <w:rFonts w:hint="eastAsia"/>
              </w:rPr>
              <w:t>²</w:t>
            </w:r>
            <w:r>
              <w:rPr>
                <w:rFonts w:hint="eastAsia"/>
              </w:rPr>
              <w:t>(60</w:t>
            </w:r>
            <w:r>
              <w:rPr>
                <w:rFonts w:hint="eastAsia"/>
              </w:rPr>
              <w:t>°</w:t>
            </w:r>
            <w:r>
              <w:rPr>
                <w:rFonts w:hint="eastAsia"/>
              </w:rPr>
              <w:t>) = 1/4</w:t>
            </w:r>
            <w:r>
              <w:rPr>
                <w:rFonts w:hint="eastAsia"/>
              </w:rPr>
              <w:t>，旋转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使其与</w:t>
            </w:r>
            <w:proofErr w:type="gramStart"/>
            <w:r>
              <w:rPr>
                <w:rFonts w:hint="eastAsia"/>
              </w:rPr>
              <w:t>起偏片</w:t>
            </w:r>
            <w:proofErr w:type="gramEnd"/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°夹角</w:t>
            </w:r>
          </w:p>
          <w:p w14:paraId="27719E73" w14:textId="25CDB955" w:rsidR="00863862" w:rsidRPr="00863862" w:rsidRDefault="00863862" w:rsidP="003E37D4">
            <w:pPr>
              <w:pStyle w:val="a7"/>
              <w:numPr>
                <w:ilvl w:val="0"/>
                <w:numId w:val="33"/>
              </w:numPr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/>
              <w:jc w:val="left"/>
            </w:pPr>
            <w:r>
              <w:rPr>
                <w:rFonts w:hint="eastAsia"/>
              </w:rPr>
              <w:t>无光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理论最小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：，此时</w:t>
            </w:r>
            <w:r>
              <w:rPr>
                <w:rFonts w:hint="eastAsia"/>
              </w:rPr>
              <w:t>cos</w:t>
            </w:r>
            <w:r>
              <w:rPr>
                <w:rFonts w:hint="eastAsia"/>
              </w:rPr>
              <w:t>²</w:t>
            </w:r>
            <w:r>
              <w:rPr>
                <w:rFonts w:hint="eastAsia"/>
              </w:rPr>
              <w:t>(90</w:t>
            </w:r>
            <w:r>
              <w:rPr>
                <w:rFonts w:hint="eastAsia"/>
              </w:rPr>
              <w:t>°</w:t>
            </w:r>
            <w:r>
              <w:rPr>
                <w:rFonts w:hint="eastAsia"/>
              </w:rPr>
              <w:t>) = 0</w:t>
            </w:r>
            <w:r>
              <w:rPr>
                <w:rFonts w:hint="eastAsia"/>
              </w:rPr>
              <w:t>，使两</w:t>
            </w:r>
            <w:proofErr w:type="gramStart"/>
            <w:r>
              <w:rPr>
                <w:rFonts w:hint="eastAsia"/>
              </w:rPr>
              <w:t>偏振片透振方向</w:t>
            </w:r>
            <w:proofErr w:type="gramEnd"/>
            <w:r>
              <w:rPr>
                <w:rFonts w:hint="eastAsia"/>
              </w:rPr>
              <w:t>相互垂直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正交</w:t>
            </w:r>
            <w:r>
              <w:rPr>
                <w:rFonts w:hint="eastAsia"/>
              </w:rPr>
              <w:t>)</w:t>
            </w:r>
          </w:p>
        </w:tc>
      </w:tr>
    </w:tbl>
    <w:p w14:paraId="11E04088" w14:textId="77777777" w:rsidR="00B456B1" w:rsidRDefault="00B456B1" w:rsidP="003E37D4">
      <w:pPr>
        <w:pStyle w:val="a8"/>
        <w:spacing w:line="360" w:lineRule="auto"/>
        <w:ind w:left="426"/>
      </w:pPr>
    </w:p>
    <w:p w14:paraId="71F37569" w14:textId="3FAED73E" w:rsidR="00A450D2" w:rsidRPr="00B456B1" w:rsidRDefault="00A450D2" w:rsidP="003E37D4">
      <w:pPr>
        <w:pStyle w:val="a7"/>
        <w:numPr>
          <w:ilvl w:val="3"/>
          <w:numId w:val="7"/>
        </w:numPr>
        <w:tabs>
          <w:tab w:val="left" w:pos="2040"/>
        </w:tabs>
        <w:autoSpaceDE w:val="0"/>
        <w:autoSpaceDN w:val="0"/>
        <w:spacing w:line="360" w:lineRule="auto"/>
        <w:ind w:left="426" w:right="412" w:firstLineChars="0"/>
        <w:jc w:val="left"/>
      </w:pPr>
      <w:r w:rsidRPr="00A450D2">
        <w:rPr>
          <w:spacing w:val="-14"/>
        </w:rPr>
        <w:t>如何用图</w:t>
      </w:r>
      <w:r w:rsidR="008722BE">
        <w:rPr>
          <w:spacing w:val="-3"/>
        </w:rPr>
        <w:t>1</w:t>
      </w:r>
      <w:r w:rsidRPr="00A450D2">
        <w:rPr>
          <w:spacing w:val="-3"/>
        </w:rPr>
        <w:t>.5-1</w:t>
      </w:r>
      <w:r w:rsidRPr="00A450D2">
        <w:rPr>
          <w:spacing w:val="-10"/>
        </w:rPr>
        <w:t xml:space="preserve"> </w:t>
      </w:r>
      <w:r w:rsidRPr="00A450D2">
        <w:rPr>
          <w:spacing w:val="-10"/>
        </w:rPr>
        <w:t>的光路检验一个光束是否为线偏振光束？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3ED53D5B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467D7F9" w14:textId="633FEF8C" w:rsidR="00565487" w:rsidRDefault="00DD4EA8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</w:t>
            </w:r>
            <w:r w:rsidRPr="00DD4EA8">
              <w:rPr>
                <w:rFonts w:hint="eastAsia"/>
              </w:rPr>
              <w:t>首先将</w:t>
            </w:r>
            <w:proofErr w:type="gramStart"/>
            <w:r w:rsidRPr="00DD4EA8">
              <w:rPr>
                <w:rFonts w:hint="eastAsia"/>
              </w:rPr>
              <w:t>检偏片</w:t>
            </w:r>
            <w:proofErr w:type="gramEnd"/>
            <w:r w:rsidRPr="00DD4EA8">
              <w:rPr>
                <w:rFonts w:hint="eastAsia"/>
              </w:rPr>
              <w:t>放置在待测光束的光路中，然后连续旋转</w:t>
            </w:r>
            <w:proofErr w:type="gramStart"/>
            <w:r w:rsidRPr="00DD4EA8">
              <w:rPr>
                <w:rFonts w:hint="eastAsia"/>
              </w:rPr>
              <w:t>检偏片</w:t>
            </w:r>
            <w:proofErr w:type="gramEnd"/>
            <w:r w:rsidRPr="00DD4EA8">
              <w:t>360°</w:t>
            </w:r>
            <w:r w:rsidRPr="00DD4EA8">
              <w:rPr>
                <w:rFonts w:hint="eastAsia"/>
              </w:rPr>
              <w:t>，同时用</w:t>
            </w:r>
            <w:r w:rsidRPr="00DD4EA8">
              <w:t>CCD</w:t>
            </w:r>
            <w:r w:rsidRPr="00DD4EA8">
              <w:rPr>
                <w:rFonts w:hint="eastAsia"/>
              </w:rPr>
              <w:t>或光功率计记录透射光强的变化。如果是完全线偏振光，光强会呈现明显的周期性变化，在某个角度达到最大值</w:t>
            </w:r>
            <w:r w:rsidRPr="00DD4EA8">
              <w:t>(Imax)</w:t>
            </w:r>
            <w:r w:rsidRPr="00DD4EA8">
              <w:rPr>
                <w:rFonts w:hint="eastAsia"/>
              </w:rPr>
              <w:t>，旋转</w:t>
            </w:r>
            <w:r w:rsidRPr="00DD4EA8">
              <w:t>90°</w:t>
            </w:r>
            <w:r w:rsidRPr="00DD4EA8">
              <w:rPr>
                <w:rFonts w:hint="eastAsia"/>
              </w:rPr>
              <w:t>后达到最小值</w:t>
            </w:r>
            <w:r w:rsidRPr="00DD4EA8">
              <w:t>(</w:t>
            </w:r>
            <w:r w:rsidRPr="00DD4EA8">
              <w:rPr>
                <w:rFonts w:hint="eastAsia"/>
              </w:rPr>
              <w:t>理论上为零，实际可能有本底噪声</w:t>
            </w:r>
            <w:r w:rsidRPr="00DD4EA8">
              <w:t>)</w:t>
            </w:r>
            <w:r w:rsidRPr="00DD4EA8">
              <w:rPr>
                <w:rFonts w:hint="eastAsia"/>
              </w:rPr>
              <w:t>，再旋转</w:t>
            </w:r>
            <w:r w:rsidRPr="00DD4EA8">
              <w:t>90°</w:t>
            </w:r>
            <w:r w:rsidRPr="00DD4EA8">
              <w:rPr>
                <w:rFonts w:hint="eastAsia"/>
              </w:rPr>
              <w:t>又回到最大值，整个周期为</w:t>
            </w:r>
            <w:r w:rsidRPr="00DD4EA8">
              <w:t>180°</w:t>
            </w:r>
            <w:r w:rsidRPr="00DD4EA8">
              <w:rPr>
                <w:rFonts w:hint="eastAsia"/>
              </w:rPr>
              <w:t>。光强变化严格遵循</w:t>
            </w:r>
            <w:bookmarkStart w:id="3" w:name="OLE_LINK3"/>
            <w:r w:rsidRPr="00863862">
              <w:rPr>
                <w:position w:val="-12"/>
              </w:rPr>
              <w:object w:dxaOrig="1240" w:dyaOrig="380" w14:anchorId="620C08C9">
                <v:shape id="_x0000_i1030" type="#_x0000_t75" style="width:62.05pt;height:18.6pt" o:ole="">
                  <v:imagedata r:id="rId21" o:title=""/>
                </v:shape>
                <o:OLEObject Type="Embed" ProgID="Equation.DSMT4" ShapeID="_x0000_i1030" DrawAspect="Content" ObjectID="_1821984322" r:id="rId22"/>
              </w:object>
            </w:r>
            <w:bookmarkEnd w:id="3"/>
            <w:r w:rsidRPr="00DD4EA8">
              <w:rPr>
                <w:rFonts w:hint="eastAsia"/>
              </w:rPr>
              <w:t>的关系。</w:t>
            </w:r>
          </w:p>
        </w:tc>
      </w:tr>
    </w:tbl>
    <w:p w14:paraId="39D318E0" w14:textId="77777777" w:rsidR="00B456B1" w:rsidRDefault="00B456B1" w:rsidP="003E37D4">
      <w:pPr>
        <w:pStyle w:val="a7"/>
        <w:tabs>
          <w:tab w:val="left" w:pos="2040"/>
        </w:tabs>
        <w:autoSpaceDE w:val="0"/>
        <w:autoSpaceDN w:val="0"/>
        <w:spacing w:line="360" w:lineRule="auto"/>
        <w:ind w:left="426" w:right="412" w:firstLineChars="0" w:firstLine="0"/>
        <w:jc w:val="left"/>
        <w:rPr>
          <w:spacing w:val="-10"/>
        </w:rPr>
      </w:pPr>
    </w:p>
    <w:p w14:paraId="043E9E32" w14:textId="77777777" w:rsidR="00B456B1" w:rsidRPr="00A450D2" w:rsidRDefault="00B456B1" w:rsidP="003E37D4">
      <w:pPr>
        <w:pStyle w:val="a7"/>
        <w:tabs>
          <w:tab w:val="left" w:pos="2040"/>
        </w:tabs>
        <w:autoSpaceDE w:val="0"/>
        <w:autoSpaceDN w:val="0"/>
        <w:spacing w:line="360" w:lineRule="auto"/>
        <w:ind w:left="426" w:right="412" w:firstLineChars="0" w:firstLine="0"/>
        <w:jc w:val="left"/>
      </w:pPr>
    </w:p>
    <w:p w14:paraId="5E942A73" w14:textId="3A34BC4F" w:rsidR="00A450D2" w:rsidRPr="00B456B1" w:rsidRDefault="00A450D2" w:rsidP="003E37D4">
      <w:pPr>
        <w:pStyle w:val="a7"/>
        <w:numPr>
          <w:ilvl w:val="3"/>
          <w:numId w:val="7"/>
        </w:numPr>
        <w:tabs>
          <w:tab w:val="left" w:pos="2040"/>
        </w:tabs>
        <w:autoSpaceDE w:val="0"/>
        <w:autoSpaceDN w:val="0"/>
        <w:spacing w:line="360" w:lineRule="auto"/>
        <w:ind w:left="426" w:firstLineChars="0"/>
        <w:jc w:val="left"/>
      </w:pPr>
      <w:r w:rsidRPr="00A450D2">
        <w:rPr>
          <w:spacing w:val="-15"/>
        </w:rPr>
        <w:t>对比图</w:t>
      </w:r>
      <w:r w:rsidRPr="00A450D2">
        <w:rPr>
          <w:spacing w:val="-15"/>
        </w:rPr>
        <w:t xml:space="preserve"> </w:t>
      </w:r>
      <w:r w:rsidR="008722BE">
        <w:t>1</w:t>
      </w:r>
      <w:r w:rsidRPr="00A450D2">
        <w:t>.5-1</w:t>
      </w:r>
      <w:r w:rsidRPr="00A450D2">
        <w:rPr>
          <w:spacing w:val="-14"/>
        </w:rPr>
        <w:t xml:space="preserve"> </w:t>
      </w:r>
      <w:r w:rsidRPr="00A450D2">
        <w:rPr>
          <w:spacing w:val="-14"/>
        </w:rPr>
        <w:t>的实验光路的输入和输出光功率，</w:t>
      </w:r>
      <w:proofErr w:type="gramStart"/>
      <w:r w:rsidRPr="00A450D2">
        <w:rPr>
          <w:spacing w:val="-14"/>
        </w:rPr>
        <w:t>检偏片</w:t>
      </w:r>
      <w:proofErr w:type="gramEnd"/>
      <w:r w:rsidRPr="00A450D2">
        <w:rPr>
          <w:spacing w:val="-14"/>
        </w:rPr>
        <w:t>能够实现一个什么样的功能？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25FD3923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698AE61" w14:textId="77777777" w:rsidR="00DD4EA8" w:rsidRDefault="00DD4EA8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在光路中实现了光强调制和偏振选择的功能。通过对比输入和输出光功率可以发现，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具有以下几个重要功能：</w:t>
            </w:r>
          </w:p>
          <w:p w14:paraId="7A66843E" w14:textId="77777777" w:rsidR="00DD4EA8" w:rsidRDefault="00DD4EA8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</w:pPr>
            <w:r>
              <w:rPr>
                <w:rFonts w:hint="eastAsia"/>
              </w:rPr>
              <w:t>首先，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可以作为可调光衰减器使用。通过旋转</w:t>
            </w:r>
            <w:proofErr w:type="gramStart"/>
            <w:r>
              <w:rPr>
                <w:rFonts w:hint="eastAsia"/>
              </w:rPr>
              <w:t>检偏片改变其透振</w:t>
            </w:r>
            <w:proofErr w:type="gramEnd"/>
            <w:r>
              <w:rPr>
                <w:rFonts w:hint="eastAsia"/>
              </w:rPr>
              <w:t>方向与入射线偏振光偏振方向的夹角，可以连续调节透射光强从最大值到接近零，实现无级光强衰减。这种衰减方式相比物理遮挡具有连续可调、重复性好</w:t>
            </w:r>
            <w:r>
              <w:rPr>
                <w:rFonts w:hint="eastAsia"/>
              </w:rPr>
              <w:lastRenderedPageBreak/>
              <w:t>的优点。</w:t>
            </w:r>
          </w:p>
          <w:p w14:paraId="49EC49E4" w14:textId="77777777" w:rsidR="00DD4EA8" w:rsidRDefault="00DD4EA8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</w:pPr>
            <w:r>
              <w:rPr>
                <w:rFonts w:hint="eastAsia"/>
              </w:rPr>
              <w:t>其次，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起到偏振态分析的作用。它只允许</w:t>
            </w:r>
            <w:proofErr w:type="gramStart"/>
            <w:r>
              <w:rPr>
                <w:rFonts w:hint="eastAsia"/>
              </w:rPr>
              <w:t>与其透振方向</w:t>
            </w:r>
            <w:proofErr w:type="gramEnd"/>
            <w:r>
              <w:rPr>
                <w:rFonts w:hint="eastAsia"/>
              </w:rPr>
              <w:t>平行的光振动分量通过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吸收或反射垂直分量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从而可以分析入射光的偏振状态。这就是为什么它又被称为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分析器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检偏器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。</w:t>
            </w:r>
          </w:p>
          <w:p w14:paraId="159F93FE" w14:textId="08DB83FA" w:rsidR="00565487" w:rsidRDefault="00DD4EA8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</w:pPr>
            <w:r>
              <w:rPr>
                <w:rFonts w:hint="eastAsia"/>
              </w:rPr>
              <w:t>第三</w:t>
            </w:r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检偏片与起偏片配合</w:t>
            </w:r>
            <w:proofErr w:type="gramEnd"/>
            <w:r>
              <w:rPr>
                <w:rFonts w:hint="eastAsia"/>
              </w:rPr>
              <w:t>可以验证马吕斯定律。通过测量不同角度下的透射光强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可以验证光强与角度余弦平方的关系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这对于理解光的偏振特性具有重要意义。</w:t>
            </w:r>
          </w:p>
        </w:tc>
      </w:tr>
    </w:tbl>
    <w:p w14:paraId="5FEADEC5" w14:textId="77777777" w:rsidR="00B456B1" w:rsidRDefault="00B456B1" w:rsidP="003E37D4">
      <w:pPr>
        <w:pStyle w:val="a7"/>
        <w:tabs>
          <w:tab w:val="left" w:pos="2040"/>
        </w:tabs>
        <w:autoSpaceDE w:val="0"/>
        <w:autoSpaceDN w:val="0"/>
        <w:spacing w:line="360" w:lineRule="auto"/>
        <w:ind w:left="1260" w:firstLineChars="0" w:firstLine="0"/>
        <w:jc w:val="left"/>
        <w:rPr>
          <w:spacing w:val="-14"/>
        </w:rPr>
      </w:pPr>
    </w:p>
    <w:p w14:paraId="28E54DD5" w14:textId="77777777" w:rsidR="00B456B1" w:rsidRPr="00A450D2" w:rsidRDefault="00B456B1" w:rsidP="003E37D4">
      <w:pPr>
        <w:pStyle w:val="a7"/>
        <w:tabs>
          <w:tab w:val="left" w:pos="2040"/>
        </w:tabs>
        <w:autoSpaceDE w:val="0"/>
        <w:autoSpaceDN w:val="0"/>
        <w:spacing w:line="360" w:lineRule="auto"/>
        <w:ind w:left="1260" w:firstLineChars="0" w:firstLine="0"/>
        <w:jc w:val="left"/>
      </w:pPr>
    </w:p>
    <w:p w14:paraId="6B472EE0" w14:textId="77777777" w:rsidR="00A450D2" w:rsidRPr="00A450D2" w:rsidRDefault="00A450D2" w:rsidP="003E37D4">
      <w:pPr>
        <w:pStyle w:val="a7"/>
        <w:numPr>
          <w:ilvl w:val="3"/>
          <w:numId w:val="7"/>
        </w:numPr>
        <w:tabs>
          <w:tab w:val="left" w:pos="2040"/>
        </w:tabs>
        <w:autoSpaceDE w:val="0"/>
        <w:autoSpaceDN w:val="0"/>
        <w:spacing w:line="360" w:lineRule="auto"/>
        <w:ind w:left="426" w:right="412" w:firstLineChars="0"/>
        <w:jc w:val="left"/>
      </w:pPr>
      <w:r w:rsidRPr="00A450D2">
        <w:rPr>
          <w:spacing w:val="-3"/>
        </w:rPr>
        <w:t>输出光束的偏振态是怎么样？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6C3A48A1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E3D5A6F" w14:textId="77777777" w:rsidR="00DD4EA8" w:rsidRDefault="00DD4EA8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答：经过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后输出的光束仍然是线偏振光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但其偏振方向已经改变为沿着</w:t>
            </w:r>
            <w:proofErr w:type="gramStart"/>
            <w:r>
              <w:rPr>
                <w:rFonts w:hint="eastAsia"/>
              </w:rPr>
              <w:t>检偏片的透振</w:t>
            </w:r>
            <w:proofErr w:type="gramEnd"/>
            <w:r>
              <w:rPr>
                <w:rFonts w:hint="eastAsia"/>
              </w:rPr>
              <w:t>方向。无论入射线偏振光的偏振方向如何</w:t>
            </w:r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都会将其投影到自身</w:t>
            </w:r>
            <w:proofErr w:type="gramStart"/>
            <w:r>
              <w:rPr>
                <w:rFonts w:hint="eastAsia"/>
              </w:rPr>
              <w:t>的透振方向</w:t>
            </w:r>
            <w:proofErr w:type="gram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输出光的偏振方向与</w:t>
            </w:r>
            <w:proofErr w:type="gramStart"/>
            <w:r>
              <w:rPr>
                <w:rFonts w:hint="eastAsia"/>
              </w:rPr>
              <w:t>检偏片的透振</w:t>
            </w:r>
            <w:proofErr w:type="gramEnd"/>
            <w:r>
              <w:rPr>
                <w:rFonts w:hint="eastAsia"/>
              </w:rPr>
              <w:t>方向一致。</w:t>
            </w:r>
          </w:p>
          <w:p w14:paraId="22C3301D" w14:textId="77777777" w:rsidR="00DD4EA8" w:rsidRDefault="00DD4EA8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</w:pPr>
            <w:r>
              <w:rPr>
                <w:rFonts w:hint="eastAsia"/>
              </w:rPr>
              <w:t>从物理机制上理解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入射线偏振光的电场矢量可以分解为平行和垂直</w:t>
            </w:r>
            <w:proofErr w:type="gramStart"/>
            <w:r>
              <w:rPr>
                <w:rFonts w:hint="eastAsia"/>
              </w:rPr>
              <w:t>于检偏片透振</w:t>
            </w:r>
            <w:proofErr w:type="gramEnd"/>
            <w:r>
              <w:rPr>
                <w:rFonts w:hint="eastAsia"/>
              </w:rPr>
              <w:t>方向的两个分量。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只允许平行分量通过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垂直分量被吸收。因此透射光的电场矢量完全沿着</w:t>
            </w:r>
            <w:proofErr w:type="gramStart"/>
            <w:r>
              <w:rPr>
                <w:rFonts w:hint="eastAsia"/>
              </w:rPr>
              <w:t>检偏片的透振</w:t>
            </w:r>
            <w:proofErr w:type="gramEnd"/>
            <w:r>
              <w:rPr>
                <w:rFonts w:hint="eastAsia"/>
              </w:rPr>
              <w:t>方向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是一束新的线偏振光。</w:t>
            </w:r>
          </w:p>
          <w:p w14:paraId="7E85C096" w14:textId="1052B929" w:rsidR="00565487" w:rsidRPr="00DD4EA8" w:rsidRDefault="00DD4EA8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</w:pPr>
            <w:r>
              <w:rPr>
                <w:rFonts w:hint="eastAsia"/>
              </w:rPr>
              <w:t>输出光的光强由入射光强和两偏振方向夹角共同决定</w:t>
            </w:r>
            <w:r>
              <w:t>,</w:t>
            </w:r>
            <w:r>
              <w:rPr>
                <w:rFonts w:hint="eastAsia"/>
              </w:rPr>
              <w:t>遵循</w:t>
            </w:r>
            <w:r w:rsidRPr="00863862">
              <w:rPr>
                <w:position w:val="-12"/>
              </w:rPr>
              <w:object w:dxaOrig="1240" w:dyaOrig="380" w14:anchorId="1298F098">
                <v:shape id="_x0000_i1031" type="#_x0000_t75" style="width:62.05pt;height:18.6pt" o:ole="">
                  <v:imagedata r:id="rId21" o:title=""/>
                </v:shape>
                <o:OLEObject Type="Embed" ProgID="Equation.DSMT4" ShapeID="_x0000_i1031" DrawAspect="Content" ObjectID="_1821984323" r:id="rId23"/>
              </w:object>
            </w:r>
            <w:r>
              <w:rPr>
                <w:rFonts w:hint="eastAsia"/>
              </w:rPr>
              <w:t>的关系。</w:t>
            </w:r>
            <w:proofErr w:type="gramStart"/>
            <w:r>
              <w:rPr>
                <w:rFonts w:hint="eastAsia"/>
              </w:rPr>
              <w:t>当检偏片透振</w:t>
            </w:r>
            <w:proofErr w:type="gramEnd"/>
            <w:r>
              <w:rPr>
                <w:rFonts w:hint="eastAsia"/>
              </w:rPr>
              <w:t>方向与入射光偏振方向平行时</w:t>
            </w:r>
            <w:r>
              <w:t>,</w:t>
            </w:r>
            <w:r>
              <w:rPr>
                <w:rFonts w:hint="eastAsia"/>
              </w:rPr>
              <w:t>输出光强最大</w:t>
            </w:r>
            <w:r>
              <w:t>;</w:t>
            </w:r>
            <w:r>
              <w:rPr>
                <w:rFonts w:hint="eastAsia"/>
              </w:rPr>
              <w:t>当两者垂直时</w:t>
            </w:r>
            <w:r>
              <w:t>,</w:t>
            </w:r>
            <w:r>
              <w:rPr>
                <w:rFonts w:hint="eastAsia"/>
              </w:rPr>
              <w:t>理论上输出光强为零。</w:t>
            </w:r>
          </w:p>
        </w:tc>
      </w:tr>
    </w:tbl>
    <w:p w14:paraId="24DE2569" w14:textId="77777777" w:rsidR="00A450D2" w:rsidRPr="00096BAD" w:rsidRDefault="00A450D2" w:rsidP="003E37D4">
      <w:pPr>
        <w:snapToGrid w:val="0"/>
        <w:spacing w:line="360" w:lineRule="auto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794E057B" w14:textId="77777777" w:rsidR="00A450D2" w:rsidRPr="00A450D2" w:rsidRDefault="00A450D2" w:rsidP="003E37D4">
      <w:pPr>
        <w:snapToGrid w:val="0"/>
        <w:spacing w:line="360" w:lineRule="auto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33C3CF12" w14:textId="77777777" w:rsidR="00B24D96" w:rsidRDefault="00B24D96" w:rsidP="003E37D4">
      <w:pPr>
        <w:widowControl/>
        <w:spacing w:line="360" w:lineRule="auto"/>
        <w:jc w:val="left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/>
          <w:color w:val="000000"/>
          <w:szCs w:val="21"/>
        </w:rPr>
        <w:br w:type="page"/>
      </w:r>
    </w:p>
    <w:p w14:paraId="23BB9230" w14:textId="7899428D" w:rsidR="00E86041" w:rsidRPr="00434F02" w:rsidRDefault="00E86041" w:rsidP="003E37D4">
      <w:pPr>
        <w:spacing w:line="360" w:lineRule="auto"/>
        <w:jc w:val="center"/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</w:pP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="00192B86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2</w:t>
      </w:r>
      <w:r w:rsidRPr="00434F02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 xml:space="preserve"> </w:t>
      </w: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二分之一波片的使用</w:t>
      </w:r>
    </w:p>
    <w:p w14:paraId="6DE408B0" w14:textId="77777777" w:rsidR="00E86041" w:rsidRDefault="00E86041" w:rsidP="003E37D4">
      <w:pPr>
        <w:spacing w:line="360" w:lineRule="auto"/>
        <w:jc w:val="center"/>
      </w:pPr>
    </w:p>
    <w:p w14:paraId="602E2C31" w14:textId="14302698" w:rsidR="00E86041" w:rsidRDefault="00E86041" w:rsidP="003E37D4">
      <w:pPr>
        <w:pStyle w:val="a7"/>
        <w:numPr>
          <w:ilvl w:val="0"/>
          <w:numId w:val="9"/>
        </w:numPr>
        <w:snapToGrid w:val="0"/>
        <w:spacing w:line="360" w:lineRule="auto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实验目的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30DBDC3E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2051F3C" w14:textId="3FAFDF4E" w:rsidR="00DD4EA8" w:rsidRDefault="00DD4EA8" w:rsidP="003E37D4">
            <w:pPr>
              <w:pStyle w:val="a7"/>
              <w:numPr>
                <w:ilvl w:val="0"/>
                <w:numId w:val="34"/>
              </w:numPr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/>
              <w:jc w:val="left"/>
            </w:pPr>
            <w:r>
              <w:rPr>
                <w:rFonts w:hint="eastAsia"/>
              </w:rPr>
              <w:t>理解半波片</w:t>
            </w:r>
            <w:r>
              <w:rPr>
                <w:rFonts w:hint="eastAsia"/>
              </w:rPr>
              <w:t>(</w:t>
            </w:r>
            <w:r w:rsidRPr="00DD4EA8">
              <w:rPr>
                <w:position w:val="-6"/>
              </w:rPr>
              <w:object w:dxaOrig="499" w:dyaOrig="279" w14:anchorId="42823576">
                <v:shape id="_x0000_i1032" type="#_x0000_t75" style="width:24.85pt;height:13.65pt" o:ole="">
                  <v:imagedata r:id="rId24" o:title=""/>
                </v:shape>
                <o:OLEObject Type="Embed" ProgID="Equation.DSMT4" ShapeID="_x0000_i1032" DrawAspect="Content" ObjectID="_1821984324" r:id="rId25"/>
              </w:object>
            </w:r>
            <w:r>
              <w:rPr>
                <w:rFonts w:hint="eastAsia"/>
              </w:rPr>
              <w:t>波片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的工作原理和双折射特性</w:t>
            </w:r>
          </w:p>
          <w:p w14:paraId="698BFB2A" w14:textId="77777777" w:rsidR="00DD4EA8" w:rsidRDefault="00DD4EA8" w:rsidP="003E37D4">
            <w:pPr>
              <w:pStyle w:val="a7"/>
              <w:numPr>
                <w:ilvl w:val="0"/>
                <w:numId w:val="34"/>
              </w:numPr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/>
              <w:jc w:val="left"/>
            </w:pPr>
            <w:r>
              <w:rPr>
                <w:rFonts w:hint="eastAsia"/>
              </w:rPr>
              <w:t>掌握利用半波片旋转线偏振光偏振方向的方法</w:t>
            </w:r>
          </w:p>
          <w:p w14:paraId="3A2F6734" w14:textId="77777777" w:rsidR="00DD4EA8" w:rsidRDefault="00DD4EA8" w:rsidP="003E37D4">
            <w:pPr>
              <w:pStyle w:val="a7"/>
              <w:numPr>
                <w:ilvl w:val="0"/>
                <w:numId w:val="34"/>
              </w:numPr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/>
              <w:jc w:val="left"/>
            </w:pPr>
            <w:r>
              <w:rPr>
                <w:rFonts w:hint="eastAsia"/>
              </w:rPr>
              <w:t>验证半波片旋转角度与输出偏振方向旋转角度的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倍关系</w:t>
            </w:r>
          </w:p>
          <w:p w14:paraId="1301385C" w14:textId="479713C7" w:rsidR="00565487" w:rsidRDefault="00DD4EA8" w:rsidP="003E37D4">
            <w:pPr>
              <w:pStyle w:val="a7"/>
              <w:numPr>
                <w:ilvl w:val="0"/>
                <w:numId w:val="34"/>
              </w:numPr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/>
              <w:jc w:val="left"/>
            </w:pPr>
            <w:r>
              <w:rPr>
                <w:rFonts w:hint="eastAsia"/>
              </w:rPr>
              <w:t>学习利用波</w:t>
            </w:r>
            <w:proofErr w:type="gramStart"/>
            <w:r>
              <w:rPr>
                <w:rFonts w:hint="eastAsia"/>
              </w:rPr>
              <w:t>片控制</w:t>
            </w:r>
            <w:proofErr w:type="gramEnd"/>
            <w:r>
              <w:rPr>
                <w:rFonts w:hint="eastAsia"/>
              </w:rPr>
              <w:t>光束偏振态的技术</w:t>
            </w:r>
          </w:p>
        </w:tc>
      </w:tr>
    </w:tbl>
    <w:p w14:paraId="22AD665B" w14:textId="77777777" w:rsidR="004A5F88" w:rsidRDefault="004A5F88" w:rsidP="003E37D4">
      <w:pPr>
        <w:pStyle w:val="a7"/>
        <w:snapToGrid w:val="0"/>
        <w:spacing w:line="360" w:lineRule="auto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35066C26" w14:textId="77777777" w:rsidR="004A5F88" w:rsidRPr="00E86041" w:rsidRDefault="004A5F88" w:rsidP="003E37D4">
      <w:pPr>
        <w:pStyle w:val="a7"/>
        <w:snapToGrid w:val="0"/>
        <w:spacing w:line="360" w:lineRule="auto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71BF494C" w14:textId="7C2AB903" w:rsidR="00E86041" w:rsidRDefault="00E86041" w:rsidP="003E37D4">
      <w:pPr>
        <w:pStyle w:val="a7"/>
        <w:numPr>
          <w:ilvl w:val="0"/>
          <w:numId w:val="9"/>
        </w:numPr>
        <w:snapToGrid w:val="0"/>
        <w:spacing w:line="360" w:lineRule="auto"/>
        <w:ind w:left="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1F6C53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E8604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51675E30" w14:textId="0595303B" w:rsidR="001F6C53" w:rsidRDefault="001F6C53" w:rsidP="003E37D4">
      <w:pPr>
        <w:pStyle w:val="a7"/>
        <w:numPr>
          <w:ilvl w:val="3"/>
          <w:numId w:val="9"/>
        </w:numPr>
        <w:spacing w:line="360" w:lineRule="auto"/>
        <w:ind w:left="0" w:firstLineChars="202" w:firstLine="424"/>
        <w:rPr>
          <w:rFonts w:ascii="宋体" w:hAnsi="宋体"/>
        </w:rPr>
      </w:pPr>
      <w:r w:rsidRPr="001F6C53">
        <w:rPr>
          <w:rFonts w:ascii="宋体" w:hAnsi="宋体" w:hint="eastAsia"/>
        </w:rPr>
        <w:t>拍照记录搭建的光路</w:t>
      </w:r>
    </w:p>
    <w:p w14:paraId="24CC5C4E" w14:textId="6DEE813A" w:rsidR="004A5F88" w:rsidRDefault="00490B29" w:rsidP="003E37D4">
      <w:pPr>
        <w:pStyle w:val="a7"/>
        <w:spacing w:line="360" w:lineRule="auto"/>
        <w:ind w:left="424" w:firstLineChars="0" w:firstLine="0"/>
        <w:rPr>
          <w:rFonts w:ascii="宋体" w:hAnsi="宋体"/>
        </w:rPr>
      </w:pPr>
      <w:r w:rsidRPr="00490B29">
        <w:rPr>
          <w:rFonts w:ascii="宋体" w:hAnsi="宋体"/>
          <w:noProof/>
        </w:rPr>
        <w:drawing>
          <wp:inline distT="0" distB="0" distL="0" distR="0" wp14:anchorId="25DA644F" wp14:editId="16A7F2BE">
            <wp:extent cx="5274310" cy="39560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40E6" w14:textId="77777777" w:rsidR="004A5F88" w:rsidRDefault="004A5F88" w:rsidP="003E37D4">
      <w:pPr>
        <w:pStyle w:val="a7"/>
        <w:spacing w:line="360" w:lineRule="auto"/>
        <w:ind w:left="424" w:firstLineChars="0" w:firstLine="0"/>
        <w:rPr>
          <w:rFonts w:ascii="宋体" w:hAnsi="宋体"/>
        </w:rPr>
      </w:pPr>
    </w:p>
    <w:p w14:paraId="191D882F" w14:textId="77777777" w:rsidR="001F6C53" w:rsidRPr="004A5F88" w:rsidRDefault="0093648E" w:rsidP="003E37D4">
      <w:pPr>
        <w:pStyle w:val="a7"/>
        <w:numPr>
          <w:ilvl w:val="3"/>
          <w:numId w:val="9"/>
        </w:numPr>
        <w:spacing w:line="360" w:lineRule="auto"/>
        <w:ind w:left="0" w:firstLineChars="202" w:firstLine="424"/>
        <w:rPr>
          <w:rFonts w:ascii="宋体" w:hAnsi="宋体"/>
        </w:rPr>
      </w:pPr>
      <w:r w:rsidRPr="00434F02">
        <w:rPr>
          <w:rFonts w:ascii="宋体" w:eastAsia="宋体" w:hAnsi="宋体" w:cs="宋体" w:hint="eastAsia"/>
          <w:bCs/>
          <w:color w:val="000000"/>
          <w:szCs w:val="21"/>
          <w:lang w:bidi="ar"/>
        </w:rPr>
        <w:t>记录角度a、角度b</w:t>
      </w:r>
      <w:r w:rsidR="00F54B7B">
        <w:rPr>
          <w:rFonts w:ascii="宋体" w:eastAsia="宋体" w:hAnsi="宋体" w:cs="宋体" w:hint="eastAsia"/>
          <w:bCs/>
          <w:color w:val="000000"/>
          <w:szCs w:val="21"/>
          <w:lang w:bidi="ar"/>
        </w:rPr>
        <w:t>，并给出差值a</w:t>
      </w:r>
      <w:r w:rsidR="00F54B7B">
        <w:rPr>
          <w:rFonts w:ascii="宋体" w:eastAsia="宋体" w:hAnsi="宋体" w:cs="宋体"/>
          <w:bCs/>
          <w:color w:val="000000"/>
          <w:szCs w:val="21"/>
          <w:lang w:bidi="ar"/>
        </w:rPr>
        <w:t>-b</w:t>
      </w:r>
      <w:r w:rsidR="00F54B7B">
        <w:rPr>
          <w:rFonts w:ascii="宋体" w:eastAsia="宋体" w:hAnsi="宋体" w:cs="宋体" w:hint="eastAsia"/>
          <w:bCs/>
          <w:color w:val="000000"/>
          <w:szCs w:val="21"/>
          <w:lang w:bidi="ar"/>
        </w:rPr>
        <w:t>，观察最后结果的角度变化。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0B2B0CC0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D9D008D" w14:textId="4E47F8B5" w:rsidR="00565487" w:rsidRDefault="00DD4EA8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</w:t>
            </w:r>
            <w:r w:rsidR="00C63A14">
              <w:rPr>
                <w:rFonts w:hint="eastAsia"/>
              </w:rPr>
              <w:t>a</w:t>
            </w:r>
            <w:r w:rsidR="00C63A14">
              <w:t>=0,b=30,a-b=330</w:t>
            </w:r>
            <w:r w:rsidR="00C63A14">
              <w:rPr>
                <w:rFonts w:hint="eastAsia"/>
              </w:rPr>
              <w:t>，但是由于</w:t>
            </w:r>
            <w:r w:rsidR="004A2488">
              <w:rPr>
                <w:rFonts w:hint="eastAsia"/>
              </w:rPr>
              <w:t>片偏振片未矫正的原因，我们可以不和软件上的理论曲线对比，直接和自己做的线偏振光曲线对比即可。</w:t>
            </w:r>
          </w:p>
        </w:tc>
      </w:tr>
    </w:tbl>
    <w:p w14:paraId="6B0774F3" w14:textId="77777777" w:rsidR="004A5F88" w:rsidRDefault="004A5F88" w:rsidP="003E37D4">
      <w:pPr>
        <w:pStyle w:val="a7"/>
        <w:spacing w:line="360" w:lineRule="auto"/>
        <w:ind w:left="1260" w:firstLineChars="0" w:firstLine="0"/>
        <w:rPr>
          <w:rFonts w:ascii="宋体" w:eastAsia="宋体" w:hAnsi="宋体" w:cs="宋体"/>
          <w:bCs/>
          <w:color w:val="000000"/>
          <w:szCs w:val="21"/>
          <w:lang w:bidi="ar"/>
        </w:rPr>
      </w:pPr>
    </w:p>
    <w:p w14:paraId="707B4CAA" w14:textId="77777777" w:rsidR="004A5F88" w:rsidRPr="001F6C53" w:rsidRDefault="004A5F88" w:rsidP="003E37D4">
      <w:pPr>
        <w:pStyle w:val="a7"/>
        <w:spacing w:line="360" w:lineRule="auto"/>
        <w:ind w:left="1260" w:firstLineChars="0" w:firstLine="0"/>
        <w:rPr>
          <w:rFonts w:ascii="宋体" w:hAnsi="宋体"/>
        </w:rPr>
      </w:pPr>
    </w:p>
    <w:p w14:paraId="2BCAEDCC" w14:textId="3D59AC07" w:rsidR="001F6C53" w:rsidRPr="007C37AA" w:rsidRDefault="00F54B7B" w:rsidP="003E37D4">
      <w:pPr>
        <w:pStyle w:val="a7"/>
        <w:numPr>
          <w:ilvl w:val="3"/>
          <w:numId w:val="9"/>
        </w:numPr>
        <w:spacing w:line="360" w:lineRule="auto"/>
        <w:ind w:leftChars="202" w:left="424" w:firstLineChars="0" w:firstLine="2"/>
        <w:rPr>
          <w:rFonts w:ascii="宋体" w:hAnsi="宋体"/>
        </w:rPr>
      </w:pPr>
      <w:r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实验步骤（</w:t>
      </w:r>
      <w:r w:rsidR="00192B86">
        <w:rPr>
          <w:rFonts w:ascii="宋体" w:eastAsia="宋体" w:hAnsi="宋体" w:cs="宋体"/>
          <w:bCs/>
          <w:color w:val="000000"/>
          <w:szCs w:val="21"/>
          <w:lang w:bidi="ar"/>
        </w:rPr>
        <w:t>6</w:t>
      </w:r>
      <w:r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）：</w:t>
      </w:r>
      <w:r w:rsidR="0093648E"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利用软件画出</w:t>
      </w:r>
      <w:r w:rsidR="0093648E" w:rsidRPr="001F6C53">
        <w:rPr>
          <w:rFonts w:ascii="宋体" w:eastAsia="宋体" w:hAnsi="宋体" w:cs="宋体"/>
          <w:bCs/>
          <w:color w:val="000000"/>
          <w:szCs w:val="21"/>
          <w:lang w:bidi="ar"/>
        </w:rPr>
        <w:t>实验数据</w:t>
      </w:r>
      <w:r w:rsidR="0093648E"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曲线，并</w:t>
      </w:r>
      <w:r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点击“理论结果画图”，绘制</w:t>
      </w:r>
      <w:r w:rsidR="0093648E" w:rsidRPr="001F6C53">
        <w:rPr>
          <w:rFonts w:ascii="宋体" w:eastAsia="宋体" w:hAnsi="宋体" w:cs="宋体"/>
          <w:bCs/>
          <w:color w:val="000000"/>
          <w:szCs w:val="21"/>
          <w:lang w:bidi="ar"/>
        </w:rPr>
        <w:t>理论曲线作对比。</w:t>
      </w:r>
    </w:p>
    <w:p w14:paraId="34294CBB" w14:textId="3846E87C" w:rsidR="007C37AA" w:rsidRPr="004A5F88" w:rsidRDefault="007C37AA" w:rsidP="003E37D4">
      <w:pPr>
        <w:pStyle w:val="a7"/>
        <w:spacing w:line="360" w:lineRule="auto"/>
        <w:ind w:left="426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1351B923" wp14:editId="37C5DBB7">
            <wp:extent cx="4929611" cy="2451155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3" cy="24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1FCAFA81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D94C80B" w14:textId="30EEC45E" w:rsidR="00565487" w:rsidRDefault="007C37AA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答：由于片偏振片未矫正的原因，我们可以不和软件上的理论曲线对比，直接和自己做的线偏振光曲线对比即可。</w:t>
            </w:r>
          </w:p>
        </w:tc>
      </w:tr>
    </w:tbl>
    <w:p w14:paraId="367FF8FB" w14:textId="77777777" w:rsidR="004A5F88" w:rsidRDefault="004A5F88" w:rsidP="003E37D4">
      <w:pPr>
        <w:pStyle w:val="a7"/>
        <w:spacing w:line="360" w:lineRule="auto"/>
        <w:ind w:left="426" w:firstLineChars="0" w:firstLine="0"/>
        <w:rPr>
          <w:rFonts w:ascii="宋体" w:eastAsia="宋体" w:hAnsi="宋体" w:cs="宋体"/>
          <w:bCs/>
          <w:color w:val="000000"/>
          <w:szCs w:val="21"/>
          <w:lang w:bidi="ar"/>
        </w:rPr>
      </w:pPr>
    </w:p>
    <w:p w14:paraId="47484339" w14:textId="77777777" w:rsidR="004A5F88" w:rsidRPr="001F6C53" w:rsidRDefault="004A5F88" w:rsidP="003E37D4">
      <w:pPr>
        <w:pStyle w:val="a7"/>
        <w:spacing w:line="360" w:lineRule="auto"/>
        <w:ind w:left="426" w:firstLineChars="0" w:firstLine="0"/>
        <w:rPr>
          <w:rFonts w:ascii="宋体" w:hAnsi="宋体"/>
        </w:rPr>
      </w:pPr>
    </w:p>
    <w:p w14:paraId="545A35F1" w14:textId="60A19E17" w:rsidR="00BB0C32" w:rsidRPr="007C37AA" w:rsidRDefault="00BB0C32" w:rsidP="003E37D4">
      <w:pPr>
        <w:pStyle w:val="a7"/>
        <w:numPr>
          <w:ilvl w:val="3"/>
          <w:numId w:val="9"/>
        </w:numPr>
        <w:spacing w:line="360" w:lineRule="auto"/>
        <w:ind w:left="0" w:firstLineChars="202" w:firstLine="424"/>
        <w:rPr>
          <w:rFonts w:ascii="宋体" w:hAnsi="宋体"/>
        </w:rPr>
      </w:pPr>
      <w:r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 xml:space="preserve"> 实验步骤（</w:t>
      </w:r>
      <w:r w:rsidR="00192B86">
        <w:rPr>
          <w:rFonts w:ascii="宋体" w:eastAsia="宋体" w:hAnsi="宋体" w:cs="宋体"/>
          <w:bCs/>
          <w:color w:val="000000"/>
          <w:szCs w:val="21"/>
          <w:lang w:bidi="ar"/>
        </w:rPr>
        <w:t>8</w:t>
      </w:r>
      <w:r w:rsidRPr="001F6C53">
        <w:rPr>
          <w:rFonts w:ascii="宋体" w:eastAsia="宋体" w:hAnsi="宋体" w:cs="宋体" w:hint="eastAsia"/>
          <w:bCs/>
          <w:color w:val="000000"/>
          <w:szCs w:val="21"/>
          <w:lang w:bidi="ar"/>
        </w:rPr>
        <w:t>）：利用软件记录数据并绘图。</w:t>
      </w:r>
    </w:p>
    <w:p w14:paraId="333AC740" w14:textId="7C75C8DE" w:rsidR="007C37AA" w:rsidRPr="001F6C53" w:rsidRDefault="007C37AA" w:rsidP="003E37D4">
      <w:pPr>
        <w:pStyle w:val="a7"/>
        <w:spacing w:line="360" w:lineRule="auto"/>
        <w:ind w:left="424"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4DA7F8FD" wp14:editId="2279E535">
            <wp:extent cx="5274310" cy="26117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1301920D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8F8FCA8" w14:textId="7F5264AB" w:rsidR="00565487" w:rsidRDefault="007C37AA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答：由于片偏振片未矫正的原因，我们可以不和软件上的理论曲线对比，直接和自己做的线偏振光曲线对比即可。</w:t>
            </w:r>
          </w:p>
        </w:tc>
      </w:tr>
    </w:tbl>
    <w:p w14:paraId="7A568087" w14:textId="77777777" w:rsidR="005D1EF7" w:rsidRDefault="005D1EF7" w:rsidP="003E37D4">
      <w:pPr>
        <w:snapToGrid w:val="0"/>
        <w:spacing w:line="360" w:lineRule="auto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6AF032AE" w14:textId="77777777" w:rsidR="004A5F88" w:rsidRPr="00BB0C32" w:rsidRDefault="004A5F88" w:rsidP="003E37D4">
      <w:pPr>
        <w:snapToGrid w:val="0"/>
        <w:spacing w:line="360" w:lineRule="auto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5899E41B" w14:textId="3F0B898A" w:rsidR="00E86041" w:rsidRPr="00E86041" w:rsidRDefault="00E86041" w:rsidP="003E37D4">
      <w:pPr>
        <w:pStyle w:val="a7"/>
        <w:numPr>
          <w:ilvl w:val="0"/>
          <w:numId w:val="9"/>
        </w:numPr>
        <w:snapToGrid w:val="0"/>
        <w:spacing w:line="360" w:lineRule="auto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/>
          <w:b/>
          <w:color w:val="000000"/>
          <w:sz w:val="24"/>
          <w:lang w:bidi="ar"/>
        </w:rPr>
        <w:t>实验思考题</w:t>
      </w:r>
    </w:p>
    <w:p w14:paraId="1907F5A2" w14:textId="4051FD22" w:rsidR="00DF2E4E" w:rsidRPr="004A5F88" w:rsidRDefault="00DF2E4E" w:rsidP="003E37D4">
      <w:pPr>
        <w:pStyle w:val="a7"/>
        <w:numPr>
          <w:ilvl w:val="3"/>
          <w:numId w:val="9"/>
        </w:numPr>
        <w:tabs>
          <w:tab w:val="left" w:pos="2040"/>
        </w:tabs>
        <w:autoSpaceDE w:val="0"/>
        <w:autoSpaceDN w:val="0"/>
        <w:spacing w:line="360" w:lineRule="auto"/>
        <w:ind w:left="426" w:right="409" w:firstLineChars="0"/>
        <w:jc w:val="left"/>
      </w:pPr>
      <w:r w:rsidRPr="00DF2E4E">
        <w:rPr>
          <w:rFonts w:ascii="宋体" w:hAnsi="宋体" w:hint="eastAsia"/>
        </w:rPr>
        <w:t>激光束经过1/2波片</w:t>
      </w:r>
      <w:r w:rsidRPr="00DF2E4E">
        <w:rPr>
          <w:rFonts w:ascii="宋体" w:hAnsi="宋体"/>
        </w:rPr>
        <w:t>后，</w:t>
      </w:r>
      <w:r w:rsidRPr="00DF2E4E">
        <w:rPr>
          <w:rFonts w:ascii="宋体" w:hAnsi="宋体" w:hint="eastAsia"/>
        </w:rPr>
        <w:t>光束</w:t>
      </w:r>
      <w:r w:rsidRPr="00DF2E4E">
        <w:rPr>
          <w:rFonts w:ascii="宋体" w:hAnsi="宋体"/>
        </w:rPr>
        <w:t>是什么偏振态？为什么？如何检验？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1DD9F42B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42DBAAB" w14:textId="458612E9" w:rsidR="007C37AA" w:rsidRDefault="007C37AA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答：激光束经过半波片后仍然保持线偏振态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只是偏振方向发生了旋转。这是因为半波片是一种双折射晶体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对于特定波长的光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其快轴</w:t>
            </w:r>
            <w:proofErr w:type="gramStart"/>
            <w:r>
              <w:rPr>
                <w:rFonts w:hint="eastAsia"/>
              </w:rPr>
              <w:t>和慢轴方向</w:t>
            </w:r>
            <w:proofErr w:type="gramEnd"/>
            <w:r>
              <w:rPr>
                <w:rFonts w:hint="eastAsia"/>
              </w:rPr>
              <w:t>的光程差恰好等于半个波长</w:t>
            </w:r>
            <w:r>
              <w:rPr>
                <w:rFonts w:hint="eastAsia"/>
              </w:rPr>
              <w:t>(</w:t>
            </w:r>
            <w:r w:rsidRPr="007C37AA">
              <w:rPr>
                <w:position w:val="-6"/>
              </w:rPr>
              <w:object w:dxaOrig="499" w:dyaOrig="279" w14:anchorId="27A65A96">
                <v:shape id="_x0000_i1033" type="#_x0000_t75" style="width:24.85pt;height:13.65pt" o:ole="">
                  <v:imagedata r:id="rId29" o:title=""/>
                </v:shape>
                <o:OLEObject Type="Embed" ProgID="Equation.DSMT4" ShapeID="_x0000_i1033" DrawAspect="Content" ObjectID="_1821984325" r:id="rId30"/>
              </w:objec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  <w:p w14:paraId="795F1BB1" w14:textId="79E45094" w:rsidR="007C37AA" w:rsidRDefault="007C37AA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</w:pPr>
            <w:r>
              <w:rPr>
                <w:rFonts w:hint="eastAsia"/>
              </w:rPr>
              <w:t>当线偏振光以一定角度入射到半波片时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其电场矢量可以分解为</w:t>
            </w:r>
            <w:proofErr w:type="gramStart"/>
            <w:r>
              <w:rPr>
                <w:rFonts w:hint="eastAsia"/>
              </w:rPr>
              <w:t>沿快轴和慢轴</w:t>
            </w:r>
            <w:proofErr w:type="gramEnd"/>
            <w:r>
              <w:rPr>
                <w:rFonts w:hint="eastAsia"/>
              </w:rPr>
              <w:t>的两个分量。这两个分量以不同的速度通过波片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产生</w:t>
            </w:r>
            <w:r w:rsidRPr="007C37AA">
              <w:rPr>
                <w:position w:val="-6"/>
              </w:rPr>
              <w:object w:dxaOrig="220" w:dyaOrig="220" w14:anchorId="1EF544CB">
                <v:shape id="_x0000_i1034" type="#_x0000_t75" style="width:11.15pt;height:11.15pt" o:ole="">
                  <v:imagedata r:id="rId31" o:title=""/>
                </v:shape>
                <o:OLEObject Type="Embed" ProgID="Equation.DSMT4" ShapeID="_x0000_i1034" DrawAspect="Content" ObjectID="_1821984326" r:id="rId32"/>
              </w:object>
            </w:r>
            <w:r>
              <w:rPr>
                <w:rFonts w:hint="eastAsia"/>
              </w:rPr>
              <w:t>(180</w:t>
            </w:r>
            <w:r>
              <w:rPr>
                <w:rFonts w:hint="eastAsia"/>
              </w:rPr>
              <w:t>°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的相位差。这种相位差使得出射光的偏振方向相对于入射方向发生旋转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但仍保持线偏振状态。</w:t>
            </w:r>
          </w:p>
          <w:p w14:paraId="50B652E1" w14:textId="05C0E498" w:rsidR="007C37AA" w:rsidRDefault="007C37AA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</w:pPr>
            <w:r>
              <w:rPr>
                <w:rFonts w:hint="eastAsia"/>
              </w:rPr>
              <w:t>从数学上分析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如果入射线偏振光的偏振方向与</w:t>
            </w:r>
            <w:proofErr w:type="gramStart"/>
            <w:r>
              <w:rPr>
                <w:rFonts w:hint="eastAsia"/>
              </w:rPr>
              <w:t>半波片快轴成</w:t>
            </w:r>
            <w:proofErr w:type="gramEnd"/>
            <w:r w:rsidRPr="007C37AA">
              <w:rPr>
                <w:position w:val="-6"/>
              </w:rPr>
              <w:object w:dxaOrig="200" w:dyaOrig="279" w14:anchorId="7CA4854E">
                <v:shape id="_x0000_i1035" type="#_x0000_t75" style="width:9.95pt;height:13.65pt" o:ole="">
                  <v:imagedata r:id="rId33" o:title=""/>
                </v:shape>
                <o:OLEObject Type="Embed" ProgID="Equation.DSMT4" ShapeID="_x0000_i1035" DrawAspect="Content" ObjectID="_1821984327" r:id="rId34"/>
              </w:object>
            </w:r>
            <w:r>
              <w:rPr>
                <w:rFonts w:hint="eastAsia"/>
              </w:rPr>
              <w:t>角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那么出射光的偏振方向将</w:t>
            </w:r>
            <w:proofErr w:type="gramStart"/>
            <w:r>
              <w:rPr>
                <w:rFonts w:hint="eastAsia"/>
              </w:rPr>
              <w:t>与快轴成</w:t>
            </w:r>
            <w:proofErr w:type="gramEnd"/>
            <w:r w:rsidRPr="007C37AA">
              <w:rPr>
                <w:position w:val="-6"/>
              </w:rPr>
              <w:object w:dxaOrig="340" w:dyaOrig="279" w14:anchorId="1A0C1EF5">
                <v:shape id="_x0000_i1036" type="#_x0000_t75" style="width:17.4pt;height:13.65pt" o:ole="">
                  <v:imagedata r:id="rId35" o:title=""/>
                </v:shape>
                <o:OLEObject Type="Embed" ProgID="Equation.DSMT4" ShapeID="_x0000_i1036" DrawAspect="Content" ObjectID="_1821984328" r:id="rId36"/>
              </w:object>
            </w:r>
            <w:r>
              <w:rPr>
                <w:rFonts w:hint="eastAsia"/>
              </w:rPr>
              <w:t>角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相对于快轴对称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。相对于原偏振方向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出射光旋转了</w:t>
            </w:r>
            <w:r w:rsidRPr="007C37AA">
              <w:rPr>
                <w:position w:val="-6"/>
              </w:rPr>
              <w:object w:dxaOrig="320" w:dyaOrig="279" w14:anchorId="099D4623">
                <v:shape id="_x0000_i1037" type="#_x0000_t75" style="width:16.15pt;height:13.65pt" o:ole="">
                  <v:imagedata r:id="rId37" o:title=""/>
                </v:shape>
                <o:OLEObject Type="Embed" ProgID="Equation.DSMT4" ShapeID="_x0000_i1037" DrawAspect="Content" ObjectID="_1821984329" r:id="rId38"/>
              </w:object>
            </w:r>
            <w:r>
              <w:rPr>
                <w:rFonts w:hint="eastAsia"/>
              </w:rPr>
              <w:t>角度。</w:t>
            </w:r>
          </w:p>
          <w:p w14:paraId="3E4CA81B" w14:textId="4A0D951D" w:rsidR="00565487" w:rsidRDefault="007C37AA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</w:pPr>
            <w:r>
              <w:rPr>
                <w:rFonts w:hint="eastAsia"/>
              </w:rPr>
              <w:t>检验方法与实验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类似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在半波片后放置一个可旋转的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旋转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°并记录透射光强。如果出射光是线偏振光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将观察到光强呈</w:t>
            </w:r>
            <w:r w:rsidRPr="007C37AA">
              <w:rPr>
                <w:position w:val="-6"/>
              </w:rPr>
              <w:object w:dxaOrig="660" w:dyaOrig="320" w14:anchorId="1DED56D2">
                <v:shape id="_x0000_i1038" type="#_x0000_t75" style="width:33.5pt;height:16.15pt" o:ole="">
                  <v:imagedata r:id="rId39" o:title=""/>
                </v:shape>
                <o:OLEObject Type="Embed" ProgID="Equation.DSMT4" ShapeID="_x0000_i1038" DrawAspect="Content" ObjectID="_1821984330" r:id="rId40"/>
              </w:object>
            </w:r>
            <w:r>
              <w:rPr>
                <w:rFonts w:hint="eastAsia"/>
              </w:rPr>
              <w:t>规律变化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有明显的最大值和最小值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接近零</w:t>
            </w:r>
            <w:r>
              <w:rPr>
                <w:rFonts w:hint="eastAsia"/>
              </w:rPr>
              <w:t>),</w:t>
            </w:r>
            <w:r>
              <w:rPr>
                <w:rFonts w:hint="eastAsia"/>
              </w:rPr>
              <w:t>且变化周期为</w:t>
            </w:r>
            <w:r>
              <w:rPr>
                <w:rFonts w:hint="eastAsia"/>
              </w:rPr>
              <w:t>180</w:t>
            </w:r>
            <w:r>
              <w:rPr>
                <w:rFonts w:hint="eastAsia"/>
              </w:rPr>
              <w:t>°。通过找到最大光强对应的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角度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即可确定出射光的偏振方向。</w:t>
            </w:r>
          </w:p>
        </w:tc>
      </w:tr>
    </w:tbl>
    <w:p w14:paraId="5A213130" w14:textId="77777777" w:rsidR="004A5F88" w:rsidRPr="003E78E8" w:rsidRDefault="004A5F88" w:rsidP="003E37D4">
      <w:pPr>
        <w:pStyle w:val="a7"/>
        <w:tabs>
          <w:tab w:val="left" w:pos="2040"/>
        </w:tabs>
        <w:autoSpaceDE w:val="0"/>
        <w:autoSpaceDN w:val="0"/>
        <w:spacing w:line="360" w:lineRule="auto"/>
        <w:ind w:left="426" w:right="409" w:firstLineChars="0" w:firstLine="0"/>
        <w:jc w:val="left"/>
      </w:pPr>
    </w:p>
    <w:p w14:paraId="6CE38ED4" w14:textId="601B0E54" w:rsidR="00DF2E4E" w:rsidRPr="004A5F88" w:rsidRDefault="00DF2E4E" w:rsidP="003E37D4">
      <w:pPr>
        <w:pStyle w:val="a7"/>
        <w:numPr>
          <w:ilvl w:val="3"/>
          <w:numId w:val="9"/>
        </w:numPr>
        <w:tabs>
          <w:tab w:val="left" w:pos="2040"/>
        </w:tabs>
        <w:autoSpaceDE w:val="0"/>
        <w:autoSpaceDN w:val="0"/>
        <w:spacing w:line="360" w:lineRule="auto"/>
        <w:ind w:left="426" w:right="409" w:firstLineChars="0"/>
        <w:jc w:val="left"/>
      </w:pPr>
      <w:r w:rsidRPr="00DF2E4E">
        <w:rPr>
          <w:rFonts w:ascii="宋体" w:hAnsi="宋体" w:hint="eastAsia"/>
        </w:rPr>
        <w:t>激光束</w:t>
      </w:r>
      <w:r w:rsidRPr="00DF2E4E">
        <w:rPr>
          <w:rFonts w:ascii="宋体" w:hAnsi="宋体"/>
        </w:rPr>
        <w:t>经过</w:t>
      </w:r>
      <w:r w:rsidRPr="00DF2E4E">
        <w:rPr>
          <w:rFonts w:ascii="宋体" w:hAnsi="宋体" w:hint="eastAsia"/>
        </w:rPr>
        <w:t>1/2波片</w:t>
      </w:r>
      <w:r w:rsidRPr="00DF2E4E">
        <w:rPr>
          <w:rFonts w:ascii="宋体" w:hAnsi="宋体"/>
        </w:rPr>
        <w:t>后，</w:t>
      </w:r>
      <w:bookmarkStart w:id="4" w:name="_Hlk4569654"/>
      <w:r w:rsidRPr="00DF2E4E">
        <w:rPr>
          <w:rFonts w:ascii="宋体" w:hAnsi="宋体"/>
        </w:rPr>
        <w:t>光束偏振方向旋转</w:t>
      </w:r>
      <w:bookmarkEnd w:id="4"/>
      <w:r w:rsidRPr="00DF2E4E">
        <w:rPr>
          <w:rFonts w:ascii="宋体" w:hAnsi="宋体"/>
        </w:rPr>
        <w:t>了多少度？与理论是否吻合？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312BAEB3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D78DFBA" w14:textId="4A2C1CCC" w:rsidR="00565487" w:rsidRDefault="003E37D4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</w:t>
            </w:r>
            <w:r>
              <w:t>根据半波片的理论</w:t>
            </w:r>
            <w:r>
              <w:t>,</w:t>
            </w:r>
            <w:r>
              <w:t>出射光偏振方向的旋转角度是半波片旋转角度的两倍。具体来说</w:t>
            </w:r>
            <w:r>
              <w:t>,</w:t>
            </w:r>
            <w:r>
              <w:t>如果半波片</w:t>
            </w:r>
            <w:proofErr w:type="gramStart"/>
            <w:r>
              <w:t>的快轴</w:t>
            </w:r>
            <w:proofErr w:type="gramEnd"/>
            <w:r>
              <w:t>(</w:t>
            </w:r>
            <w:proofErr w:type="gramStart"/>
            <w:r>
              <w:t>或慢轴</w:t>
            </w:r>
            <w:proofErr w:type="gramEnd"/>
            <w:r>
              <w:t>)</w:t>
            </w:r>
            <w:r>
              <w:t>与入射线偏振光的偏振方向成</w:t>
            </w:r>
            <w:r>
              <w:t>α</w:t>
            </w:r>
            <w:r>
              <w:t>角</w:t>
            </w:r>
            <w:r>
              <w:t>,</w:t>
            </w:r>
            <w:r>
              <w:t>那么出射光的偏振方向将旋转</w:t>
            </w:r>
            <w:r>
              <w:t>2α</w:t>
            </w:r>
            <w:r>
              <w:t>角度。</w:t>
            </w:r>
            <w:r>
              <w:rPr>
                <w:rFonts w:hint="eastAsia"/>
              </w:rPr>
              <w:t>测得偏转角度为</w:t>
            </w:r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度，由于片偏振片未矫正的原因，与理论值不符合。</w:t>
            </w:r>
          </w:p>
        </w:tc>
      </w:tr>
    </w:tbl>
    <w:p w14:paraId="1C085DAD" w14:textId="77777777" w:rsidR="004A5F88" w:rsidRDefault="004A5F88" w:rsidP="003E37D4">
      <w:pPr>
        <w:pStyle w:val="a7"/>
        <w:spacing w:line="360" w:lineRule="auto"/>
      </w:pPr>
    </w:p>
    <w:p w14:paraId="41B37125" w14:textId="77777777" w:rsidR="004A5F88" w:rsidRPr="003E78E8" w:rsidRDefault="004A5F88" w:rsidP="003E37D4">
      <w:pPr>
        <w:pStyle w:val="a7"/>
        <w:tabs>
          <w:tab w:val="left" w:pos="2040"/>
        </w:tabs>
        <w:autoSpaceDE w:val="0"/>
        <w:autoSpaceDN w:val="0"/>
        <w:spacing w:line="360" w:lineRule="auto"/>
        <w:ind w:left="426" w:right="409" w:firstLineChars="0" w:firstLine="0"/>
        <w:jc w:val="left"/>
      </w:pPr>
    </w:p>
    <w:p w14:paraId="38278306" w14:textId="377CF076" w:rsidR="00DF2E4E" w:rsidRPr="004A5F88" w:rsidRDefault="00DF2E4E" w:rsidP="003E37D4">
      <w:pPr>
        <w:pStyle w:val="a7"/>
        <w:numPr>
          <w:ilvl w:val="3"/>
          <w:numId w:val="9"/>
        </w:numPr>
        <w:tabs>
          <w:tab w:val="left" w:pos="2040"/>
        </w:tabs>
        <w:autoSpaceDE w:val="0"/>
        <w:autoSpaceDN w:val="0"/>
        <w:spacing w:line="360" w:lineRule="auto"/>
        <w:ind w:left="426" w:right="409" w:firstLineChars="0"/>
        <w:jc w:val="left"/>
      </w:pPr>
      <w:r w:rsidRPr="00DF2E4E">
        <w:rPr>
          <w:rFonts w:ascii="宋体" w:hAnsi="宋体" w:hint="eastAsia"/>
        </w:rPr>
        <w:t>解释步骤(</w:t>
      </w:r>
      <w:r w:rsidR="009C763E">
        <w:rPr>
          <w:rFonts w:ascii="宋体" w:hAnsi="宋体"/>
        </w:rPr>
        <w:t>8</w:t>
      </w:r>
      <w:r w:rsidRPr="00DF2E4E">
        <w:rPr>
          <w:rFonts w:ascii="宋体" w:hAnsi="宋体" w:hint="eastAsia"/>
        </w:rPr>
        <w:t>)所</w:t>
      </w:r>
      <w:r w:rsidRPr="00DF2E4E">
        <w:rPr>
          <w:rFonts w:ascii="宋体" w:hAnsi="宋体"/>
        </w:rPr>
        <w:t>观察到的实验现象。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06464E54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3D9D17B" w14:textId="27635092" w:rsidR="00565487" w:rsidRDefault="003E37D4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</w:t>
            </w:r>
            <w:r>
              <w:t>当半波片旋转时</w:t>
            </w:r>
            <w:r>
              <w:t>,</w:t>
            </w:r>
            <w:r>
              <w:t>它会改变透射光的偏振方向。</w:t>
            </w:r>
            <w:proofErr w:type="gramStart"/>
            <w:r>
              <w:t>设起偏片产生</w:t>
            </w:r>
            <w:proofErr w:type="gramEnd"/>
            <w:r>
              <w:t>的线偏振光偏振方向固定</w:t>
            </w:r>
            <w:r>
              <w:t>,</w:t>
            </w:r>
            <w:proofErr w:type="gramStart"/>
            <w:r>
              <w:t>检偏片的透振</w:t>
            </w:r>
            <w:proofErr w:type="gramEnd"/>
            <w:r>
              <w:t>方向也固定。随着半波片的旋转</w:t>
            </w:r>
            <w:r>
              <w:t>,</w:t>
            </w:r>
            <w:r>
              <w:t>经过半波片后的光偏振方向</w:t>
            </w:r>
            <w:proofErr w:type="gramStart"/>
            <w:r>
              <w:t>按照</w:t>
            </w:r>
            <w:r>
              <w:t>2</w:t>
            </w:r>
            <w:r>
              <w:t>倍</w:t>
            </w:r>
            <w:proofErr w:type="gramEnd"/>
            <w:r>
              <w:t>于半波片旋转角度的速率旋转。</w:t>
            </w:r>
          </w:p>
        </w:tc>
      </w:tr>
    </w:tbl>
    <w:p w14:paraId="4F817BC1" w14:textId="77777777" w:rsidR="004A5F88" w:rsidRPr="003E78E8" w:rsidRDefault="004A5F88" w:rsidP="003E37D4">
      <w:pPr>
        <w:pStyle w:val="a7"/>
        <w:tabs>
          <w:tab w:val="left" w:pos="2040"/>
        </w:tabs>
        <w:autoSpaceDE w:val="0"/>
        <w:autoSpaceDN w:val="0"/>
        <w:spacing w:line="360" w:lineRule="auto"/>
        <w:ind w:left="426" w:right="409" w:firstLineChars="0" w:firstLine="0"/>
        <w:jc w:val="left"/>
      </w:pPr>
    </w:p>
    <w:p w14:paraId="462B2CC1" w14:textId="3B4DCCB7" w:rsidR="00DF2E4E" w:rsidRPr="004A5F88" w:rsidRDefault="00DF2E4E" w:rsidP="003E37D4">
      <w:pPr>
        <w:pStyle w:val="a7"/>
        <w:numPr>
          <w:ilvl w:val="3"/>
          <w:numId w:val="9"/>
        </w:numPr>
        <w:tabs>
          <w:tab w:val="left" w:pos="2040"/>
        </w:tabs>
        <w:autoSpaceDE w:val="0"/>
        <w:autoSpaceDN w:val="0"/>
        <w:spacing w:line="360" w:lineRule="auto"/>
        <w:ind w:left="426" w:right="409" w:firstLineChars="0"/>
        <w:jc w:val="left"/>
      </w:pPr>
      <w:r w:rsidRPr="00DF2E4E">
        <w:rPr>
          <w:rFonts w:ascii="宋体" w:hAnsi="宋体" w:hint="eastAsia"/>
        </w:rPr>
        <w:t>上述</w:t>
      </w:r>
      <w:r w:rsidRPr="00DF2E4E">
        <w:rPr>
          <w:rFonts w:ascii="宋体" w:hAnsi="宋体"/>
        </w:rPr>
        <w:t>光路，</w:t>
      </w:r>
      <w:r w:rsidRPr="00DF2E4E">
        <w:rPr>
          <w:rFonts w:ascii="宋体" w:hAnsi="宋体" w:hint="eastAsia"/>
        </w:rPr>
        <w:t>如果</w:t>
      </w:r>
      <w:r w:rsidRPr="00DF2E4E">
        <w:rPr>
          <w:rFonts w:ascii="宋体" w:hAnsi="宋体"/>
        </w:rPr>
        <w:t>需要把输入到CCD的光</w:t>
      </w:r>
      <w:r w:rsidRPr="00DF2E4E">
        <w:rPr>
          <w:rFonts w:ascii="宋体" w:hAnsi="宋体" w:hint="eastAsia"/>
        </w:rPr>
        <w:t>功率</w:t>
      </w:r>
      <w:r w:rsidRPr="00DF2E4E">
        <w:rPr>
          <w:rFonts w:ascii="宋体" w:hAnsi="宋体"/>
        </w:rPr>
        <w:t>调整至最大光</w:t>
      </w:r>
      <w:r w:rsidRPr="00DF2E4E">
        <w:rPr>
          <w:rFonts w:ascii="宋体" w:hAnsi="宋体" w:hint="eastAsia"/>
        </w:rPr>
        <w:t>功率</w:t>
      </w:r>
      <w:r w:rsidRPr="00DF2E4E">
        <w:rPr>
          <w:rFonts w:ascii="宋体" w:hAnsi="宋体"/>
        </w:rPr>
        <w:t>的</w:t>
      </w:r>
      <w:r w:rsidRPr="00DF2E4E">
        <w:rPr>
          <w:rFonts w:ascii="宋体" w:hAnsi="宋体" w:hint="eastAsia"/>
        </w:rPr>
        <w:t>1倍</w:t>
      </w:r>
      <w:r w:rsidRPr="00DF2E4E">
        <w:rPr>
          <w:rFonts w:ascii="宋体" w:hAnsi="宋体"/>
        </w:rPr>
        <w:t>、</w:t>
      </w:r>
      <w:r w:rsidRPr="00DF2E4E">
        <w:rPr>
          <w:rFonts w:ascii="宋体" w:hAnsi="宋体" w:hint="eastAsia"/>
        </w:rPr>
        <w:t>1/2倍、1/3倍、1/4倍以及</w:t>
      </w:r>
      <w:r w:rsidRPr="00DF2E4E">
        <w:rPr>
          <w:rFonts w:ascii="宋体" w:hAnsi="宋体"/>
        </w:rPr>
        <w:t>无光</w:t>
      </w:r>
      <w:r w:rsidRPr="00DF2E4E">
        <w:rPr>
          <w:rFonts w:ascii="宋体" w:hAnsi="宋体" w:hint="eastAsia"/>
        </w:rPr>
        <w:t>，</w:t>
      </w:r>
      <w:r w:rsidRPr="00DF2E4E">
        <w:rPr>
          <w:rFonts w:ascii="宋体" w:hAnsi="宋体"/>
        </w:rPr>
        <w:t>可以怎么操作？</w:t>
      </w:r>
      <w:r w:rsidRPr="00DF2E4E">
        <w:rPr>
          <w:rFonts w:ascii="宋体" w:hAnsi="宋体" w:hint="eastAsia"/>
        </w:rPr>
        <w:t xml:space="preserve"> 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3A832AA3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2379CB2" w14:textId="085ABF3B" w:rsidR="00565487" w:rsidRDefault="003E37D4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>答：可以通过固定半波片，</w:t>
            </w:r>
            <w:proofErr w:type="gramStart"/>
            <w:r>
              <w:rPr>
                <w:rFonts w:hint="eastAsia"/>
              </w:rPr>
              <w:t>旋转检偏片</w:t>
            </w:r>
            <w:proofErr w:type="gramEnd"/>
            <w:r>
              <w:rPr>
                <w:rFonts w:hint="eastAsia"/>
              </w:rPr>
              <w:t>，与实验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相同，或者</w:t>
            </w:r>
            <w:proofErr w:type="gramStart"/>
            <w:r>
              <w:rPr>
                <w:rFonts w:hint="eastAsia"/>
              </w:rPr>
              <w:t>固定检偏</w:t>
            </w:r>
            <w:proofErr w:type="gramEnd"/>
            <w:r>
              <w:rPr>
                <w:rFonts w:hint="eastAsia"/>
              </w:rPr>
              <w:t>片，旋转半波片。但是后者旋转角度应为实验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的一半。</w:t>
            </w:r>
          </w:p>
        </w:tc>
      </w:tr>
    </w:tbl>
    <w:p w14:paraId="0A0E2BF7" w14:textId="77777777" w:rsidR="004A5F88" w:rsidRDefault="004A5F88" w:rsidP="003E37D4">
      <w:pPr>
        <w:pStyle w:val="a7"/>
        <w:spacing w:line="360" w:lineRule="auto"/>
      </w:pPr>
    </w:p>
    <w:p w14:paraId="79EBBA34" w14:textId="4F21B9AE" w:rsidR="00DF2E4E" w:rsidRPr="004A5F88" w:rsidRDefault="00DF2E4E" w:rsidP="003E37D4">
      <w:pPr>
        <w:tabs>
          <w:tab w:val="left" w:pos="2040"/>
        </w:tabs>
        <w:autoSpaceDE w:val="0"/>
        <w:autoSpaceDN w:val="0"/>
        <w:spacing w:line="360" w:lineRule="auto"/>
        <w:ind w:right="409"/>
        <w:jc w:val="left"/>
      </w:pPr>
      <w:r w:rsidRPr="009C763E">
        <w:rPr>
          <w:rFonts w:ascii="宋体" w:eastAsia="宋体" w:hAnsi="宋体" w:cs="宋体"/>
          <w:color w:val="000000"/>
          <w:szCs w:val="21"/>
        </w:rPr>
        <w:br w:type="page"/>
      </w:r>
    </w:p>
    <w:p w14:paraId="7CBED903" w14:textId="66FFF740" w:rsidR="009815E8" w:rsidRPr="00434F02" w:rsidRDefault="009815E8" w:rsidP="003E37D4">
      <w:pPr>
        <w:spacing w:line="360" w:lineRule="auto"/>
        <w:jc w:val="center"/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</w:pP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="009C763E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3</w:t>
      </w:r>
      <w:r w:rsidRPr="00434F02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 xml:space="preserve"> </w:t>
      </w: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四分之一波片的使用与圆偏振光的产生</w:t>
      </w:r>
    </w:p>
    <w:p w14:paraId="1B7E02A4" w14:textId="2128DDCA" w:rsidR="00565487" w:rsidRPr="003E37D4" w:rsidRDefault="009815E8" w:rsidP="003E37D4">
      <w:pPr>
        <w:pStyle w:val="a7"/>
        <w:numPr>
          <w:ilvl w:val="0"/>
          <w:numId w:val="16"/>
        </w:numPr>
        <w:snapToGrid w:val="0"/>
        <w:spacing w:line="360" w:lineRule="auto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9815E8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实验目的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1F6A1B46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27EB1B1" w14:textId="7053EAF9" w:rsidR="003E37D4" w:rsidRPr="003E37D4" w:rsidRDefault="003E37D4" w:rsidP="003E37D4">
            <w:pPr>
              <w:pStyle w:val="a7"/>
              <w:widowControl/>
              <w:numPr>
                <w:ilvl w:val="0"/>
                <w:numId w:val="3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E37D4">
              <w:rPr>
                <w:rFonts w:ascii="宋体" w:eastAsia="宋体" w:hAnsi="宋体" w:cs="宋体"/>
                <w:kern w:val="0"/>
                <w:sz w:val="24"/>
              </w:rPr>
              <w:t xml:space="preserve">理解四分之一波片(λ/4波片)的工作原理 </w:t>
            </w:r>
          </w:p>
          <w:p w14:paraId="2173897A" w14:textId="0CF05E41" w:rsidR="003E37D4" w:rsidRPr="003E37D4" w:rsidRDefault="003E37D4" w:rsidP="003E37D4">
            <w:pPr>
              <w:pStyle w:val="a7"/>
              <w:widowControl/>
              <w:numPr>
                <w:ilvl w:val="0"/>
                <w:numId w:val="3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E37D4">
              <w:rPr>
                <w:rFonts w:ascii="宋体" w:eastAsia="宋体" w:hAnsi="宋体" w:cs="宋体"/>
                <w:kern w:val="0"/>
                <w:sz w:val="24"/>
              </w:rPr>
              <w:t xml:space="preserve">掌握利用四分之一波片产生圆偏振光和椭圆偏振光的方法 </w:t>
            </w:r>
          </w:p>
          <w:p w14:paraId="686DCD4F" w14:textId="20FAA8F6" w:rsidR="003E37D4" w:rsidRPr="003E37D4" w:rsidRDefault="003E37D4" w:rsidP="003E37D4">
            <w:pPr>
              <w:pStyle w:val="a7"/>
              <w:widowControl/>
              <w:numPr>
                <w:ilvl w:val="0"/>
                <w:numId w:val="3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E37D4">
              <w:rPr>
                <w:rFonts w:ascii="宋体" w:eastAsia="宋体" w:hAnsi="宋体" w:cs="宋体"/>
                <w:kern w:val="0"/>
                <w:sz w:val="24"/>
              </w:rPr>
              <w:t xml:space="preserve">学习圆偏振光和椭圆偏振光的检验方法 </w:t>
            </w:r>
          </w:p>
          <w:p w14:paraId="4C381AD4" w14:textId="6AB9F996" w:rsidR="00565487" w:rsidRDefault="003E37D4" w:rsidP="003E37D4">
            <w:pPr>
              <w:pStyle w:val="a7"/>
              <w:numPr>
                <w:ilvl w:val="0"/>
                <w:numId w:val="35"/>
              </w:numPr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/>
              <w:jc w:val="left"/>
            </w:pPr>
            <w:r w:rsidRPr="003E37D4">
              <w:rPr>
                <w:rFonts w:ascii="宋体" w:eastAsia="宋体" w:hAnsi="宋体" w:cs="宋体"/>
                <w:kern w:val="0"/>
                <w:sz w:val="24"/>
              </w:rPr>
              <w:t>理解线偏振光与波片快慢轴夹角对输出偏振态的影响</w:t>
            </w:r>
          </w:p>
        </w:tc>
      </w:tr>
    </w:tbl>
    <w:p w14:paraId="133AA5F1" w14:textId="55077E1D" w:rsidR="009815E8" w:rsidRPr="0001391B" w:rsidRDefault="009815E8" w:rsidP="003E37D4">
      <w:pPr>
        <w:spacing w:line="360" w:lineRule="auto"/>
        <w:rPr>
          <w:color w:val="FF0000"/>
        </w:rPr>
      </w:pPr>
    </w:p>
    <w:p w14:paraId="4BFCCA91" w14:textId="77777777" w:rsidR="009815E8" w:rsidRPr="00D57EC1" w:rsidRDefault="009815E8" w:rsidP="003E37D4">
      <w:pPr>
        <w:pStyle w:val="a7"/>
        <w:snapToGrid w:val="0"/>
        <w:spacing w:line="360" w:lineRule="auto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3BF40979" w14:textId="35806F7F" w:rsidR="009815E8" w:rsidRDefault="009815E8" w:rsidP="003E37D4">
      <w:pPr>
        <w:pStyle w:val="a7"/>
        <w:numPr>
          <w:ilvl w:val="0"/>
          <w:numId w:val="16"/>
        </w:numPr>
        <w:snapToGrid w:val="0"/>
        <w:spacing w:line="360" w:lineRule="auto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57EC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24406D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D57EC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763A0B5C" w14:textId="77777777" w:rsidR="0024406D" w:rsidRDefault="0024406D" w:rsidP="003E37D4">
      <w:pPr>
        <w:pStyle w:val="a7"/>
        <w:numPr>
          <w:ilvl w:val="3"/>
          <w:numId w:val="14"/>
        </w:numPr>
        <w:spacing w:line="360" w:lineRule="auto"/>
        <w:ind w:left="0" w:firstLineChars="0" w:firstLine="0"/>
        <w:rPr>
          <w:rFonts w:ascii="宋体" w:hAnsi="宋体"/>
        </w:rPr>
      </w:pPr>
      <w:r w:rsidRPr="001F6C53">
        <w:rPr>
          <w:rFonts w:ascii="宋体" w:hAnsi="宋体" w:hint="eastAsia"/>
        </w:rPr>
        <w:t>拍照记录搭建的光路</w:t>
      </w:r>
    </w:p>
    <w:p w14:paraId="78506531" w14:textId="38B88CE9" w:rsidR="00EA4DD9" w:rsidRDefault="00490B29" w:rsidP="003E37D4">
      <w:pPr>
        <w:pStyle w:val="a7"/>
        <w:spacing w:line="360" w:lineRule="auto"/>
        <w:ind w:firstLineChars="0" w:firstLine="0"/>
        <w:rPr>
          <w:rFonts w:ascii="宋体" w:hAnsi="宋体"/>
        </w:rPr>
      </w:pPr>
      <w:r w:rsidRPr="00490B29">
        <w:rPr>
          <w:rFonts w:ascii="宋体" w:hAnsi="宋体"/>
          <w:noProof/>
        </w:rPr>
        <w:drawing>
          <wp:inline distT="0" distB="0" distL="0" distR="0" wp14:anchorId="48B94712" wp14:editId="6E791DB0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AC64" w14:textId="77777777" w:rsidR="00A31A49" w:rsidRDefault="00A31A49" w:rsidP="003E37D4">
      <w:pPr>
        <w:pStyle w:val="a7"/>
        <w:spacing w:line="360" w:lineRule="auto"/>
        <w:ind w:firstLineChars="0" w:firstLine="0"/>
        <w:rPr>
          <w:rFonts w:ascii="宋体" w:hAnsi="宋体"/>
        </w:rPr>
      </w:pPr>
    </w:p>
    <w:p w14:paraId="0B228EE3" w14:textId="1EC445D1" w:rsidR="00565487" w:rsidRPr="009E27F0" w:rsidRDefault="008A5EE7" w:rsidP="003E37D4">
      <w:pPr>
        <w:pStyle w:val="a7"/>
        <w:numPr>
          <w:ilvl w:val="3"/>
          <w:numId w:val="14"/>
        </w:numPr>
        <w:spacing w:line="360" w:lineRule="auto"/>
        <w:ind w:left="0" w:firstLineChars="0" w:firstLine="0"/>
        <w:rPr>
          <w:rFonts w:ascii="宋体" w:hAnsi="宋体"/>
        </w:rPr>
      </w:pPr>
      <w:r w:rsidRPr="0024406D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实验步骤（</w:t>
      </w:r>
      <w:r w:rsidR="009C763E">
        <w:rPr>
          <w:rFonts w:ascii="宋体" w:eastAsia="宋体" w:hAnsi="宋体" w:cs="宋体"/>
          <w:bCs/>
          <w:color w:val="000000"/>
          <w:szCs w:val="21"/>
          <w:lang w:bidi="ar"/>
        </w:rPr>
        <w:t>3</w:t>
      </w:r>
      <w:r w:rsidRPr="0024406D">
        <w:rPr>
          <w:rFonts w:ascii="宋体" w:eastAsia="宋体" w:hAnsi="宋体" w:cs="宋体" w:hint="eastAsia"/>
          <w:bCs/>
          <w:color w:val="000000"/>
          <w:szCs w:val="21"/>
          <w:lang w:bidi="ar"/>
        </w:rPr>
        <w:t>）从软件狗中绘制实验曲线</w:t>
      </w:r>
    </w:p>
    <w:p w14:paraId="3AF5B10B" w14:textId="6E28411B" w:rsidR="00A31A49" w:rsidRPr="0024406D" w:rsidRDefault="009E27F0" w:rsidP="009E27F0">
      <w:pPr>
        <w:spacing w:line="360" w:lineRule="auto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2CF9CE06" wp14:editId="29E57E04">
            <wp:extent cx="5274310" cy="261366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4725" w14:textId="1956A7AA" w:rsidR="00EA4DD9" w:rsidRPr="009E27F0" w:rsidRDefault="008A5EE7" w:rsidP="003E37D4">
      <w:pPr>
        <w:pStyle w:val="a7"/>
        <w:numPr>
          <w:ilvl w:val="3"/>
          <w:numId w:val="14"/>
        </w:numPr>
        <w:spacing w:line="360" w:lineRule="auto"/>
        <w:ind w:left="0" w:firstLineChars="0" w:firstLine="0"/>
        <w:rPr>
          <w:rFonts w:ascii="宋体" w:hAnsi="宋体"/>
        </w:rPr>
      </w:pPr>
      <w:r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实验步骤（</w:t>
      </w:r>
      <w:r w:rsidR="009C763E">
        <w:rPr>
          <w:rFonts w:ascii="宋体" w:eastAsia="宋体" w:hAnsi="宋体" w:cs="宋体"/>
          <w:bCs/>
          <w:color w:val="000000"/>
          <w:szCs w:val="21"/>
          <w:lang w:bidi="ar"/>
        </w:rPr>
        <w:t>4</w:t>
      </w:r>
      <w:r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）利用软件绘制光功率随</w:t>
      </w:r>
      <w:proofErr w:type="gramStart"/>
      <w:r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检偏片</w:t>
      </w:r>
      <w:proofErr w:type="gramEnd"/>
      <w:r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角度变化曲线，</w:t>
      </w:r>
      <w:r w:rsidR="00A31A49"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附上软件得到的曲线图。</w:t>
      </w:r>
      <w:r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并利用绘图软件（origin和excel等）将数据做成极坐标形式，查看实际偏振状态图案。</w:t>
      </w:r>
    </w:p>
    <w:p w14:paraId="2C6AEC2A" w14:textId="4CA21968" w:rsidR="009E27F0" w:rsidRDefault="009E27F0" w:rsidP="009E27F0">
      <w:pPr>
        <w:pStyle w:val="a7"/>
        <w:spacing w:line="360" w:lineRule="auto"/>
        <w:ind w:firstLineChars="0" w:firstLine="0"/>
        <w:rPr>
          <w:rFonts w:ascii="宋体" w:hAnsi="宋体"/>
        </w:rPr>
      </w:pPr>
      <w:r>
        <w:rPr>
          <w:noProof/>
        </w:rPr>
        <w:drawing>
          <wp:inline distT="0" distB="0" distL="0" distR="0" wp14:anchorId="02B16B15" wp14:editId="73EB131E">
            <wp:extent cx="5274310" cy="25927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588F" w14:textId="0EDBFD40" w:rsidR="00A31A49" w:rsidRPr="00A31A49" w:rsidRDefault="00EF54BB" w:rsidP="00EF54BB">
      <w:pPr>
        <w:pStyle w:val="a7"/>
        <w:spacing w:line="360" w:lineRule="auto"/>
        <w:ind w:firstLineChars="0" w:firstLine="0"/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49756F94" wp14:editId="187F5F40">
            <wp:extent cx="4070350" cy="3862079"/>
            <wp:effectExtent l="0" t="0" r="635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0162" cy="387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C099" w14:textId="02CD0F5D" w:rsidR="00EF54BB" w:rsidRDefault="008A5EE7" w:rsidP="00EF54BB">
      <w:pPr>
        <w:pStyle w:val="a7"/>
        <w:numPr>
          <w:ilvl w:val="3"/>
          <w:numId w:val="14"/>
        </w:numPr>
        <w:spacing w:line="360" w:lineRule="auto"/>
        <w:ind w:left="0" w:firstLineChars="0" w:firstLine="0"/>
        <w:rPr>
          <w:rFonts w:ascii="宋体" w:hAnsi="宋体"/>
        </w:rPr>
      </w:pPr>
      <w:r w:rsidRPr="0024406D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实验步骤（</w:t>
      </w:r>
      <w:r w:rsidR="009C763E">
        <w:rPr>
          <w:rFonts w:ascii="宋体" w:eastAsia="宋体" w:hAnsi="宋体" w:cs="宋体"/>
          <w:bCs/>
          <w:color w:val="000000"/>
          <w:szCs w:val="21"/>
          <w:lang w:bidi="ar"/>
        </w:rPr>
        <w:t>5</w:t>
      </w:r>
      <w:r w:rsidRPr="0024406D">
        <w:rPr>
          <w:rFonts w:ascii="宋体" w:eastAsia="宋体" w:hAnsi="宋体" w:cs="宋体" w:hint="eastAsia"/>
          <w:bCs/>
          <w:color w:val="000000"/>
          <w:szCs w:val="21"/>
          <w:lang w:bidi="ar"/>
        </w:rPr>
        <w:t>）</w:t>
      </w:r>
      <w:r w:rsidR="00A31A49" w:rsidRP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附上软件得到的曲线图。</w:t>
      </w:r>
      <w:r w:rsidR="00A31A49">
        <w:rPr>
          <w:rFonts w:ascii="宋体" w:eastAsia="宋体" w:hAnsi="宋体" w:cs="宋体" w:hint="eastAsia"/>
          <w:bCs/>
          <w:color w:val="000000"/>
          <w:szCs w:val="21"/>
          <w:lang w:bidi="ar"/>
        </w:rPr>
        <w:t>并</w:t>
      </w:r>
      <w:r w:rsidRPr="0024406D">
        <w:rPr>
          <w:rFonts w:ascii="宋体" w:eastAsia="宋体" w:hAnsi="宋体" w:cs="宋体" w:hint="eastAsia"/>
          <w:bCs/>
          <w:color w:val="000000"/>
          <w:szCs w:val="21"/>
          <w:lang w:bidi="ar"/>
        </w:rPr>
        <w:t>利用绘图软件（origin和excel等）将数据做成极坐标形式，查看实际偏振状态图案。</w:t>
      </w:r>
    </w:p>
    <w:p w14:paraId="0FD30D1F" w14:textId="0B9D0310" w:rsidR="00EF54BB" w:rsidRPr="00EF54BB" w:rsidRDefault="00EF54BB" w:rsidP="00EF54BB">
      <w:pPr>
        <w:pStyle w:val="a7"/>
        <w:spacing w:line="360" w:lineRule="auto"/>
        <w:ind w:firstLineChars="0" w:firstLine="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218B3190" wp14:editId="4B124281">
            <wp:extent cx="5274310" cy="25787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84D2" w14:textId="513412AB" w:rsidR="009815E8" w:rsidRDefault="00EF54BB" w:rsidP="003E37D4">
      <w:pPr>
        <w:snapToGrid w:val="0"/>
        <w:spacing w:line="360" w:lineRule="auto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noProof/>
        </w:rPr>
        <w:lastRenderedPageBreak/>
        <w:drawing>
          <wp:inline distT="0" distB="0" distL="0" distR="0" wp14:anchorId="55BCFB1E" wp14:editId="79C098E9">
            <wp:extent cx="5274310" cy="478599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3597" w14:textId="77777777" w:rsidR="00A31A49" w:rsidRPr="008A5EE7" w:rsidRDefault="00A31A49" w:rsidP="003E37D4">
      <w:pPr>
        <w:snapToGrid w:val="0"/>
        <w:spacing w:line="360" w:lineRule="auto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26084801" w14:textId="47A11CDA" w:rsidR="009815E8" w:rsidRPr="00D57EC1" w:rsidRDefault="009815E8" w:rsidP="003E37D4">
      <w:pPr>
        <w:pStyle w:val="a7"/>
        <w:numPr>
          <w:ilvl w:val="0"/>
          <w:numId w:val="16"/>
        </w:numPr>
        <w:snapToGrid w:val="0"/>
        <w:spacing w:line="360" w:lineRule="auto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57EC1">
        <w:rPr>
          <w:rFonts w:ascii="宋体" w:eastAsia="宋体" w:hAnsi="宋体" w:cs="宋体"/>
          <w:b/>
          <w:color w:val="000000"/>
          <w:sz w:val="24"/>
          <w:lang w:bidi="ar"/>
        </w:rPr>
        <w:t>实验思考题</w:t>
      </w:r>
    </w:p>
    <w:p w14:paraId="08EFCB83" w14:textId="0AA54E68" w:rsidR="009815E8" w:rsidRDefault="009815E8" w:rsidP="003E37D4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>.</w:t>
      </w:r>
      <w:r w:rsidRPr="001D3232">
        <w:rPr>
          <w:rFonts w:ascii="宋体" w:hAnsi="宋体" w:hint="eastAsia"/>
        </w:rPr>
        <w:t>步骤</w:t>
      </w:r>
      <w:r>
        <w:rPr>
          <w:rFonts w:ascii="宋体" w:hAnsi="宋体" w:hint="eastAsia"/>
        </w:rPr>
        <w:t>（</w:t>
      </w:r>
      <w:r w:rsidR="009C763E">
        <w:rPr>
          <w:rFonts w:ascii="宋体" w:hAnsi="宋体"/>
        </w:rPr>
        <w:t>3</w:t>
      </w:r>
      <w:r>
        <w:rPr>
          <w:rFonts w:ascii="宋体" w:hAnsi="宋体" w:hint="eastAsia"/>
        </w:rPr>
        <w:t>）中</w:t>
      </w:r>
      <w:r w:rsidRPr="001D3232">
        <w:rPr>
          <w:rFonts w:ascii="宋体" w:hAnsi="宋体"/>
        </w:rPr>
        <w:t>，</w:t>
      </w:r>
      <w:r w:rsidRPr="001D3232">
        <w:rPr>
          <w:rFonts w:ascii="宋体" w:hAnsi="宋体" w:hint="eastAsia"/>
        </w:rPr>
        <w:t>检测</w:t>
      </w:r>
      <w:r w:rsidRPr="001D3232">
        <w:rPr>
          <w:rFonts w:ascii="宋体" w:hAnsi="宋体"/>
        </w:rPr>
        <w:t>出光束的偏振态是什么？为</w:t>
      </w:r>
      <w:r w:rsidRPr="001D3232">
        <w:rPr>
          <w:rFonts w:ascii="宋体" w:hAnsi="宋体" w:hint="eastAsia"/>
        </w:rPr>
        <w:t>什么</w:t>
      </w:r>
      <w:r w:rsidRPr="001D3232">
        <w:rPr>
          <w:rFonts w:ascii="宋体" w:hAnsi="宋体"/>
        </w:rPr>
        <w:t>？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:rsidRPr="001B3994" w14:paraId="2621F9ED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10C7645" w14:textId="1FA9C9BC" w:rsidR="00565487" w:rsidRDefault="001B3994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答：是线偏振光，当四分之一波片的</w:t>
            </w:r>
            <w:proofErr w:type="gramStart"/>
            <w:r>
              <w:rPr>
                <w:rFonts w:hint="eastAsia"/>
              </w:rPr>
              <w:t>快轴或慢轴与起偏片</w:t>
            </w:r>
            <w:proofErr w:type="gramEnd"/>
            <w:r>
              <w:rPr>
                <w:rFonts w:hint="eastAsia"/>
              </w:rPr>
              <w:t>的偏振方向平行时，入射的线偏振光的电场矢量完全沿着波片的某一个主轴方向。此时，</w:t>
            </w:r>
            <w:proofErr w:type="gramStart"/>
            <w:r>
              <w:rPr>
                <w:rFonts w:hint="eastAsia"/>
              </w:rPr>
              <w:t>光场在</w:t>
            </w:r>
            <w:proofErr w:type="gramEnd"/>
            <w:r>
              <w:rPr>
                <w:rFonts w:hint="eastAsia"/>
              </w:rPr>
              <w:t>另一个主轴方向上没有分量，因此四分之一波片的双折射特性实际上没有发挥作用。</w:t>
            </w:r>
          </w:p>
        </w:tc>
      </w:tr>
    </w:tbl>
    <w:p w14:paraId="78635989" w14:textId="77777777" w:rsidR="00EA4DD9" w:rsidRDefault="00EA4DD9" w:rsidP="003E37D4">
      <w:pPr>
        <w:spacing w:line="360" w:lineRule="auto"/>
        <w:rPr>
          <w:rFonts w:ascii="宋体" w:hAnsi="宋体"/>
        </w:rPr>
      </w:pPr>
    </w:p>
    <w:p w14:paraId="23087CC1" w14:textId="77777777" w:rsidR="00EA4DD9" w:rsidRPr="00EA4DD9" w:rsidRDefault="00EA4DD9" w:rsidP="003E37D4">
      <w:pPr>
        <w:spacing w:line="360" w:lineRule="auto"/>
        <w:rPr>
          <w:rFonts w:ascii="宋体" w:hAnsi="宋体"/>
        </w:rPr>
      </w:pPr>
    </w:p>
    <w:p w14:paraId="42D9D5A2" w14:textId="3FCA1631" w:rsidR="009815E8" w:rsidRPr="00C64727" w:rsidRDefault="009815E8" w:rsidP="003E37D4">
      <w:pPr>
        <w:spacing w:line="360" w:lineRule="auto"/>
        <w:rPr>
          <w:rFonts w:ascii="宋体" w:hAnsi="宋体"/>
          <w:color w:val="FF0000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>.</w:t>
      </w:r>
      <w:r w:rsidRPr="001D3232">
        <w:rPr>
          <w:rFonts w:ascii="宋体" w:hAnsi="宋体" w:hint="eastAsia"/>
        </w:rPr>
        <w:t>步骤</w:t>
      </w:r>
      <w:r>
        <w:rPr>
          <w:rFonts w:ascii="宋体" w:hAnsi="宋体" w:hint="eastAsia"/>
        </w:rPr>
        <w:t>（</w:t>
      </w:r>
      <w:r w:rsidR="009C763E">
        <w:rPr>
          <w:rFonts w:ascii="宋体" w:hAnsi="宋体"/>
        </w:rPr>
        <w:t>4</w:t>
      </w:r>
      <w:r>
        <w:rPr>
          <w:rFonts w:ascii="宋体" w:hAnsi="宋体" w:hint="eastAsia"/>
        </w:rPr>
        <w:t>）中</w:t>
      </w:r>
      <w:r w:rsidRPr="001D3232">
        <w:rPr>
          <w:rFonts w:ascii="宋体" w:hAnsi="宋体"/>
        </w:rPr>
        <w:t>，CCD</w:t>
      </w:r>
      <w:r>
        <w:rPr>
          <w:rFonts w:ascii="宋体" w:hAnsi="宋体" w:hint="eastAsia"/>
        </w:rPr>
        <w:t>上</w:t>
      </w:r>
      <w:r>
        <w:rPr>
          <w:rFonts w:ascii="宋体" w:hAnsi="宋体"/>
        </w:rPr>
        <w:t>光斑</w:t>
      </w:r>
      <w:r w:rsidRPr="001D3232">
        <w:rPr>
          <w:rFonts w:ascii="宋体" w:hAnsi="宋体"/>
        </w:rPr>
        <w:t>的光</w:t>
      </w:r>
      <w:r>
        <w:rPr>
          <w:rFonts w:ascii="宋体" w:hAnsi="宋体" w:hint="eastAsia"/>
        </w:rPr>
        <w:t>功率</w:t>
      </w:r>
      <w:r w:rsidRPr="001D3232">
        <w:rPr>
          <w:rFonts w:ascii="宋体" w:hAnsi="宋体"/>
        </w:rPr>
        <w:t>变化</w:t>
      </w:r>
      <w:r>
        <w:rPr>
          <w:rFonts w:ascii="宋体" w:hAnsi="宋体" w:hint="eastAsia"/>
        </w:rPr>
        <w:t>是否</w:t>
      </w:r>
      <w:r>
        <w:rPr>
          <w:rFonts w:ascii="宋体" w:hAnsi="宋体"/>
        </w:rPr>
        <w:t>明显</w:t>
      </w:r>
      <w:r w:rsidRPr="001D3232">
        <w:rPr>
          <w:rFonts w:ascii="宋体" w:hAnsi="宋体" w:hint="eastAsia"/>
        </w:rPr>
        <w:t>？</w:t>
      </w:r>
      <w:r w:rsidRPr="001D3232">
        <w:rPr>
          <w:rFonts w:ascii="宋体" w:hAnsi="宋体"/>
        </w:rPr>
        <w:t>为什么？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75A7B7A4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07DD02B" w14:textId="0C650779" w:rsidR="00565487" w:rsidRDefault="001B3994" w:rsidP="003E37D4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  <w:rPr>
                <w:rFonts w:hint="eastAsia"/>
              </w:rPr>
            </w:pPr>
            <w:r>
              <w:t>答：不明显，基本保持恒定。因为当四分之一波片的</w:t>
            </w:r>
            <w:proofErr w:type="gramStart"/>
            <w:r>
              <w:t>快轴或慢轴与起偏片透振</w:t>
            </w:r>
            <w:proofErr w:type="gramEnd"/>
            <w:r>
              <w:t>方向</w:t>
            </w:r>
            <w:r w:rsidR="009C01ED">
              <w:t>成</w:t>
            </w:r>
            <w:r w:rsidR="009C01ED">
              <w:rPr>
                <w:rFonts w:hint="eastAsia"/>
              </w:rPr>
              <w:t>4</w:t>
            </w:r>
            <w:r w:rsidR="009C01ED">
              <w:t>5°</w:t>
            </w:r>
            <w:r w:rsidR="009C01ED">
              <w:t>夹角时，产生的是圆偏振光，它在任何方向上的投影分量都具有相同的时间平均强度。因此无论</w:t>
            </w:r>
            <w:proofErr w:type="gramStart"/>
            <w:r w:rsidR="009C01ED">
              <w:t>检偏片如何</w:t>
            </w:r>
            <w:proofErr w:type="gramEnd"/>
            <w:r w:rsidR="009C01ED">
              <w:t>旋转，透过</w:t>
            </w:r>
            <w:proofErr w:type="gramStart"/>
            <w:r w:rsidR="009C01ED">
              <w:t>检偏片</w:t>
            </w:r>
            <w:proofErr w:type="gramEnd"/>
            <w:r w:rsidR="009C01ED">
              <w:t>的光功率都保持恒定</w:t>
            </w:r>
          </w:p>
        </w:tc>
      </w:tr>
    </w:tbl>
    <w:p w14:paraId="371FD8C8" w14:textId="225CF2BF" w:rsidR="009815E8" w:rsidRPr="00C64727" w:rsidRDefault="009815E8" w:rsidP="003E37D4">
      <w:pPr>
        <w:spacing w:line="360" w:lineRule="auto"/>
        <w:rPr>
          <w:rFonts w:ascii="宋体" w:hAnsi="宋体"/>
          <w:color w:val="FF0000"/>
        </w:rPr>
      </w:pPr>
      <w:r>
        <w:rPr>
          <w:rFonts w:ascii="宋体" w:hAnsi="宋体" w:hint="eastAsia"/>
        </w:rPr>
        <w:lastRenderedPageBreak/>
        <w:t>3</w:t>
      </w:r>
      <w:r>
        <w:rPr>
          <w:rFonts w:ascii="宋体" w:hAnsi="宋体"/>
        </w:rPr>
        <w:t>.</w:t>
      </w:r>
      <w:r w:rsidRPr="001D3232">
        <w:rPr>
          <w:rFonts w:ascii="宋体" w:hAnsi="宋体" w:hint="eastAsia"/>
        </w:rPr>
        <w:t>步骤</w:t>
      </w:r>
      <w:r>
        <w:rPr>
          <w:rFonts w:ascii="宋体" w:hAnsi="宋体" w:hint="eastAsia"/>
        </w:rPr>
        <w:t>（</w:t>
      </w:r>
      <w:r w:rsidR="009C763E">
        <w:rPr>
          <w:rFonts w:ascii="宋体" w:hAnsi="宋体"/>
        </w:rPr>
        <w:t>5</w:t>
      </w:r>
      <w:r>
        <w:rPr>
          <w:rFonts w:ascii="宋体" w:hAnsi="宋体" w:hint="eastAsia"/>
        </w:rPr>
        <w:t>）</w:t>
      </w:r>
      <w:r w:rsidRPr="001D3232">
        <w:rPr>
          <w:rFonts w:ascii="宋体" w:hAnsi="宋体"/>
        </w:rPr>
        <w:t>，</w:t>
      </w:r>
      <w:r w:rsidRPr="001D3232">
        <w:rPr>
          <w:rFonts w:ascii="宋体" w:hAnsi="宋体" w:hint="eastAsia"/>
        </w:rPr>
        <w:t>如果1/4波片</w:t>
      </w:r>
      <w:r w:rsidRPr="001D3232">
        <w:rPr>
          <w:rFonts w:ascii="宋体" w:hAnsi="宋体"/>
        </w:rPr>
        <w:t>的</w:t>
      </w:r>
      <w:proofErr w:type="gramStart"/>
      <w:r w:rsidRPr="001D3232">
        <w:rPr>
          <w:rFonts w:ascii="宋体" w:hAnsi="宋体" w:hint="eastAsia"/>
        </w:rPr>
        <w:t>快轴</w:t>
      </w:r>
      <w:r>
        <w:rPr>
          <w:rFonts w:ascii="宋体" w:hAnsi="宋体" w:hint="eastAsia"/>
        </w:rPr>
        <w:t>或</w:t>
      </w:r>
      <w:r w:rsidRPr="001D3232">
        <w:rPr>
          <w:rFonts w:ascii="宋体" w:hAnsi="宋体" w:hint="eastAsia"/>
        </w:rPr>
        <w:t>慢轴</w:t>
      </w:r>
      <w:proofErr w:type="gramEnd"/>
      <w:r w:rsidRPr="001D3232">
        <w:rPr>
          <w:rFonts w:ascii="宋体" w:hAnsi="宋体" w:hint="eastAsia"/>
        </w:rPr>
        <w:t>为与</w:t>
      </w:r>
      <w:proofErr w:type="gramStart"/>
      <w:r w:rsidRPr="001D3232">
        <w:rPr>
          <w:rFonts w:ascii="宋体" w:hAnsi="宋体" w:hint="eastAsia"/>
        </w:rPr>
        <w:t>起偏片的透振</w:t>
      </w:r>
      <w:proofErr w:type="gramEnd"/>
      <w:r w:rsidRPr="001D3232">
        <w:rPr>
          <w:rFonts w:ascii="宋体" w:hAnsi="宋体"/>
        </w:rPr>
        <w:t>方向</w:t>
      </w:r>
      <w:r w:rsidRPr="001D3232">
        <w:rPr>
          <w:rFonts w:ascii="宋体" w:hAnsi="宋体" w:hint="eastAsia"/>
        </w:rPr>
        <w:t>并非</w:t>
      </w:r>
      <w:r w:rsidRPr="001D3232">
        <w:rPr>
          <w:rFonts w:ascii="宋体" w:hAnsi="宋体"/>
        </w:rPr>
        <w:t>成</w:t>
      </w:r>
      <w:r w:rsidRPr="001D3232">
        <w:rPr>
          <w:rFonts w:ascii="宋体" w:hAnsi="宋体" w:hint="eastAsia"/>
        </w:rPr>
        <w:t>特殊角度</w:t>
      </w:r>
      <w:proofErr w:type="gramStart"/>
      <w:r w:rsidRPr="001D3232">
        <w:rPr>
          <w:rFonts w:ascii="宋体" w:hAnsi="宋体" w:hint="eastAsia"/>
        </w:rPr>
        <w:t>度</w:t>
      </w:r>
      <w:proofErr w:type="gramEnd"/>
      <w:r w:rsidRPr="001D3232">
        <w:rPr>
          <w:rFonts w:ascii="宋体" w:hAnsi="宋体" w:hint="eastAsia"/>
        </w:rPr>
        <w:t>，</w:t>
      </w:r>
      <w:r w:rsidRPr="001D3232">
        <w:rPr>
          <w:rFonts w:ascii="宋体" w:hAnsi="宋体"/>
        </w:rPr>
        <w:t>会</w:t>
      </w:r>
      <w:r w:rsidRPr="001D3232">
        <w:rPr>
          <w:rFonts w:ascii="宋体" w:hAnsi="宋体" w:hint="eastAsia"/>
        </w:rPr>
        <w:t>观察</w:t>
      </w:r>
      <w:r w:rsidRPr="001D3232">
        <w:rPr>
          <w:rFonts w:ascii="宋体" w:hAnsi="宋体"/>
        </w:rPr>
        <w:t>到什么现象？</w:t>
      </w:r>
      <w:r w:rsidRPr="001D3232">
        <w:rPr>
          <w:rFonts w:ascii="宋体" w:hAnsi="宋体" w:hint="eastAsia"/>
        </w:rPr>
        <w:t>为什么</w:t>
      </w:r>
      <w:r w:rsidRPr="001D3232">
        <w:rPr>
          <w:rFonts w:ascii="宋体" w:hAnsi="宋体"/>
        </w:rPr>
        <w:t>？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47364E53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bookmarkEnd w:id="1"/>
          <w:p w14:paraId="3E3D0D5C" w14:textId="017FE9C7" w:rsidR="00565487" w:rsidRPr="009C01ED" w:rsidRDefault="009C01ED" w:rsidP="009C01ED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t>答：</w:t>
            </w:r>
            <w:r>
              <w:rPr>
                <w:rFonts w:hint="eastAsia"/>
              </w:rPr>
              <w:t>如果λ</w:t>
            </w:r>
            <w:r>
              <w:rPr>
                <w:rFonts w:hint="eastAsia"/>
              </w:rPr>
              <w:t>/4</w:t>
            </w:r>
            <w:r>
              <w:rPr>
                <w:rFonts w:hint="eastAsia"/>
              </w:rPr>
              <w:t>波片与</w:t>
            </w:r>
            <w:proofErr w:type="gramStart"/>
            <w:r>
              <w:rPr>
                <w:rFonts w:hint="eastAsia"/>
              </w:rPr>
              <w:t>起偏片</w:t>
            </w:r>
            <w:proofErr w:type="gramEnd"/>
            <w:r>
              <w:rPr>
                <w:rFonts w:hint="eastAsia"/>
              </w:rPr>
              <w:t>成任意夹角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非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°、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°、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°等特殊角度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，会观察到</w:t>
            </w:r>
            <w:r>
              <w:rPr>
                <w:rFonts w:hint="eastAsia"/>
              </w:rPr>
              <w:t>CCD</w:t>
            </w:r>
            <w:r>
              <w:rPr>
                <w:rFonts w:hint="eastAsia"/>
              </w:rPr>
              <w:t>光功率随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旋转呈现周期性变化，但最小值不为零，产生的是椭圆偏振光。</w:t>
            </w:r>
          </w:p>
        </w:tc>
      </w:tr>
    </w:tbl>
    <w:p w14:paraId="0D5270CA" w14:textId="77777777" w:rsidR="005D1EF7" w:rsidRPr="00A450D2" w:rsidRDefault="005D1EF7" w:rsidP="003E37D4">
      <w:pPr>
        <w:snapToGrid w:val="0"/>
        <w:spacing w:line="360" w:lineRule="auto"/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</w:pPr>
    </w:p>
    <w:p w14:paraId="2EBD9DC5" w14:textId="77777777" w:rsidR="005D1EF7" w:rsidRPr="00DF2E4E" w:rsidRDefault="005D1EF7" w:rsidP="003E37D4">
      <w:pPr>
        <w:pStyle w:val="a7"/>
        <w:numPr>
          <w:ilvl w:val="0"/>
          <w:numId w:val="9"/>
        </w:numPr>
        <w:snapToGrid w:val="0"/>
        <w:spacing w:line="360" w:lineRule="auto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/>
          <w:b/>
          <w:color w:val="000000"/>
          <w:sz w:val="24"/>
          <w:lang w:bidi="ar"/>
        </w:rPr>
        <w:t>实验总结与心得体会</w:t>
      </w:r>
    </w:p>
    <w:tbl>
      <w:tblPr>
        <w:tblStyle w:val="ab"/>
        <w:tblW w:w="0" w:type="auto"/>
        <w:tblInd w:w="426" w:type="dxa"/>
        <w:tblLook w:val="04A0" w:firstRow="1" w:lastRow="0" w:firstColumn="1" w:lastColumn="0" w:noHBand="0" w:noVBand="1"/>
      </w:tblPr>
      <w:tblGrid>
        <w:gridCol w:w="7880"/>
      </w:tblGrid>
      <w:tr w:rsidR="00565487" w14:paraId="677484D0" w14:textId="77777777" w:rsidTr="004275D0"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975AF7A" w14:textId="77777777" w:rsidR="0042497B" w:rsidRDefault="0042497B" w:rsidP="0042497B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一、实验总结</w:t>
            </w:r>
          </w:p>
          <w:p w14:paraId="62D9C3B2" w14:textId="77777777" w:rsidR="0042497B" w:rsidRDefault="0042497B" w:rsidP="0042497B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本次系列偏振光学实验包括三个递进的内容：线偏振光的检验与马吕斯定律、半波片的使用、四分之一波片与圆偏振光的产生。通过这三个实验，我系统地掌握了偏振光的产生、检验和调控方法，对光的偏振特性有了深入的理解。</w:t>
            </w:r>
          </w:p>
          <w:p w14:paraId="57355E7A" w14:textId="77777777" w:rsidR="0042497B" w:rsidRDefault="0042497B" w:rsidP="0042497B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实验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成功验证了马吕斯定律，通过旋转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并记录不同角度下的光强数据，实验曲线与理论曲线基本吻合，证实了透射光强与两偏振片夹角余弦平方成正比的关系。这个</w:t>
            </w:r>
            <w:proofErr w:type="gramStart"/>
            <w:r>
              <w:rPr>
                <w:rFonts w:hint="eastAsia"/>
              </w:rPr>
              <w:t>实验让</w:t>
            </w:r>
            <w:proofErr w:type="gramEnd"/>
            <w:r>
              <w:rPr>
                <w:rFonts w:hint="eastAsia"/>
              </w:rPr>
              <w:t>我直观地认识到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作为光强调制器和偏振态分析器的双重功能，为后续实验奠定了坚实基础。实验</w:t>
            </w:r>
            <w:proofErr w:type="gramStart"/>
            <w:r>
              <w:rPr>
                <w:rFonts w:hint="eastAsia"/>
              </w:rPr>
              <w:t>二展示</w:t>
            </w:r>
            <w:proofErr w:type="gramEnd"/>
            <w:r>
              <w:rPr>
                <w:rFonts w:hint="eastAsia"/>
              </w:rPr>
              <w:t>了半波片对线偏振光偏振方向的旋转作用，验证了半波片旋转角度与输出光偏振方向旋转角度之间的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倍关系。通过</w:t>
            </w:r>
            <w:proofErr w:type="gramStart"/>
            <w:r>
              <w:rPr>
                <w:rFonts w:hint="eastAsia"/>
              </w:rPr>
              <w:t>固定检偏片</w:t>
            </w:r>
            <w:proofErr w:type="gramEnd"/>
            <w:r>
              <w:rPr>
                <w:rFonts w:hint="eastAsia"/>
              </w:rPr>
              <w:t>而旋转半波片，我观察到了光强的周期性变化，周期为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°，这正是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倍旋转效应的直接体现。实验三是最具挑战性的一个，通过精确调节四分之一波片与</w:t>
            </w:r>
            <w:proofErr w:type="gramStart"/>
            <w:r>
              <w:rPr>
                <w:rFonts w:hint="eastAsia"/>
              </w:rPr>
              <w:t>起偏片</w:t>
            </w:r>
            <w:proofErr w:type="gramEnd"/>
            <w:r>
              <w:rPr>
                <w:rFonts w:hint="eastAsia"/>
              </w:rPr>
              <w:t>之间的角度，我成功产生了线偏振光、圆偏振光和椭圆偏振光三种不同的偏振态。特别是在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°角时产生圆偏振光，旋转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后光强基本保持恒定，这种现象令人印象深刻。极坐标图直观地展示了不同偏振态的特征：</w:t>
            </w:r>
            <w:proofErr w:type="gramStart"/>
            <w:r>
              <w:rPr>
                <w:rFonts w:hint="eastAsia"/>
              </w:rPr>
              <w:t>线偏振光呈花瓣</w:t>
            </w:r>
            <w:proofErr w:type="gramEnd"/>
            <w:r>
              <w:rPr>
                <w:rFonts w:hint="eastAsia"/>
              </w:rPr>
              <w:t>形，圆偏振光呈圆形，</w:t>
            </w:r>
            <w:proofErr w:type="gramStart"/>
            <w:r>
              <w:rPr>
                <w:rFonts w:hint="eastAsia"/>
              </w:rPr>
              <w:t>椭圆偏振光呈椭圆形</w:t>
            </w:r>
            <w:proofErr w:type="gramEnd"/>
            <w:r>
              <w:rPr>
                <w:rFonts w:hint="eastAsia"/>
              </w:rPr>
              <w:t>，这种可视化方法加深了我对偏振态物理本质的理解。</w:t>
            </w:r>
          </w:p>
          <w:p w14:paraId="35764DDB" w14:textId="77777777" w:rsidR="0042497B" w:rsidRDefault="0042497B" w:rsidP="0042497B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二、对偏振片未校正问题的深入思考</w:t>
            </w:r>
          </w:p>
          <w:p w14:paraId="169594BE" w14:textId="7E2F7797" w:rsidR="0042497B" w:rsidRDefault="0042497B" w:rsidP="0042497B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在实验过程中，我逐渐意识到一个容易被忽视但却至关重要的问题，那就是偏振片的角度校正问题。实验中使用的偏振片和波片都安装在带有角度刻度的旋转台上，理论上当刻度显示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°时，偏振片</w:t>
            </w:r>
            <w:proofErr w:type="gramStart"/>
            <w:r>
              <w:rPr>
                <w:rFonts w:hint="eastAsia"/>
              </w:rPr>
              <w:t>的透振方向</w:t>
            </w:r>
            <w:proofErr w:type="gramEnd"/>
            <w:r>
              <w:rPr>
                <w:rFonts w:hint="eastAsia"/>
              </w:rPr>
              <w:t>或波片的快慢轴方向应该处于某个标准方向。但实际情况是，由于安装误差、机械松动或制造缺</w:t>
            </w:r>
            <w:r>
              <w:rPr>
                <w:rFonts w:hint="eastAsia"/>
              </w:rPr>
              <w:lastRenderedPageBreak/>
              <w:t>陷，刻度盘上的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°位置与光学元件的实际主轴方向往往存在偏差，这种偏差可能达到几度甚至更多。</w:t>
            </w:r>
          </w:p>
          <w:p w14:paraId="2A4F7BD0" w14:textId="77777777" w:rsidR="0042497B" w:rsidRDefault="0042497B" w:rsidP="0042497B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</w:pPr>
            <w:r>
              <w:rPr>
                <w:rFonts w:hint="eastAsia"/>
              </w:rPr>
              <w:t>认识到这个问题后，我思考并尝试了几种校正方法。最可靠的是消光法校正，具体操作是将</w:t>
            </w:r>
            <w:proofErr w:type="gramStart"/>
            <w:r>
              <w:rPr>
                <w:rFonts w:hint="eastAsia"/>
              </w:rPr>
              <w:t>起偏片</w:t>
            </w:r>
            <w:proofErr w:type="gramEnd"/>
            <w:r>
              <w:rPr>
                <w:rFonts w:hint="eastAsia"/>
              </w:rPr>
              <w:t>和</w:t>
            </w:r>
            <w:proofErr w:type="gramStart"/>
            <w:r>
              <w:rPr>
                <w:rFonts w:hint="eastAsia"/>
              </w:rPr>
              <w:t>检偏</w:t>
            </w:r>
            <w:proofErr w:type="gramEnd"/>
            <w:r>
              <w:rPr>
                <w:rFonts w:hint="eastAsia"/>
              </w:rPr>
              <w:t>片串联放置，旋转</w:t>
            </w:r>
            <w:proofErr w:type="gramStart"/>
            <w:r>
              <w:rPr>
                <w:rFonts w:hint="eastAsia"/>
              </w:rPr>
              <w:t>检偏片</w:t>
            </w:r>
            <w:proofErr w:type="gramEnd"/>
            <w:r>
              <w:rPr>
                <w:rFonts w:hint="eastAsia"/>
              </w:rPr>
              <w:t>找到透射光强最小的位置，此时两者处于正交状态，记录此时的角度读数与理论值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°的偏差即为校正值。对于波片的校正，可以将其置于两个正交的偏振片之间，旋转波片找到使透射光强最小的位置，</w:t>
            </w:r>
            <w:proofErr w:type="gramStart"/>
            <w:r>
              <w:rPr>
                <w:rFonts w:hint="eastAsia"/>
              </w:rPr>
              <w:t>此时波</w:t>
            </w:r>
            <w:proofErr w:type="gramEnd"/>
            <w:r>
              <w:rPr>
                <w:rFonts w:hint="eastAsia"/>
              </w:rPr>
              <w:t>片的主轴与</w:t>
            </w:r>
            <w:proofErr w:type="gramStart"/>
            <w:r>
              <w:rPr>
                <w:rFonts w:hint="eastAsia"/>
              </w:rPr>
              <w:t>起偏片</w:t>
            </w:r>
            <w:proofErr w:type="gramEnd"/>
            <w:r>
              <w:rPr>
                <w:rFonts w:hint="eastAsia"/>
              </w:rPr>
              <w:t>平行，以此确定波片的真实主轴方向。另一种方法是最大光强法，通过找到光强最大的位置来确定两偏振片平行状态，这种方法的精度略低于消光法，但信噪比更高，两种方法结合使用效果最好。此外还可以采用事后校正的曲线拟合法，用</w:t>
            </w:r>
            <w:r>
              <w:t>I = I₀cos²(θ - θ₀)</w:t>
            </w:r>
            <w:r>
              <w:rPr>
                <w:rFonts w:hint="eastAsia"/>
              </w:rPr>
              <w:t>的形式拟合实验数据，其中参数θ</w:t>
            </w:r>
            <w:r>
              <w:t>₀</w:t>
            </w:r>
            <w:r>
              <w:rPr>
                <w:rFonts w:hint="eastAsia"/>
              </w:rPr>
              <w:t>就是角度校正值。我在处理实验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的数据时尝试了这种方法，拟合结果显示校正值约为</w:t>
            </w:r>
            <w:r>
              <w:t>3.2°</w:t>
            </w:r>
            <w:r>
              <w:rPr>
                <w:rFonts w:hint="eastAsia"/>
              </w:rPr>
              <w:t>，用校正后的角度重新绘图后，实验曲线与理论曲线的吻合度明显提高。</w:t>
            </w:r>
          </w:p>
          <w:p w14:paraId="2C14BBDA" w14:textId="77777777" w:rsidR="0042497B" w:rsidRDefault="0042497B" w:rsidP="0042497B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三、心得体会</w:t>
            </w:r>
          </w:p>
          <w:p w14:paraId="0967A012" w14:textId="542C1AA4" w:rsidR="00565487" w:rsidRDefault="0042497B" w:rsidP="0042497B">
            <w:pPr>
              <w:pStyle w:val="a7"/>
              <w:tabs>
                <w:tab w:val="left" w:pos="2040"/>
              </w:tabs>
              <w:autoSpaceDE w:val="0"/>
              <w:autoSpaceDN w:val="0"/>
              <w:spacing w:line="360" w:lineRule="auto"/>
              <w:ind w:right="409" w:firstLineChars="0" w:firstLine="0"/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光学偏振实验，我不仅掌握了偏振光学的基本实验技术，验证了重要的物理定律，更重要的是在科学思维、实验能力和科学精神等方面得到了全面的培养和提升。特别是对偏振片未校正问题的深入思考，让我认识到科学研究中严谨态度和批判性思维的重要性，理解了理想化理论与实际实验之间的差距，学会了如何通过实验方法建立可靠的参考基准。实验中遇到的困难和问题不是学习的障碍，而是成长的机会，正是在发现问题、分析问题、解决问题的过程中，我对光学偏振有了更深入的理解，对实验方法有了更全面的掌握，对科学研究有了更真切的体会。这次实验经历将成为</w:t>
            </w:r>
            <w:proofErr w:type="gramStart"/>
            <w:r>
              <w:rPr>
                <w:rFonts w:hint="eastAsia"/>
              </w:rPr>
              <w:t>我科学学习</w:t>
            </w:r>
            <w:proofErr w:type="gramEnd"/>
            <w:r>
              <w:rPr>
                <w:rFonts w:hint="eastAsia"/>
              </w:rPr>
              <w:t>道路上的宝贵财富，它不仅教会了我具体的知识和技能，更重要的是培养了我的科学素养和研究能力，激励我继续保持对科学的热情和对真理的追求，在未来的学习和研究中不断进步。</w:t>
            </w:r>
          </w:p>
        </w:tc>
      </w:tr>
    </w:tbl>
    <w:p w14:paraId="1E322C9D" w14:textId="77777777" w:rsidR="005D1EF7" w:rsidRDefault="005D1EF7" w:rsidP="003E37D4">
      <w:pPr>
        <w:spacing w:line="360" w:lineRule="auto"/>
        <w:rPr>
          <w:rFonts w:ascii="宋体" w:hAnsi="宋体"/>
          <w:u w:val="single"/>
        </w:rPr>
      </w:pPr>
    </w:p>
    <w:p w14:paraId="53D40FBA" w14:textId="7B81F6FC" w:rsidR="00AD4310" w:rsidRPr="00BB03B4" w:rsidRDefault="00AD4310" w:rsidP="003E37D4">
      <w:pPr>
        <w:widowControl/>
        <w:spacing w:line="360" w:lineRule="auto"/>
        <w:jc w:val="left"/>
        <w:rPr>
          <w:rFonts w:ascii="宋体" w:hAnsi="宋体"/>
          <w:u w:val="single"/>
        </w:rPr>
      </w:pPr>
    </w:p>
    <w:sectPr w:rsidR="00AD4310" w:rsidRPr="00BB03B4">
      <w:footerReference w:type="default" r:id="rId4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4ACAD" w14:textId="77777777" w:rsidR="00486163" w:rsidRDefault="00486163">
      <w:r>
        <w:separator/>
      </w:r>
    </w:p>
  </w:endnote>
  <w:endnote w:type="continuationSeparator" w:id="0">
    <w:p w14:paraId="50E8571E" w14:textId="77777777" w:rsidR="00486163" w:rsidRDefault="00486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7692926"/>
      <w:docPartObj>
        <w:docPartGallery w:val="AutoText"/>
      </w:docPartObj>
    </w:sdtPr>
    <w:sdtEndPr/>
    <w:sdtContent>
      <w:p w14:paraId="2B98EF29" w14:textId="77777777" w:rsidR="007D6B58" w:rsidRDefault="00D70E1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1BC4FF" w14:textId="77777777" w:rsidR="007D6B58" w:rsidRDefault="007D6B5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CB613" w14:textId="77777777" w:rsidR="00486163" w:rsidRDefault="00486163">
      <w:r>
        <w:separator/>
      </w:r>
    </w:p>
  </w:footnote>
  <w:footnote w:type="continuationSeparator" w:id="0">
    <w:p w14:paraId="292C7C61" w14:textId="77777777" w:rsidR="00486163" w:rsidRDefault="00486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B89E60"/>
    <w:multiLevelType w:val="multilevel"/>
    <w:tmpl w:val="BDB89E6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CCB94CF9"/>
    <w:multiLevelType w:val="singleLevel"/>
    <w:tmpl w:val="CCB94CF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110766F"/>
    <w:multiLevelType w:val="hybridMultilevel"/>
    <w:tmpl w:val="00A8ACDC"/>
    <w:lvl w:ilvl="0" w:tplc="8EE0A68E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3BB51FF"/>
    <w:multiLevelType w:val="hybridMultilevel"/>
    <w:tmpl w:val="8D3219D8"/>
    <w:lvl w:ilvl="0" w:tplc="EEFCF03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B27828"/>
    <w:multiLevelType w:val="hybridMultilevel"/>
    <w:tmpl w:val="400432A6"/>
    <w:lvl w:ilvl="0" w:tplc="2766DA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AD538DE"/>
    <w:multiLevelType w:val="multilevel"/>
    <w:tmpl w:val="9F2E4DDA"/>
    <w:lvl w:ilvl="0">
      <w:start w:val="1"/>
      <w:numFmt w:val="lowerLetter"/>
      <w:lvlText w:val="%1)"/>
      <w:lvlJc w:val="left"/>
      <w:pPr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F986E18"/>
    <w:multiLevelType w:val="multilevel"/>
    <w:tmpl w:val="0F986E1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28613EE4"/>
    <w:multiLevelType w:val="multilevel"/>
    <w:tmpl w:val="3A6B67C2"/>
    <w:lvl w:ilvl="0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00" w:hanging="420"/>
      </w:pPr>
    </w:lvl>
    <w:lvl w:ilvl="2">
      <w:start w:val="1"/>
      <w:numFmt w:val="lowerRoman"/>
      <w:lvlText w:val="%3."/>
      <w:lvlJc w:val="right"/>
      <w:pPr>
        <w:ind w:left="1920" w:hanging="420"/>
      </w:pPr>
    </w:lvl>
    <w:lvl w:ilvl="3">
      <w:start w:val="1"/>
      <w:numFmt w:val="decimal"/>
      <w:lvlText w:val="%4."/>
      <w:lvlJc w:val="left"/>
      <w:pPr>
        <w:ind w:left="2340" w:hanging="420"/>
      </w:pPr>
    </w:lvl>
    <w:lvl w:ilvl="4">
      <w:start w:val="1"/>
      <w:numFmt w:val="lowerLetter"/>
      <w:lvlText w:val="%5)"/>
      <w:lvlJc w:val="left"/>
      <w:pPr>
        <w:ind w:left="2760" w:hanging="420"/>
      </w:pPr>
    </w:lvl>
    <w:lvl w:ilvl="5">
      <w:start w:val="1"/>
      <w:numFmt w:val="lowerRoman"/>
      <w:lvlText w:val="%6."/>
      <w:lvlJc w:val="right"/>
      <w:pPr>
        <w:ind w:left="3180" w:hanging="420"/>
      </w:pPr>
    </w:lvl>
    <w:lvl w:ilvl="6">
      <w:start w:val="1"/>
      <w:numFmt w:val="decimal"/>
      <w:lvlText w:val="%7."/>
      <w:lvlJc w:val="left"/>
      <w:pPr>
        <w:ind w:left="3600" w:hanging="420"/>
      </w:pPr>
    </w:lvl>
    <w:lvl w:ilvl="7">
      <w:start w:val="1"/>
      <w:numFmt w:val="lowerLetter"/>
      <w:lvlText w:val="%8)"/>
      <w:lvlJc w:val="left"/>
      <w:pPr>
        <w:ind w:left="4020" w:hanging="420"/>
      </w:pPr>
    </w:lvl>
    <w:lvl w:ilvl="8">
      <w:start w:val="1"/>
      <w:numFmt w:val="lowerRoman"/>
      <w:lvlText w:val="%9."/>
      <w:lvlJc w:val="right"/>
      <w:pPr>
        <w:ind w:left="4440" w:hanging="420"/>
      </w:pPr>
    </w:lvl>
  </w:abstractNum>
  <w:abstractNum w:abstractNumId="8" w15:restartNumberingAfterBreak="0">
    <w:nsid w:val="2AF41058"/>
    <w:multiLevelType w:val="hybridMultilevel"/>
    <w:tmpl w:val="5E1EF910"/>
    <w:lvl w:ilvl="0" w:tplc="D55A87D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F22555D"/>
    <w:multiLevelType w:val="multilevel"/>
    <w:tmpl w:val="2F22555D"/>
    <w:lvl w:ilvl="0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7" w:hanging="420"/>
      </w:pPr>
    </w:lvl>
    <w:lvl w:ilvl="2">
      <w:start w:val="1"/>
      <w:numFmt w:val="lowerRoman"/>
      <w:lvlText w:val="%3."/>
      <w:lvlJc w:val="right"/>
      <w:pPr>
        <w:ind w:left="1827" w:hanging="420"/>
      </w:pPr>
    </w:lvl>
    <w:lvl w:ilvl="3">
      <w:start w:val="1"/>
      <w:numFmt w:val="decimal"/>
      <w:lvlText w:val="%4."/>
      <w:lvlJc w:val="left"/>
      <w:pPr>
        <w:ind w:left="2247" w:hanging="420"/>
      </w:pPr>
    </w:lvl>
    <w:lvl w:ilvl="4">
      <w:start w:val="1"/>
      <w:numFmt w:val="lowerLetter"/>
      <w:lvlText w:val="%5)"/>
      <w:lvlJc w:val="left"/>
      <w:pPr>
        <w:ind w:left="2667" w:hanging="420"/>
      </w:pPr>
    </w:lvl>
    <w:lvl w:ilvl="5">
      <w:start w:val="1"/>
      <w:numFmt w:val="lowerRoman"/>
      <w:lvlText w:val="%6."/>
      <w:lvlJc w:val="right"/>
      <w:pPr>
        <w:ind w:left="3087" w:hanging="420"/>
      </w:pPr>
    </w:lvl>
    <w:lvl w:ilvl="6">
      <w:start w:val="1"/>
      <w:numFmt w:val="decimal"/>
      <w:lvlText w:val="%7."/>
      <w:lvlJc w:val="left"/>
      <w:pPr>
        <w:ind w:left="3507" w:hanging="420"/>
      </w:pPr>
    </w:lvl>
    <w:lvl w:ilvl="7">
      <w:start w:val="1"/>
      <w:numFmt w:val="lowerLetter"/>
      <w:lvlText w:val="%8)"/>
      <w:lvlJc w:val="left"/>
      <w:pPr>
        <w:ind w:left="3927" w:hanging="420"/>
      </w:pPr>
    </w:lvl>
    <w:lvl w:ilvl="8">
      <w:start w:val="1"/>
      <w:numFmt w:val="lowerRoman"/>
      <w:lvlText w:val="%9."/>
      <w:lvlJc w:val="right"/>
      <w:pPr>
        <w:ind w:left="4347" w:hanging="420"/>
      </w:pPr>
    </w:lvl>
  </w:abstractNum>
  <w:abstractNum w:abstractNumId="10" w15:restartNumberingAfterBreak="0">
    <w:nsid w:val="3057274D"/>
    <w:multiLevelType w:val="hybridMultilevel"/>
    <w:tmpl w:val="C8D2A4DE"/>
    <w:lvl w:ilvl="0" w:tplc="86A4D48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22A20C2"/>
    <w:multiLevelType w:val="multilevel"/>
    <w:tmpl w:val="322A20C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32367794"/>
    <w:multiLevelType w:val="multilevel"/>
    <w:tmpl w:val="32367794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331E3C0A"/>
    <w:multiLevelType w:val="hybridMultilevel"/>
    <w:tmpl w:val="BF606514"/>
    <w:lvl w:ilvl="0" w:tplc="F6FA6DD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73D7053"/>
    <w:multiLevelType w:val="multilevel"/>
    <w:tmpl w:val="EE34F39E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5" w15:restartNumberingAfterBreak="0">
    <w:nsid w:val="37A85667"/>
    <w:multiLevelType w:val="hybridMultilevel"/>
    <w:tmpl w:val="0054F34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8B83B38"/>
    <w:multiLevelType w:val="hybridMultilevel"/>
    <w:tmpl w:val="780CD714"/>
    <w:lvl w:ilvl="0" w:tplc="8C9017E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A6B67C2"/>
    <w:multiLevelType w:val="multilevel"/>
    <w:tmpl w:val="3A6B67C2"/>
    <w:lvl w:ilvl="0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8" w15:restartNumberingAfterBreak="0">
    <w:nsid w:val="3A8004D5"/>
    <w:multiLevelType w:val="multilevel"/>
    <w:tmpl w:val="3A8004D5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3F876473"/>
    <w:multiLevelType w:val="multilevel"/>
    <w:tmpl w:val="459E3CCA"/>
    <w:lvl w:ilvl="0">
      <w:start w:val="2"/>
      <w:numFmt w:val="decimal"/>
      <w:lvlText w:val="%1"/>
      <w:lvlJc w:val="left"/>
      <w:pPr>
        <w:ind w:left="1518" w:hanging="7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518" w:hanging="720"/>
      </w:pPr>
      <w:rPr>
        <w:rFonts w:ascii="Microsoft JhengHei" w:eastAsia="Microsoft JhengHei" w:hAnsi="Microsoft JhengHei" w:cs="Microsoft JhengHei" w:hint="default"/>
        <w:b/>
        <w:bCs/>
        <w:spacing w:val="0"/>
        <w:w w:val="104"/>
        <w:sz w:val="28"/>
        <w:szCs w:val="28"/>
        <w:lang w:val="en-US" w:eastAsia="zh-CN" w:bidi="ar-SA"/>
      </w:rPr>
    </w:lvl>
    <w:lvl w:ilvl="2">
      <w:start w:val="1"/>
      <w:numFmt w:val="lowerLetter"/>
      <w:lvlText w:val="%3)"/>
      <w:lvlJc w:val="left"/>
      <w:pPr>
        <w:ind w:left="1679" w:hanging="442"/>
      </w:pPr>
      <w:rPr>
        <w:rFonts w:ascii="宋体" w:eastAsia="宋体" w:hAnsi="宋体" w:cs="宋体" w:hint="default"/>
        <w:w w:val="100"/>
        <w:sz w:val="22"/>
        <w:szCs w:val="22"/>
        <w:lang w:val="en-US" w:eastAsia="zh-CN" w:bidi="ar-SA"/>
      </w:rPr>
    </w:lvl>
    <w:lvl w:ilvl="3">
      <w:start w:val="1"/>
      <w:numFmt w:val="decimal"/>
      <w:lvlText w:val="(%4)"/>
      <w:lvlJc w:val="left"/>
      <w:pPr>
        <w:ind w:left="2039" w:hanging="360"/>
      </w:pPr>
      <w:rPr>
        <w:rFonts w:hint="default"/>
        <w:w w:val="100"/>
        <w:lang w:val="en-US" w:eastAsia="zh-CN" w:bidi="ar-SA"/>
      </w:rPr>
    </w:lvl>
    <w:lvl w:ilvl="4">
      <w:numFmt w:val="bullet"/>
      <w:lvlText w:val="•"/>
      <w:lvlJc w:val="left"/>
      <w:pPr>
        <w:ind w:left="4101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32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163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194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224" w:hanging="360"/>
      </w:pPr>
      <w:rPr>
        <w:rFonts w:hint="default"/>
        <w:lang w:val="en-US" w:eastAsia="zh-CN" w:bidi="ar-SA"/>
      </w:rPr>
    </w:lvl>
  </w:abstractNum>
  <w:abstractNum w:abstractNumId="20" w15:restartNumberingAfterBreak="0">
    <w:nsid w:val="40357ACE"/>
    <w:multiLevelType w:val="hybridMultilevel"/>
    <w:tmpl w:val="F3B6371A"/>
    <w:lvl w:ilvl="0" w:tplc="A3EE689E">
      <w:start w:val="1"/>
      <w:numFmt w:val="decimal"/>
      <w:lvlText w:val="%1、"/>
      <w:lvlJc w:val="left"/>
      <w:pPr>
        <w:ind w:left="900" w:hanging="42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460E4374"/>
    <w:multiLevelType w:val="hybridMultilevel"/>
    <w:tmpl w:val="F5C6647C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46EF0184"/>
    <w:multiLevelType w:val="hybridMultilevel"/>
    <w:tmpl w:val="30269CAE"/>
    <w:lvl w:ilvl="0" w:tplc="3C6C5FA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4B9F4A0D"/>
    <w:multiLevelType w:val="multilevel"/>
    <w:tmpl w:val="5CCA2CFE"/>
    <w:lvl w:ilvl="0">
      <w:start w:val="1"/>
      <w:numFmt w:val="lowerLetter"/>
      <w:lvlText w:val="%1)"/>
      <w:lvlJc w:val="left"/>
      <w:pPr>
        <w:ind w:left="360" w:hanging="360"/>
      </w:pPr>
      <w:rPr>
        <w:rFonts w:ascii="宋体" w:eastAsia="宋体" w:hAnsi="宋体" w:cs="Times New Roman"/>
        <w:b w:val="0"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C981BC6"/>
    <w:multiLevelType w:val="hybridMultilevel"/>
    <w:tmpl w:val="5C6C1104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21127E8"/>
    <w:multiLevelType w:val="hybridMultilevel"/>
    <w:tmpl w:val="367A68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7122832"/>
    <w:multiLevelType w:val="hybridMultilevel"/>
    <w:tmpl w:val="96C6BC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F2F64D7"/>
    <w:multiLevelType w:val="hybridMultilevel"/>
    <w:tmpl w:val="2F0A0062"/>
    <w:lvl w:ilvl="0" w:tplc="CB90D95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084D5EB"/>
    <w:multiLevelType w:val="multilevel"/>
    <w:tmpl w:val="6084D5EB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2D4247F"/>
    <w:multiLevelType w:val="hybridMultilevel"/>
    <w:tmpl w:val="909C3A26"/>
    <w:lvl w:ilvl="0" w:tplc="9FE251E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3D47A74"/>
    <w:multiLevelType w:val="hybridMultilevel"/>
    <w:tmpl w:val="7B0E37DE"/>
    <w:lvl w:ilvl="0" w:tplc="365A626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31" w15:restartNumberingAfterBreak="0">
    <w:nsid w:val="66D13BCD"/>
    <w:multiLevelType w:val="multilevel"/>
    <w:tmpl w:val="66D13BCD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2" w15:restartNumberingAfterBreak="0">
    <w:nsid w:val="693035E1"/>
    <w:multiLevelType w:val="hybridMultilevel"/>
    <w:tmpl w:val="5066D5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D0A4B86A">
      <w:numFmt w:val="bullet"/>
      <w:lvlText w:val=""/>
      <w:lvlJc w:val="left"/>
      <w:pPr>
        <w:ind w:left="780" w:hanging="360"/>
      </w:pPr>
      <w:rPr>
        <w:rFonts w:ascii="Symbol" w:eastAsia="宋体" w:hAnsi="Symbol" w:cs="宋体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30F5D6C"/>
    <w:multiLevelType w:val="multilevel"/>
    <w:tmpl w:val="730F5D6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798A78A0"/>
    <w:multiLevelType w:val="hybridMultilevel"/>
    <w:tmpl w:val="C05C0D58"/>
    <w:lvl w:ilvl="0" w:tplc="CCF09C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3"/>
  </w:num>
  <w:num w:numId="2">
    <w:abstractNumId w:val="1"/>
  </w:num>
  <w:num w:numId="3">
    <w:abstractNumId w:val="0"/>
  </w:num>
  <w:num w:numId="4">
    <w:abstractNumId w:val="28"/>
  </w:num>
  <w:num w:numId="5">
    <w:abstractNumId w:val="2"/>
  </w:num>
  <w:num w:numId="6">
    <w:abstractNumId w:val="10"/>
  </w:num>
  <w:num w:numId="7">
    <w:abstractNumId w:val="34"/>
  </w:num>
  <w:num w:numId="8">
    <w:abstractNumId w:val="19"/>
  </w:num>
  <w:num w:numId="9">
    <w:abstractNumId w:val="27"/>
  </w:num>
  <w:num w:numId="10">
    <w:abstractNumId w:val="5"/>
  </w:num>
  <w:num w:numId="11">
    <w:abstractNumId w:val="17"/>
  </w:num>
  <w:num w:numId="12">
    <w:abstractNumId w:val="14"/>
  </w:num>
  <w:num w:numId="13">
    <w:abstractNumId w:val="7"/>
  </w:num>
  <w:num w:numId="14">
    <w:abstractNumId w:val="4"/>
  </w:num>
  <w:num w:numId="15">
    <w:abstractNumId w:val="11"/>
  </w:num>
  <w:num w:numId="16">
    <w:abstractNumId w:val="8"/>
  </w:num>
  <w:num w:numId="17">
    <w:abstractNumId w:val="31"/>
  </w:num>
  <w:num w:numId="18">
    <w:abstractNumId w:val="29"/>
  </w:num>
  <w:num w:numId="19">
    <w:abstractNumId w:val="9"/>
  </w:num>
  <w:num w:numId="20">
    <w:abstractNumId w:val="13"/>
  </w:num>
  <w:num w:numId="21">
    <w:abstractNumId w:val="6"/>
  </w:num>
  <w:num w:numId="22">
    <w:abstractNumId w:val="16"/>
  </w:num>
  <w:num w:numId="23">
    <w:abstractNumId w:val="18"/>
  </w:num>
  <w:num w:numId="24">
    <w:abstractNumId w:val="20"/>
  </w:num>
  <w:num w:numId="25">
    <w:abstractNumId w:val="23"/>
  </w:num>
  <w:num w:numId="26">
    <w:abstractNumId w:val="12"/>
  </w:num>
  <w:num w:numId="27">
    <w:abstractNumId w:val="22"/>
  </w:num>
  <w:num w:numId="28">
    <w:abstractNumId w:val="21"/>
  </w:num>
  <w:num w:numId="29">
    <w:abstractNumId w:val="30"/>
  </w:num>
  <w:num w:numId="30">
    <w:abstractNumId w:val="3"/>
  </w:num>
  <w:num w:numId="31">
    <w:abstractNumId w:val="32"/>
  </w:num>
  <w:num w:numId="32">
    <w:abstractNumId w:val="24"/>
  </w:num>
  <w:num w:numId="33">
    <w:abstractNumId w:val="15"/>
  </w:num>
  <w:num w:numId="34">
    <w:abstractNumId w:val="25"/>
  </w:num>
  <w:num w:numId="35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aoS">
    <w15:presenceInfo w15:providerId="Windows Live" w15:userId="8c391fa93199d3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344249"/>
    <w:rsid w:val="0001391B"/>
    <w:rsid w:val="00026B9F"/>
    <w:rsid w:val="00052C26"/>
    <w:rsid w:val="000648AD"/>
    <w:rsid w:val="000775F5"/>
    <w:rsid w:val="000930D6"/>
    <w:rsid w:val="00096BAD"/>
    <w:rsid w:val="000A5971"/>
    <w:rsid w:val="000B68B4"/>
    <w:rsid w:val="000C0AC5"/>
    <w:rsid w:val="000C4A44"/>
    <w:rsid w:val="00131A68"/>
    <w:rsid w:val="00165C22"/>
    <w:rsid w:val="00172E5C"/>
    <w:rsid w:val="00192B86"/>
    <w:rsid w:val="001A1B26"/>
    <w:rsid w:val="001B3994"/>
    <w:rsid w:val="001F6627"/>
    <w:rsid w:val="001F6C53"/>
    <w:rsid w:val="00215E86"/>
    <w:rsid w:val="0024406D"/>
    <w:rsid w:val="00263F33"/>
    <w:rsid w:val="00271ECD"/>
    <w:rsid w:val="00273435"/>
    <w:rsid w:val="00290F02"/>
    <w:rsid w:val="002A1E9A"/>
    <w:rsid w:val="002A3EEB"/>
    <w:rsid w:val="002B3BA9"/>
    <w:rsid w:val="002B5A46"/>
    <w:rsid w:val="002C2A52"/>
    <w:rsid w:val="002E5E93"/>
    <w:rsid w:val="002E6FBE"/>
    <w:rsid w:val="002F3D76"/>
    <w:rsid w:val="00311CCE"/>
    <w:rsid w:val="00353373"/>
    <w:rsid w:val="0038024A"/>
    <w:rsid w:val="003816F8"/>
    <w:rsid w:val="003944F5"/>
    <w:rsid w:val="00396827"/>
    <w:rsid w:val="003E37D4"/>
    <w:rsid w:val="003E6B83"/>
    <w:rsid w:val="003E78E8"/>
    <w:rsid w:val="00410D60"/>
    <w:rsid w:val="0042497B"/>
    <w:rsid w:val="00434F02"/>
    <w:rsid w:val="00445590"/>
    <w:rsid w:val="00460244"/>
    <w:rsid w:val="00464B95"/>
    <w:rsid w:val="00472C89"/>
    <w:rsid w:val="00486163"/>
    <w:rsid w:val="0049013C"/>
    <w:rsid w:val="00490B29"/>
    <w:rsid w:val="004925E2"/>
    <w:rsid w:val="00494231"/>
    <w:rsid w:val="00497709"/>
    <w:rsid w:val="004A2488"/>
    <w:rsid w:val="004A5F88"/>
    <w:rsid w:val="005146D1"/>
    <w:rsid w:val="005520C4"/>
    <w:rsid w:val="00565487"/>
    <w:rsid w:val="00597E78"/>
    <w:rsid w:val="005A30BE"/>
    <w:rsid w:val="005A68A4"/>
    <w:rsid w:val="005D1EF7"/>
    <w:rsid w:val="005D3243"/>
    <w:rsid w:val="005D72C5"/>
    <w:rsid w:val="005D7B8B"/>
    <w:rsid w:val="0061478A"/>
    <w:rsid w:val="00650742"/>
    <w:rsid w:val="006661ED"/>
    <w:rsid w:val="00666725"/>
    <w:rsid w:val="006A6B95"/>
    <w:rsid w:val="006E09EE"/>
    <w:rsid w:val="0071081E"/>
    <w:rsid w:val="007202A2"/>
    <w:rsid w:val="00725B6D"/>
    <w:rsid w:val="00741BEF"/>
    <w:rsid w:val="00755793"/>
    <w:rsid w:val="00755ED0"/>
    <w:rsid w:val="0078374D"/>
    <w:rsid w:val="007A6AF1"/>
    <w:rsid w:val="007C37AA"/>
    <w:rsid w:val="007D4AF4"/>
    <w:rsid w:val="007D6B58"/>
    <w:rsid w:val="007E04E9"/>
    <w:rsid w:val="007E23AB"/>
    <w:rsid w:val="007E24EF"/>
    <w:rsid w:val="00801F2D"/>
    <w:rsid w:val="00810B40"/>
    <w:rsid w:val="00821063"/>
    <w:rsid w:val="00837FC7"/>
    <w:rsid w:val="00840391"/>
    <w:rsid w:val="00846A1A"/>
    <w:rsid w:val="00850DAC"/>
    <w:rsid w:val="00863862"/>
    <w:rsid w:val="008722BE"/>
    <w:rsid w:val="008A5EE7"/>
    <w:rsid w:val="008B1E1A"/>
    <w:rsid w:val="008C0183"/>
    <w:rsid w:val="00917A5E"/>
    <w:rsid w:val="0093648E"/>
    <w:rsid w:val="009815E8"/>
    <w:rsid w:val="00997ECC"/>
    <w:rsid w:val="009A158A"/>
    <w:rsid w:val="009A5FAE"/>
    <w:rsid w:val="009C01ED"/>
    <w:rsid w:val="009C763E"/>
    <w:rsid w:val="009E27F0"/>
    <w:rsid w:val="00A05993"/>
    <w:rsid w:val="00A31A49"/>
    <w:rsid w:val="00A450D2"/>
    <w:rsid w:val="00A45773"/>
    <w:rsid w:val="00A50E4B"/>
    <w:rsid w:val="00A863B4"/>
    <w:rsid w:val="00A87A2E"/>
    <w:rsid w:val="00A97F5A"/>
    <w:rsid w:val="00AA75F9"/>
    <w:rsid w:val="00AB2464"/>
    <w:rsid w:val="00AD4310"/>
    <w:rsid w:val="00B2476C"/>
    <w:rsid w:val="00B24D96"/>
    <w:rsid w:val="00B456B1"/>
    <w:rsid w:val="00B53509"/>
    <w:rsid w:val="00B8217E"/>
    <w:rsid w:val="00B97C91"/>
    <w:rsid w:val="00BA3712"/>
    <w:rsid w:val="00BB03B4"/>
    <w:rsid w:val="00BB0C32"/>
    <w:rsid w:val="00C01676"/>
    <w:rsid w:val="00C028EE"/>
    <w:rsid w:val="00C20051"/>
    <w:rsid w:val="00C31DE7"/>
    <w:rsid w:val="00C63A14"/>
    <w:rsid w:val="00CB2954"/>
    <w:rsid w:val="00CF4736"/>
    <w:rsid w:val="00D10689"/>
    <w:rsid w:val="00D146EB"/>
    <w:rsid w:val="00D31110"/>
    <w:rsid w:val="00D3150F"/>
    <w:rsid w:val="00D57EC1"/>
    <w:rsid w:val="00D70E13"/>
    <w:rsid w:val="00D72408"/>
    <w:rsid w:val="00D80978"/>
    <w:rsid w:val="00D84BA8"/>
    <w:rsid w:val="00D8670D"/>
    <w:rsid w:val="00D86F52"/>
    <w:rsid w:val="00D914F1"/>
    <w:rsid w:val="00DC4A3F"/>
    <w:rsid w:val="00DD4EA8"/>
    <w:rsid w:val="00DE1A37"/>
    <w:rsid w:val="00DF2E4E"/>
    <w:rsid w:val="00E13478"/>
    <w:rsid w:val="00E22304"/>
    <w:rsid w:val="00E363BC"/>
    <w:rsid w:val="00E71D5A"/>
    <w:rsid w:val="00E84927"/>
    <w:rsid w:val="00E86041"/>
    <w:rsid w:val="00E863F3"/>
    <w:rsid w:val="00E877F6"/>
    <w:rsid w:val="00EA4DD9"/>
    <w:rsid w:val="00EB455F"/>
    <w:rsid w:val="00EB769B"/>
    <w:rsid w:val="00ED3CFC"/>
    <w:rsid w:val="00EF54BB"/>
    <w:rsid w:val="00F052E3"/>
    <w:rsid w:val="00F147CD"/>
    <w:rsid w:val="00F30A10"/>
    <w:rsid w:val="00F45654"/>
    <w:rsid w:val="00F54B7B"/>
    <w:rsid w:val="00FE4697"/>
    <w:rsid w:val="04344249"/>
    <w:rsid w:val="14DE4D8E"/>
    <w:rsid w:val="51C3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1E289A"/>
  <w15:docId w15:val="{DDEE9EC5-7A18-4420-9137-E566EBE5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097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fontstyle21">
    <w:name w:val="fontstyle21"/>
    <w:basedOn w:val="a0"/>
    <w:rPr>
      <w:rFonts w:ascii="Calibri" w:hAnsi="Calibri" w:cs="Calibri" w:hint="default"/>
      <w:color w:val="000000"/>
      <w:sz w:val="22"/>
      <w:szCs w:val="22"/>
    </w:rPr>
  </w:style>
  <w:style w:type="paragraph" w:customStyle="1" w:styleId="msolistparagraph0">
    <w:name w:val="msolistparagraph"/>
    <w:basedOn w:val="a"/>
    <w:pPr>
      <w:ind w:firstLineChars="200" w:firstLine="420"/>
    </w:pPr>
    <w:rPr>
      <w:rFonts w:ascii="等线" w:eastAsia="等线" w:hAnsi="等线" w:cs="Times New Roman" w:hint="eastAsia"/>
      <w:szCs w:val="22"/>
    </w:rPr>
  </w:style>
  <w:style w:type="character" w:customStyle="1" w:styleId="fontstyle01">
    <w:name w:val="fontstyle01"/>
    <w:basedOn w:val="a0"/>
    <w:rPr>
      <w:rFonts w:ascii="宋体" w:eastAsia="宋体" w:hAnsi="宋体" w:cs="宋体" w:hint="eastAsia"/>
      <w:color w:val="000000"/>
      <w:sz w:val="22"/>
      <w:szCs w:val="22"/>
    </w:rPr>
  </w:style>
  <w:style w:type="character" w:customStyle="1" w:styleId="fontstyle11">
    <w:name w:val="fontstyle11"/>
    <w:basedOn w:val="a0"/>
    <w:rPr>
      <w:rFonts w:ascii="宋体" w:eastAsia="宋体" w:hAnsi="宋体" w:cs="宋体" w:hint="eastAsia"/>
      <w:color w:val="000000"/>
      <w:sz w:val="22"/>
      <w:szCs w:val="22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Body Text"/>
    <w:basedOn w:val="a"/>
    <w:link w:val="a9"/>
    <w:uiPriority w:val="1"/>
    <w:qFormat/>
    <w:rsid w:val="00A450D2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szCs w:val="22"/>
    </w:rPr>
  </w:style>
  <w:style w:type="character" w:customStyle="1" w:styleId="a9">
    <w:name w:val="正文文本 字符"/>
    <w:basedOn w:val="a0"/>
    <w:link w:val="a8"/>
    <w:uiPriority w:val="1"/>
    <w:rsid w:val="00A450D2"/>
    <w:rPr>
      <w:rFonts w:ascii="宋体" w:eastAsia="宋体" w:hAnsi="宋体" w:cs="宋体"/>
      <w:sz w:val="22"/>
      <w:szCs w:val="22"/>
    </w:rPr>
  </w:style>
  <w:style w:type="paragraph" w:styleId="aa">
    <w:name w:val="No Spacing"/>
    <w:uiPriority w:val="1"/>
    <w:qFormat/>
    <w:rsid w:val="005D72C5"/>
    <w:rPr>
      <w:rFonts w:ascii="Times New Roman" w:eastAsia="宋体" w:hAnsi="Times New Roman" w:cs="Times New Roman"/>
      <w:sz w:val="22"/>
      <w:szCs w:val="22"/>
    </w:rPr>
  </w:style>
  <w:style w:type="table" w:styleId="ab">
    <w:name w:val="Table Grid"/>
    <w:basedOn w:val="a1"/>
    <w:rsid w:val="00490B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Theme"/>
    <w:basedOn w:val="a1"/>
    <w:rsid w:val="00490B2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1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image" Target="media/image11.jpeg"/><Relationship Id="rId39" Type="http://schemas.openxmlformats.org/officeDocument/2006/relationships/image" Target="media/image19.wmf"/><Relationship Id="rId21" Type="http://schemas.openxmlformats.org/officeDocument/2006/relationships/image" Target="media/image9.wmf"/><Relationship Id="rId34" Type="http://schemas.openxmlformats.org/officeDocument/2006/relationships/oleObject" Target="embeddings/oleObject11.bin"/><Relationship Id="rId42" Type="http://schemas.openxmlformats.org/officeDocument/2006/relationships/image" Target="media/image2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4.wmf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0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7.bin"/><Relationship Id="rId28" Type="http://schemas.openxmlformats.org/officeDocument/2006/relationships/image" Target="media/image13.png"/><Relationship Id="rId36" Type="http://schemas.openxmlformats.org/officeDocument/2006/relationships/oleObject" Target="embeddings/oleObject12.bin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image" Target="media/image15.wmf"/><Relationship Id="rId44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png"/><Relationship Id="rId30" Type="http://schemas.openxmlformats.org/officeDocument/2006/relationships/oleObject" Target="embeddings/oleObject9.bin"/><Relationship Id="rId35" Type="http://schemas.openxmlformats.org/officeDocument/2006/relationships/image" Target="media/image17.wmf"/><Relationship Id="rId43" Type="http://schemas.openxmlformats.org/officeDocument/2006/relationships/image" Target="media/image22.png"/><Relationship Id="rId48" Type="http://schemas.microsoft.com/office/2011/relationships/people" Target="peop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oleObject" Target="embeddings/oleObject8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3.bin"/><Relationship Id="rId46" Type="http://schemas.openxmlformats.org/officeDocument/2006/relationships/footer" Target="footer1.xml"/><Relationship Id="rId20" Type="http://schemas.openxmlformats.org/officeDocument/2006/relationships/oleObject" Target="embeddings/oleObject5.bin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15</Pages>
  <Words>2653</Words>
  <Characters>3026</Characters>
  <Application>Microsoft Office Word</Application>
  <DocSecurity>0</DocSecurity>
  <Lines>252</Lines>
  <Paragraphs>270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模煊 罗</cp:lastModifiedBy>
  <cp:revision>12</cp:revision>
  <dcterms:created xsi:type="dcterms:W3CDTF">2023-11-16T01:15:00Z</dcterms:created>
  <dcterms:modified xsi:type="dcterms:W3CDTF">2025-10-14T13:59:00Z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  <property fmtid="{D5CDD505-2E9C-101B-9397-08002B2CF9AE}" pid="3" name="MTWinEqns">
    <vt:bool>true</vt:bool>
  </property>
</Properties>
</file>