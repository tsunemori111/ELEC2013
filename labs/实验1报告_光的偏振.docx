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E10D9" w14:textId="0D1234AF" w:rsidR="002B3BA9" w:rsidRDefault="002B3BA9" w:rsidP="002B3BA9">
      <w:ins w:id="0" w:author="GaoS" w:date="2022-08-29T12:38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4F86CB7C" wp14:editId="5C4930A6">
              <wp:simplePos x="0" y="0"/>
              <wp:positionH relativeFrom="margin">
                <wp:posOffset>380798</wp:posOffset>
              </wp:positionH>
              <wp:positionV relativeFrom="paragraph">
                <wp:posOffset>-113665</wp:posOffset>
              </wp:positionV>
              <wp:extent cx="5278120" cy="1042670"/>
              <wp:effectExtent l="0" t="0" r="0" b="5080"/>
              <wp:wrapNone/>
              <wp:docPr id="456" name="图片 4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0863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8120" cy="1042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0E7BE3C9" w14:textId="41DE5110" w:rsidR="002B3BA9" w:rsidRDefault="002B3BA9" w:rsidP="002B3BA9"/>
    <w:p w14:paraId="08D8B1C0" w14:textId="7C27CB8B" w:rsidR="002B3BA9" w:rsidRDefault="002B3BA9" w:rsidP="002B3BA9"/>
    <w:p w14:paraId="1DB88790" w14:textId="4B3560B9" w:rsidR="002B3BA9" w:rsidRDefault="002B3BA9" w:rsidP="002B3BA9"/>
    <w:p w14:paraId="59CC8900" w14:textId="77777777" w:rsidR="002B3BA9" w:rsidRPr="002B3BA9" w:rsidRDefault="002B3BA9" w:rsidP="002B3BA9"/>
    <w:p w14:paraId="5A25ECCF" w14:textId="77777777" w:rsidR="00D914F1" w:rsidRDefault="00D914F1" w:rsidP="002B3BA9">
      <w:pPr>
        <w:jc w:val="center"/>
        <w:rPr>
          <w:b/>
          <w:sz w:val="52"/>
          <w:szCs w:val="52"/>
        </w:rPr>
      </w:pPr>
    </w:p>
    <w:p w14:paraId="4737EA6E" w14:textId="66A6B8EE" w:rsidR="002B3BA9" w:rsidRPr="00C64727" w:rsidRDefault="008722BE" w:rsidP="002B3BA9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物理光学</w:t>
      </w:r>
      <w:r w:rsidR="002B3BA9" w:rsidRPr="00C64727">
        <w:rPr>
          <w:rFonts w:hint="eastAsia"/>
          <w:b/>
          <w:sz w:val="52"/>
          <w:szCs w:val="52"/>
        </w:rPr>
        <w:t>实验</w:t>
      </w:r>
      <w:r w:rsidR="005A30BE">
        <w:rPr>
          <w:rFonts w:hint="eastAsia"/>
          <w:b/>
          <w:sz w:val="52"/>
          <w:szCs w:val="52"/>
        </w:rPr>
        <w:t>报告</w:t>
      </w:r>
    </w:p>
    <w:p w14:paraId="47295B79" w14:textId="77777777" w:rsidR="002B3BA9" w:rsidRPr="001D3232" w:rsidRDefault="002B3BA9" w:rsidP="002B3BA9">
      <w:pPr>
        <w:jc w:val="center"/>
      </w:pPr>
    </w:p>
    <w:p w14:paraId="09A2C0C7" w14:textId="1A41256B" w:rsidR="007D6B58" w:rsidRPr="002B3BA9" w:rsidRDefault="002B3BA9" w:rsidP="002B3BA9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</w:t>
      </w:r>
      <w:proofErr w:type="gramStart"/>
      <w:r>
        <w:rPr>
          <w:rFonts w:hint="eastAsia"/>
          <w:b/>
          <w:sz w:val="52"/>
          <w:szCs w:val="52"/>
        </w:rPr>
        <w:t>一</w:t>
      </w:r>
      <w:proofErr w:type="gramEnd"/>
      <w:r>
        <w:rPr>
          <w:rFonts w:hint="eastAsia"/>
          <w:b/>
          <w:sz w:val="52"/>
          <w:szCs w:val="52"/>
        </w:rPr>
        <w:t>：</w:t>
      </w:r>
      <w:r w:rsidR="007E04E9">
        <w:rPr>
          <w:rFonts w:hint="eastAsia"/>
          <w:b/>
          <w:sz w:val="52"/>
          <w:szCs w:val="52"/>
        </w:rPr>
        <w:t>光的偏振实验</w:t>
      </w:r>
    </w:p>
    <w:p w14:paraId="4488B5A9" w14:textId="77777777" w:rsidR="002B3BA9" w:rsidRDefault="002B3BA9">
      <w:pPr>
        <w:jc w:val="center"/>
        <w:rPr>
          <w:rFonts w:ascii="华文楷体" w:eastAsia="华文楷体" w:hAnsi="华文楷体"/>
          <w:b/>
          <w:sz w:val="36"/>
          <w:szCs w:val="36"/>
        </w:rPr>
      </w:pPr>
    </w:p>
    <w:p w14:paraId="43CA598D" w14:textId="77777777" w:rsidR="007D6B58" w:rsidRDefault="00D70E13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班级：</w:t>
      </w:r>
    </w:p>
    <w:p w14:paraId="44DA4619" w14:textId="77777777" w:rsidR="007D6B58" w:rsidRDefault="00D70E13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 xml:space="preserve">姓名： </w:t>
      </w:r>
    </w:p>
    <w:p w14:paraId="53B435FA" w14:textId="239DFAF1" w:rsidR="007D6B58" w:rsidRDefault="00D70E13" w:rsidP="00D914F1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学号：</w:t>
      </w:r>
    </w:p>
    <w:p w14:paraId="58261FC9" w14:textId="77777777" w:rsidR="00D914F1" w:rsidRDefault="00D914F1" w:rsidP="00D914F1">
      <w:pPr>
        <w:ind w:firstLineChars="200" w:firstLine="881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同组成员：</w:t>
      </w:r>
    </w:p>
    <w:p w14:paraId="4387A0F2" w14:textId="77777777" w:rsidR="007D6B58" w:rsidRDefault="00D70E13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上课地点：</w:t>
      </w:r>
    </w:p>
    <w:p w14:paraId="453637AF" w14:textId="77777777" w:rsidR="007D6B58" w:rsidRDefault="00D70E13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指导教师：</w:t>
      </w:r>
    </w:p>
    <w:p w14:paraId="0C313B61" w14:textId="4815636C" w:rsidR="00ED3CFC" w:rsidRDefault="00D70E13" w:rsidP="002B3BA9">
      <w:pPr>
        <w:ind w:leftChars="400" w:left="840"/>
        <w:rPr>
          <w:rFonts w:ascii="宋体" w:hAnsi="宋体"/>
          <w:b/>
          <w:sz w:val="28"/>
          <w:szCs w:val="28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日期：</w:t>
      </w:r>
    </w:p>
    <w:p w14:paraId="6C4195FE" w14:textId="0DF0D0C9" w:rsidR="00D3150F" w:rsidRPr="002E5E93" w:rsidRDefault="002B3BA9">
      <w:pPr>
        <w:widowControl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br w:type="page"/>
      </w:r>
    </w:p>
    <w:p w14:paraId="2B2426B0" w14:textId="290E451E" w:rsidR="00D3150F" w:rsidRPr="00434F02" w:rsidRDefault="00D3150F" w:rsidP="00D3150F">
      <w:pPr>
        <w:jc w:val="center"/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</w:pP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lastRenderedPageBreak/>
        <w:t>实验</w:t>
      </w:r>
      <w:r w:rsidR="008722BE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>1</w:t>
      </w: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ab/>
        <w:t>线偏振光的检验与马吕斯定律</w:t>
      </w:r>
    </w:p>
    <w:p w14:paraId="24ECF9B1" w14:textId="77777777" w:rsidR="00D3150F" w:rsidRDefault="00D3150F" w:rsidP="00D3150F">
      <w:pPr>
        <w:jc w:val="center"/>
      </w:pPr>
    </w:p>
    <w:p w14:paraId="3233C747" w14:textId="1569C9CB" w:rsidR="00D3150F" w:rsidRDefault="00D3150F" w:rsidP="00D3150F">
      <w:pPr>
        <w:pStyle w:val="a7"/>
        <w:numPr>
          <w:ilvl w:val="0"/>
          <w:numId w:val="7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3150F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实验目的</w:t>
      </w:r>
    </w:p>
    <w:p w14:paraId="16DC1F78" w14:textId="77777777" w:rsidR="00A450D2" w:rsidRDefault="00A450D2" w:rsidP="00A450D2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56306941" w14:textId="77777777" w:rsidR="00B456B1" w:rsidRPr="00A450D2" w:rsidRDefault="00B456B1" w:rsidP="00A450D2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15B0034E" w14:textId="38A15450" w:rsidR="00A450D2" w:rsidRDefault="00D3150F" w:rsidP="00A450D2">
      <w:pPr>
        <w:pStyle w:val="a7"/>
        <w:numPr>
          <w:ilvl w:val="0"/>
          <w:numId w:val="7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3150F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 w:rsidR="001F6C53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操作</w:t>
      </w:r>
      <w:r w:rsidRPr="00D3150F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记录</w:t>
      </w:r>
    </w:p>
    <w:p w14:paraId="363B1638" w14:textId="77777777" w:rsidR="00B456B1" w:rsidRDefault="001F6C53" w:rsidP="001F6C53">
      <w:pPr>
        <w:pStyle w:val="a7"/>
        <w:numPr>
          <w:ilvl w:val="3"/>
          <w:numId w:val="7"/>
        </w:numPr>
        <w:spacing w:line="276" w:lineRule="auto"/>
        <w:ind w:left="0" w:firstLineChars="202" w:firstLine="424"/>
        <w:rPr>
          <w:rFonts w:ascii="宋体" w:hAnsi="宋体"/>
        </w:rPr>
      </w:pPr>
      <w:r w:rsidRPr="00B456B1">
        <w:rPr>
          <w:rFonts w:ascii="宋体" w:hAnsi="宋体" w:hint="eastAsia"/>
        </w:rPr>
        <w:t>拍照记录搭建的光路</w:t>
      </w:r>
    </w:p>
    <w:p w14:paraId="379EA8D5" w14:textId="77777777" w:rsidR="00B456B1" w:rsidRDefault="00B456B1" w:rsidP="00B456B1">
      <w:pPr>
        <w:pStyle w:val="a7"/>
        <w:spacing w:line="276" w:lineRule="auto"/>
        <w:ind w:left="424" w:firstLineChars="0" w:firstLine="0"/>
        <w:rPr>
          <w:rFonts w:ascii="宋体" w:hAnsi="宋体"/>
        </w:rPr>
      </w:pPr>
    </w:p>
    <w:p w14:paraId="4150FBA2" w14:textId="77777777" w:rsidR="00B456B1" w:rsidRDefault="00B456B1" w:rsidP="00B456B1">
      <w:pPr>
        <w:pStyle w:val="a7"/>
        <w:spacing w:line="276" w:lineRule="auto"/>
        <w:ind w:left="424" w:firstLineChars="0" w:firstLine="0"/>
        <w:rPr>
          <w:rFonts w:ascii="宋体" w:hAnsi="宋体"/>
        </w:rPr>
      </w:pPr>
    </w:p>
    <w:p w14:paraId="44FDC8EF" w14:textId="61003A42" w:rsidR="002F3D76" w:rsidRPr="00B456B1" w:rsidRDefault="002F3D76" w:rsidP="001F6C53">
      <w:pPr>
        <w:pStyle w:val="a7"/>
        <w:numPr>
          <w:ilvl w:val="3"/>
          <w:numId w:val="7"/>
        </w:numPr>
        <w:spacing w:line="276" w:lineRule="auto"/>
        <w:ind w:left="0" w:firstLineChars="202" w:firstLine="424"/>
        <w:rPr>
          <w:rFonts w:ascii="宋体" w:hAnsi="宋体"/>
        </w:rPr>
      </w:pPr>
      <w:r w:rsidRPr="00B456B1">
        <w:rPr>
          <w:rFonts w:ascii="宋体" w:eastAsia="宋体" w:hAnsi="宋体" w:cs="宋体" w:hint="eastAsia"/>
          <w:bCs/>
          <w:color w:val="000000"/>
          <w:szCs w:val="21"/>
          <w:lang w:bidi="ar"/>
        </w:rPr>
        <w:t>步骤（</w:t>
      </w:r>
      <w:r w:rsidR="00192B86">
        <w:rPr>
          <w:rFonts w:ascii="宋体" w:eastAsia="宋体" w:hAnsi="宋体" w:cs="宋体"/>
          <w:bCs/>
          <w:color w:val="000000"/>
          <w:szCs w:val="21"/>
          <w:lang w:bidi="ar"/>
        </w:rPr>
        <w:t>6</w:t>
      </w:r>
      <w:r w:rsidRPr="00B456B1">
        <w:rPr>
          <w:rFonts w:ascii="宋体" w:eastAsia="宋体" w:hAnsi="宋体" w:cs="宋体" w:hint="eastAsia"/>
          <w:bCs/>
          <w:color w:val="000000"/>
          <w:szCs w:val="21"/>
          <w:lang w:bidi="ar"/>
        </w:rPr>
        <w:t>）实验测量图像和理论结果画图</w:t>
      </w:r>
      <w:r w:rsidR="0093648E" w:rsidRPr="00B456B1">
        <w:rPr>
          <w:rFonts w:ascii="宋体" w:eastAsia="宋体" w:hAnsi="宋体" w:cs="宋体" w:hint="eastAsia"/>
          <w:bCs/>
          <w:color w:val="000000"/>
          <w:szCs w:val="21"/>
          <w:lang w:bidi="ar"/>
        </w:rPr>
        <w:t>，并附上</w:t>
      </w:r>
      <w:r w:rsidRPr="00B456B1">
        <w:rPr>
          <w:rFonts w:ascii="宋体" w:eastAsia="宋体" w:hAnsi="宋体" w:cs="宋体" w:hint="eastAsia"/>
          <w:bCs/>
          <w:color w:val="000000"/>
          <w:szCs w:val="21"/>
          <w:lang w:bidi="ar"/>
        </w:rPr>
        <w:t>实验数据</w:t>
      </w:r>
      <w:r w:rsidR="0093648E" w:rsidRPr="00B456B1">
        <w:rPr>
          <w:rFonts w:ascii="宋体" w:eastAsia="宋体" w:hAnsi="宋体" w:cs="宋体" w:hint="eastAsia"/>
          <w:bCs/>
          <w:color w:val="000000"/>
          <w:szCs w:val="21"/>
          <w:lang w:bidi="ar"/>
        </w:rPr>
        <w:t>组</w:t>
      </w:r>
    </w:p>
    <w:p w14:paraId="4B6209DC" w14:textId="77777777" w:rsidR="00A450D2" w:rsidRPr="00192B86" w:rsidRDefault="00A450D2" w:rsidP="00A450D2">
      <w:pPr>
        <w:pStyle w:val="a7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0B211497" w14:textId="77777777" w:rsidR="00A450D2" w:rsidRPr="00A450D2" w:rsidRDefault="00A450D2" w:rsidP="00A450D2">
      <w:pPr>
        <w:pStyle w:val="a7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0F1FAC44" w14:textId="65312EA8" w:rsidR="00D3150F" w:rsidRPr="00A450D2" w:rsidRDefault="00D3150F" w:rsidP="00D3150F">
      <w:pPr>
        <w:pStyle w:val="a7"/>
        <w:numPr>
          <w:ilvl w:val="0"/>
          <w:numId w:val="7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3150F">
        <w:rPr>
          <w:rFonts w:ascii="宋体" w:eastAsia="宋体" w:hAnsi="宋体" w:cs="宋体"/>
          <w:b/>
          <w:color w:val="000000"/>
          <w:sz w:val="24"/>
          <w:lang w:bidi="ar"/>
        </w:rPr>
        <w:t>实验思考题</w:t>
      </w:r>
    </w:p>
    <w:p w14:paraId="4D206426" w14:textId="7005CDDB" w:rsidR="00A450D2" w:rsidRPr="00B456B1" w:rsidRDefault="00A450D2" w:rsidP="00A450D2">
      <w:pPr>
        <w:pStyle w:val="a7"/>
        <w:numPr>
          <w:ilvl w:val="3"/>
          <w:numId w:val="7"/>
        </w:numPr>
        <w:tabs>
          <w:tab w:val="left" w:pos="2040"/>
        </w:tabs>
        <w:autoSpaceDE w:val="0"/>
        <w:autoSpaceDN w:val="0"/>
        <w:spacing w:before="78" w:line="304" w:lineRule="auto"/>
        <w:ind w:left="426" w:right="409" w:firstLineChars="0"/>
        <w:jc w:val="left"/>
      </w:pPr>
      <w:r w:rsidRPr="00A450D2">
        <w:rPr>
          <w:spacing w:val="-1"/>
        </w:rPr>
        <w:t>根据步骤</w:t>
      </w:r>
      <w:r w:rsidRPr="00A450D2">
        <w:rPr>
          <w:spacing w:val="-1"/>
        </w:rPr>
        <w:t>(</w:t>
      </w:r>
      <w:r w:rsidR="00192B86">
        <w:t>5</w:t>
      </w:r>
      <w:r w:rsidRPr="00A450D2">
        <w:t>)</w:t>
      </w:r>
      <w:r w:rsidRPr="00A450D2">
        <w:rPr>
          <w:spacing w:val="-6"/>
        </w:rPr>
        <w:t>的数据，输入到</w:t>
      </w:r>
      <w:r w:rsidRPr="00A450D2">
        <w:rPr>
          <w:spacing w:val="-6"/>
        </w:rPr>
        <w:t xml:space="preserve"> </w:t>
      </w:r>
      <w:r w:rsidRPr="00A450D2">
        <w:t>CCD</w:t>
      </w:r>
      <w:r w:rsidRPr="00A450D2">
        <w:rPr>
          <w:spacing w:val="-7"/>
        </w:rPr>
        <w:t xml:space="preserve"> </w:t>
      </w:r>
      <w:r w:rsidRPr="00A450D2">
        <w:rPr>
          <w:spacing w:val="-7"/>
        </w:rPr>
        <w:t>的最大光功率是多少</w:t>
      </w:r>
    </w:p>
    <w:p w14:paraId="518FE7BD" w14:textId="77777777" w:rsidR="00B456B1" w:rsidRPr="00A450D2" w:rsidRDefault="00B456B1" w:rsidP="00B456B1">
      <w:pPr>
        <w:pStyle w:val="a7"/>
        <w:tabs>
          <w:tab w:val="left" w:pos="2040"/>
        </w:tabs>
        <w:autoSpaceDE w:val="0"/>
        <w:autoSpaceDN w:val="0"/>
        <w:spacing w:before="78" w:line="304" w:lineRule="auto"/>
        <w:ind w:left="426" w:right="409" w:firstLineChars="0" w:firstLine="0"/>
        <w:jc w:val="left"/>
      </w:pPr>
    </w:p>
    <w:p w14:paraId="4827F332" w14:textId="77777777" w:rsidR="00A450D2" w:rsidRPr="00A450D2" w:rsidRDefault="00A450D2" w:rsidP="00A450D2">
      <w:pPr>
        <w:pStyle w:val="a7"/>
        <w:numPr>
          <w:ilvl w:val="3"/>
          <w:numId w:val="7"/>
        </w:numPr>
        <w:tabs>
          <w:tab w:val="left" w:pos="2040"/>
        </w:tabs>
        <w:autoSpaceDE w:val="0"/>
        <w:autoSpaceDN w:val="0"/>
        <w:spacing w:line="310" w:lineRule="exact"/>
        <w:ind w:left="426" w:firstLineChars="0"/>
        <w:jc w:val="left"/>
        <w:rPr>
          <w:rFonts w:ascii="Microsoft JhengHei" w:eastAsia="Microsoft JhengHei"/>
        </w:rPr>
      </w:pPr>
      <w:r w:rsidRPr="00A450D2">
        <w:rPr>
          <w:spacing w:val="-4"/>
        </w:rPr>
        <w:t>如果需要把输入到</w:t>
      </w:r>
      <w:r w:rsidRPr="00A450D2">
        <w:rPr>
          <w:spacing w:val="-4"/>
        </w:rPr>
        <w:t xml:space="preserve"> </w:t>
      </w:r>
      <w:r w:rsidRPr="00A450D2">
        <w:t>CCD</w:t>
      </w:r>
      <w:r w:rsidRPr="00A450D2">
        <w:rPr>
          <w:spacing w:val="-8"/>
        </w:rPr>
        <w:t xml:space="preserve"> </w:t>
      </w:r>
      <w:r w:rsidRPr="00A450D2">
        <w:rPr>
          <w:spacing w:val="-8"/>
        </w:rPr>
        <w:t>的光功率调整至最大光功率的</w:t>
      </w:r>
      <w:r w:rsidRPr="00A450D2">
        <w:rPr>
          <w:spacing w:val="-8"/>
        </w:rPr>
        <w:t xml:space="preserve"> </w:t>
      </w:r>
      <w:r w:rsidRPr="00A450D2">
        <w:t>1</w:t>
      </w:r>
      <w:r w:rsidRPr="00A450D2">
        <w:rPr>
          <w:spacing w:val="-12"/>
        </w:rPr>
        <w:t xml:space="preserve"> </w:t>
      </w:r>
      <w:r w:rsidRPr="00A450D2">
        <w:rPr>
          <w:spacing w:val="-12"/>
        </w:rPr>
        <w:t>倍、</w:t>
      </w:r>
      <w:r w:rsidRPr="00A450D2">
        <w:t>1/2</w:t>
      </w:r>
      <w:r w:rsidRPr="00A450D2">
        <w:rPr>
          <w:spacing w:val="-11"/>
        </w:rPr>
        <w:t xml:space="preserve"> </w:t>
      </w:r>
      <w:r w:rsidRPr="00A450D2">
        <w:rPr>
          <w:spacing w:val="-11"/>
        </w:rPr>
        <w:t>倍、</w:t>
      </w:r>
      <w:r w:rsidRPr="00A450D2">
        <w:t>1/3</w:t>
      </w:r>
      <w:r w:rsidRPr="00A450D2">
        <w:rPr>
          <w:spacing w:val="-12"/>
        </w:rPr>
        <w:t xml:space="preserve"> </w:t>
      </w:r>
      <w:r w:rsidRPr="00A450D2">
        <w:rPr>
          <w:spacing w:val="-12"/>
        </w:rPr>
        <w:t>倍、</w:t>
      </w:r>
      <w:r w:rsidRPr="00A450D2">
        <w:t>1/4</w:t>
      </w:r>
    </w:p>
    <w:p w14:paraId="3FA9A765" w14:textId="363BB22E" w:rsidR="00A450D2" w:rsidRDefault="00A450D2" w:rsidP="00A450D2">
      <w:pPr>
        <w:pStyle w:val="a8"/>
        <w:spacing w:line="381" w:lineRule="exact"/>
        <w:ind w:left="426"/>
      </w:pPr>
      <w:r w:rsidRPr="00A450D2">
        <w:t>倍以及无光，可以怎么操作？</w:t>
      </w:r>
      <w:r w:rsidR="00B456B1">
        <w:rPr>
          <w:rFonts w:hint="eastAsia"/>
        </w:rPr>
        <w:t>并附上公式说明</w:t>
      </w:r>
    </w:p>
    <w:p w14:paraId="37E1E721" w14:textId="77777777" w:rsidR="00B456B1" w:rsidRDefault="00B456B1" w:rsidP="00A450D2">
      <w:pPr>
        <w:pStyle w:val="a8"/>
        <w:spacing w:line="381" w:lineRule="exact"/>
        <w:ind w:left="426"/>
      </w:pPr>
    </w:p>
    <w:p w14:paraId="11E04088" w14:textId="77777777" w:rsidR="00B456B1" w:rsidRDefault="00B456B1" w:rsidP="00A450D2">
      <w:pPr>
        <w:pStyle w:val="a8"/>
        <w:spacing w:line="381" w:lineRule="exact"/>
        <w:ind w:left="426"/>
      </w:pPr>
    </w:p>
    <w:p w14:paraId="71F37569" w14:textId="3FAED73E" w:rsidR="00A450D2" w:rsidRPr="00B456B1" w:rsidRDefault="00A450D2" w:rsidP="00A450D2">
      <w:pPr>
        <w:pStyle w:val="a7"/>
        <w:numPr>
          <w:ilvl w:val="3"/>
          <w:numId w:val="7"/>
        </w:numPr>
        <w:tabs>
          <w:tab w:val="left" w:pos="2040"/>
        </w:tabs>
        <w:autoSpaceDE w:val="0"/>
        <w:autoSpaceDN w:val="0"/>
        <w:spacing w:before="28" w:line="304" w:lineRule="auto"/>
        <w:ind w:left="426" w:right="412" w:firstLineChars="0"/>
        <w:jc w:val="left"/>
      </w:pPr>
      <w:r w:rsidRPr="00A450D2">
        <w:rPr>
          <w:spacing w:val="-14"/>
        </w:rPr>
        <w:t>如何用图</w:t>
      </w:r>
      <w:r w:rsidR="008722BE">
        <w:rPr>
          <w:spacing w:val="-3"/>
        </w:rPr>
        <w:t>1</w:t>
      </w:r>
      <w:r w:rsidRPr="00A450D2">
        <w:rPr>
          <w:spacing w:val="-3"/>
        </w:rPr>
        <w:t>.5-1</w:t>
      </w:r>
      <w:r w:rsidRPr="00A450D2">
        <w:rPr>
          <w:spacing w:val="-10"/>
        </w:rPr>
        <w:t xml:space="preserve"> </w:t>
      </w:r>
      <w:r w:rsidRPr="00A450D2">
        <w:rPr>
          <w:spacing w:val="-10"/>
        </w:rPr>
        <w:t>的光路检验一个光束是否为线偏振光束？</w:t>
      </w:r>
    </w:p>
    <w:p w14:paraId="39D318E0" w14:textId="77777777" w:rsidR="00B456B1" w:rsidRDefault="00B456B1" w:rsidP="00B456B1">
      <w:pPr>
        <w:pStyle w:val="a7"/>
        <w:tabs>
          <w:tab w:val="left" w:pos="2040"/>
        </w:tabs>
        <w:autoSpaceDE w:val="0"/>
        <w:autoSpaceDN w:val="0"/>
        <w:spacing w:before="28" w:line="304" w:lineRule="auto"/>
        <w:ind w:left="426" w:right="412" w:firstLineChars="0" w:firstLine="0"/>
        <w:jc w:val="left"/>
        <w:rPr>
          <w:spacing w:val="-10"/>
        </w:rPr>
      </w:pPr>
    </w:p>
    <w:p w14:paraId="043E9E32" w14:textId="77777777" w:rsidR="00B456B1" w:rsidRPr="00A450D2" w:rsidRDefault="00B456B1" w:rsidP="00B456B1">
      <w:pPr>
        <w:pStyle w:val="a7"/>
        <w:tabs>
          <w:tab w:val="left" w:pos="2040"/>
        </w:tabs>
        <w:autoSpaceDE w:val="0"/>
        <w:autoSpaceDN w:val="0"/>
        <w:spacing w:before="28" w:line="304" w:lineRule="auto"/>
        <w:ind w:left="426" w:right="412" w:firstLineChars="0" w:firstLine="0"/>
        <w:jc w:val="left"/>
      </w:pPr>
    </w:p>
    <w:p w14:paraId="5E942A73" w14:textId="3A34BC4F" w:rsidR="00A450D2" w:rsidRPr="00B456B1" w:rsidRDefault="00A450D2" w:rsidP="00A450D2">
      <w:pPr>
        <w:pStyle w:val="a7"/>
        <w:numPr>
          <w:ilvl w:val="3"/>
          <w:numId w:val="7"/>
        </w:numPr>
        <w:tabs>
          <w:tab w:val="left" w:pos="2040"/>
        </w:tabs>
        <w:autoSpaceDE w:val="0"/>
        <w:autoSpaceDN w:val="0"/>
        <w:spacing w:before="2"/>
        <w:ind w:left="426" w:firstLineChars="0"/>
        <w:jc w:val="left"/>
      </w:pPr>
      <w:r w:rsidRPr="00A450D2">
        <w:rPr>
          <w:spacing w:val="-15"/>
        </w:rPr>
        <w:t>对比图</w:t>
      </w:r>
      <w:r w:rsidRPr="00A450D2">
        <w:rPr>
          <w:spacing w:val="-15"/>
        </w:rPr>
        <w:t xml:space="preserve"> </w:t>
      </w:r>
      <w:r w:rsidR="008722BE">
        <w:t>1</w:t>
      </w:r>
      <w:r w:rsidRPr="00A450D2">
        <w:t>.5-1</w:t>
      </w:r>
      <w:r w:rsidRPr="00A450D2">
        <w:rPr>
          <w:spacing w:val="-14"/>
        </w:rPr>
        <w:t xml:space="preserve"> </w:t>
      </w:r>
      <w:r w:rsidRPr="00A450D2">
        <w:rPr>
          <w:spacing w:val="-14"/>
        </w:rPr>
        <w:t>的实验光路的输入和输出光功率，</w:t>
      </w:r>
      <w:proofErr w:type="gramStart"/>
      <w:r w:rsidRPr="00A450D2">
        <w:rPr>
          <w:spacing w:val="-14"/>
        </w:rPr>
        <w:t>检偏片</w:t>
      </w:r>
      <w:proofErr w:type="gramEnd"/>
      <w:r w:rsidRPr="00A450D2">
        <w:rPr>
          <w:spacing w:val="-14"/>
        </w:rPr>
        <w:t>能够实现一个什么样的功能？</w:t>
      </w:r>
    </w:p>
    <w:p w14:paraId="5FEADEC5" w14:textId="77777777" w:rsidR="00B456B1" w:rsidRDefault="00B456B1" w:rsidP="00B456B1">
      <w:pPr>
        <w:pStyle w:val="a7"/>
        <w:tabs>
          <w:tab w:val="left" w:pos="2040"/>
        </w:tabs>
        <w:autoSpaceDE w:val="0"/>
        <w:autoSpaceDN w:val="0"/>
        <w:spacing w:before="2"/>
        <w:ind w:left="1260" w:firstLineChars="0" w:firstLine="0"/>
        <w:jc w:val="left"/>
        <w:rPr>
          <w:spacing w:val="-14"/>
        </w:rPr>
      </w:pPr>
    </w:p>
    <w:p w14:paraId="28E54DD5" w14:textId="77777777" w:rsidR="00B456B1" w:rsidRPr="00A450D2" w:rsidRDefault="00B456B1" w:rsidP="00B456B1">
      <w:pPr>
        <w:pStyle w:val="a7"/>
        <w:tabs>
          <w:tab w:val="left" w:pos="2040"/>
        </w:tabs>
        <w:autoSpaceDE w:val="0"/>
        <w:autoSpaceDN w:val="0"/>
        <w:spacing w:before="2"/>
        <w:ind w:left="1260" w:firstLineChars="0" w:firstLine="0"/>
        <w:jc w:val="left"/>
      </w:pPr>
    </w:p>
    <w:p w14:paraId="6B472EE0" w14:textId="77777777" w:rsidR="00A450D2" w:rsidRPr="00A450D2" w:rsidRDefault="00A450D2" w:rsidP="00A450D2">
      <w:pPr>
        <w:pStyle w:val="a7"/>
        <w:numPr>
          <w:ilvl w:val="3"/>
          <w:numId w:val="7"/>
        </w:numPr>
        <w:tabs>
          <w:tab w:val="left" w:pos="2040"/>
        </w:tabs>
        <w:autoSpaceDE w:val="0"/>
        <w:autoSpaceDN w:val="0"/>
        <w:spacing w:before="78" w:line="304" w:lineRule="auto"/>
        <w:ind w:left="426" w:right="412" w:firstLineChars="0"/>
        <w:jc w:val="left"/>
      </w:pPr>
      <w:r w:rsidRPr="00A450D2">
        <w:rPr>
          <w:spacing w:val="-3"/>
        </w:rPr>
        <w:t>输出光束的偏振态是怎么样？</w:t>
      </w:r>
    </w:p>
    <w:p w14:paraId="24DE2569" w14:textId="77777777" w:rsidR="00A450D2" w:rsidRPr="00096BAD" w:rsidRDefault="00A450D2" w:rsidP="00096BAD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794E057B" w14:textId="77777777" w:rsidR="00A450D2" w:rsidRPr="00A450D2" w:rsidRDefault="00A450D2" w:rsidP="00A450D2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33C3CF12" w14:textId="77777777" w:rsidR="00B24D96" w:rsidRDefault="00B24D96">
      <w:pPr>
        <w:widowControl/>
        <w:jc w:val="left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/>
          <w:color w:val="000000"/>
          <w:szCs w:val="21"/>
        </w:rPr>
        <w:br w:type="page"/>
      </w:r>
    </w:p>
    <w:p w14:paraId="23BB9230" w14:textId="7899428D" w:rsidR="00E86041" w:rsidRPr="00434F02" w:rsidRDefault="00E86041" w:rsidP="00E86041">
      <w:pPr>
        <w:jc w:val="center"/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</w:pP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lastRenderedPageBreak/>
        <w:t>实验</w:t>
      </w:r>
      <w:r w:rsidR="00192B86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>2</w:t>
      </w:r>
      <w:r w:rsidRPr="00434F02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 xml:space="preserve"> </w:t>
      </w: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二分之一波片的使用</w:t>
      </w:r>
    </w:p>
    <w:p w14:paraId="6DE408B0" w14:textId="77777777" w:rsidR="00E86041" w:rsidRDefault="00E86041" w:rsidP="00E86041">
      <w:pPr>
        <w:jc w:val="center"/>
      </w:pPr>
    </w:p>
    <w:p w14:paraId="602E2C31" w14:textId="14302698" w:rsidR="00E86041" w:rsidRDefault="00E86041" w:rsidP="00E86041">
      <w:pPr>
        <w:pStyle w:val="a7"/>
        <w:numPr>
          <w:ilvl w:val="0"/>
          <w:numId w:val="9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E8604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实验目的</w:t>
      </w:r>
    </w:p>
    <w:p w14:paraId="22AD665B" w14:textId="77777777" w:rsidR="004A5F88" w:rsidRDefault="004A5F88" w:rsidP="004A5F88">
      <w:pPr>
        <w:pStyle w:val="a7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35066C26" w14:textId="77777777" w:rsidR="004A5F88" w:rsidRPr="00E86041" w:rsidRDefault="004A5F88" w:rsidP="004A5F88">
      <w:pPr>
        <w:pStyle w:val="a7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71BF494C" w14:textId="7C2AB903" w:rsidR="00E86041" w:rsidRDefault="00E86041" w:rsidP="001F6C53">
      <w:pPr>
        <w:pStyle w:val="a7"/>
        <w:numPr>
          <w:ilvl w:val="0"/>
          <w:numId w:val="9"/>
        </w:numPr>
        <w:snapToGrid w:val="0"/>
        <w:spacing w:beforeLines="50" w:before="156" w:afterLines="50" w:after="156"/>
        <w:ind w:left="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E8604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 w:rsidR="001F6C53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操作</w:t>
      </w:r>
      <w:r w:rsidRPr="00E8604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记录</w:t>
      </w:r>
    </w:p>
    <w:p w14:paraId="51675E30" w14:textId="0595303B" w:rsidR="001F6C53" w:rsidRDefault="001F6C53" w:rsidP="001F6C53">
      <w:pPr>
        <w:pStyle w:val="a7"/>
        <w:numPr>
          <w:ilvl w:val="3"/>
          <w:numId w:val="9"/>
        </w:numPr>
        <w:spacing w:line="276" w:lineRule="auto"/>
        <w:ind w:left="0" w:firstLineChars="202" w:firstLine="424"/>
        <w:rPr>
          <w:rFonts w:ascii="宋体" w:hAnsi="宋体"/>
        </w:rPr>
      </w:pPr>
      <w:r w:rsidRPr="001F6C53">
        <w:rPr>
          <w:rFonts w:ascii="宋体" w:hAnsi="宋体" w:hint="eastAsia"/>
        </w:rPr>
        <w:t>拍照记录搭建的光路</w:t>
      </w:r>
    </w:p>
    <w:p w14:paraId="24CC5C4E" w14:textId="77777777" w:rsidR="004A5F88" w:rsidRDefault="004A5F88" w:rsidP="004A5F88">
      <w:pPr>
        <w:pStyle w:val="a7"/>
        <w:spacing w:line="276" w:lineRule="auto"/>
        <w:ind w:left="424" w:firstLineChars="0" w:firstLine="0"/>
        <w:rPr>
          <w:rFonts w:ascii="宋体" w:hAnsi="宋体"/>
        </w:rPr>
      </w:pPr>
    </w:p>
    <w:p w14:paraId="7E3640E6" w14:textId="77777777" w:rsidR="004A5F88" w:rsidRDefault="004A5F88" w:rsidP="004A5F88">
      <w:pPr>
        <w:pStyle w:val="a7"/>
        <w:spacing w:line="276" w:lineRule="auto"/>
        <w:ind w:left="424" w:firstLineChars="0" w:firstLine="0"/>
        <w:rPr>
          <w:rFonts w:ascii="宋体" w:hAnsi="宋体"/>
        </w:rPr>
      </w:pPr>
    </w:p>
    <w:p w14:paraId="191D882F" w14:textId="77777777" w:rsidR="001F6C53" w:rsidRPr="004A5F88" w:rsidRDefault="0093648E" w:rsidP="001F6C53">
      <w:pPr>
        <w:pStyle w:val="a7"/>
        <w:numPr>
          <w:ilvl w:val="3"/>
          <w:numId w:val="9"/>
        </w:numPr>
        <w:spacing w:line="276" w:lineRule="auto"/>
        <w:ind w:left="0" w:firstLineChars="202" w:firstLine="424"/>
        <w:rPr>
          <w:rFonts w:ascii="宋体" w:hAnsi="宋体"/>
        </w:rPr>
      </w:pPr>
      <w:r w:rsidRPr="00434F02">
        <w:rPr>
          <w:rFonts w:ascii="宋体" w:eastAsia="宋体" w:hAnsi="宋体" w:cs="宋体" w:hint="eastAsia"/>
          <w:bCs/>
          <w:color w:val="000000"/>
          <w:szCs w:val="21"/>
          <w:lang w:bidi="ar"/>
        </w:rPr>
        <w:t>记录角度a、角度b</w:t>
      </w:r>
      <w:r w:rsidR="00F54B7B">
        <w:rPr>
          <w:rFonts w:ascii="宋体" w:eastAsia="宋体" w:hAnsi="宋体" w:cs="宋体" w:hint="eastAsia"/>
          <w:bCs/>
          <w:color w:val="000000"/>
          <w:szCs w:val="21"/>
          <w:lang w:bidi="ar"/>
        </w:rPr>
        <w:t>，并给出差值a</w:t>
      </w:r>
      <w:r w:rsidR="00F54B7B">
        <w:rPr>
          <w:rFonts w:ascii="宋体" w:eastAsia="宋体" w:hAnsi="宋体" w:cs="宋体"/>
          <w:bCs/>
          <w:color w:val="000000"/>
          <w:szCs w:val="21"/>
          <w:lang w:bidi="ar"/>
        </w:rPr>
        <w:t>-b</w:t>
      </w:r>
      <w:r w:rsidR="00F54B7B">
        <w:rPr>
          <w:rFonts w:ascii="宋体" w:eastAsia="宋体" w:hAnsi="宋体" w:cs="宋体" w:hint="eastAsia"/>
          <w:bCs/>
          <w:color w:val="000000"/>
          <w:szCs w:val="21"/>
          <w:lang w:bidi="ar"/>
        </w:rPr>
        <w:t>，观察最后结果的角度变化。</w:t>
      </w:r>
    </w:p>
    <w:p w14:paraId="6B0774F3" w14:textId="77777777" w:rsidR="004A5F88" w:rsidRDefault="004A5F88" w:rsidP="004A5F88">
      <w:pPr>
        <w:pStyle w:val="a7"/>
        <w:spacing w:line="276" w:lineRule="auto"/>
        <w:ind w:left="1260" w:firstLineChars="0" w:firstLine="0"/>
        <w:rPr>
          <w:rFonts w:ascii="宋体" w:eastAsia="宋体" w:hAnsi="宋体" w:cs="宋体"/>
          <w:bCs/>
          <w:color w:val="000000"/>
          <w:szCs w:val="21"/>
          <w:lang w:bidi="ar"/>
        </w:rPr>
      </w:pPr>
    </w:p>
    <w:p w14:paraId="707B4CAA" w14:textId="77777777" w:rsidR="004A5F88" w:rsidRPr="001F6C53" w:rsidRDefault="004A5F88" w:rsidP="004A5F88">
      <w:pPr>
        <w:pStyle w:val="a7"/>
        <w:spacing w:line="276" w:lineRule="auto"/>
        <w:ind w:left="1260" w:firstLineChars="0" w:firstLine="0"/>
        <w:rPr>
          <w:rFonts w:ascii="宋体" w:hAnsi="宋体"/>
        </w:rPr>
      </w:pPr>
    </w:p>
    <w:p w14:paraId="2BCAEDCC" w14:textId="19D7292D" w:rsidR="001F6C53" w:rsidRPr="004A5F88" w:rsidRDefault="00F54B7B" w:rsidP="001F6C53">
      <w:pPr>
        <w:pStyle w:val="a7"/>
        <w:numPr>
          <w:ilvl w:val="3"/>
          <w:numId w:val="9"/>
        </w:numPr>
        <w:spacing w:line="276" w:lineRule="auto"/>
        <w:ind w:leftChars="202" w:left="424" w:firstLineChars="0" w:firstLine="2"/>
        <w:rPr>
          <w:rFonts w:ascii="宋体" w:hAnsi="宋体"/>
        </w:rPr>
      </w:pPr>
      <w:r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>实验步骤（</w:t>
      </w:r>
      <w:r w:rsidR="00192B86">
        <w:rPr>
          <w:rFonts w:ascii="宋体" w:eastAsia="宋体" w:hAnsi="宋体" w:cs="宋体"/>
          <w:bCs/>
          <w:color w:val="000000"/>
          <w:szCs w:val="21"/>
          <w:lang w:bidi="ar"/>
        </w:rPr>
        <w:t>6</w:t>
      </w:r>
      <w:r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>）：</w:t>
      </w:r>
      <w:r w:rsidR="0093648E"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>利用软件画出</w:t>
      </w:r>
      <w:r w:rsidR="0093648E" w:rsidRPr="001F6C53">
        <w:rPr>
          <w:rFonts w:ascii="宋体" w:eastAsia="宋体" w:hAnsi="宋体" w:cs="宋体"/>
          <w:bCs/>
          <w:color w:val="000000"/>
          <w:szCs w:val="21"/>
          <w:lang w:bidi="ar"/>
        </w:rPr>
        <w:t>实验数据</w:t>
      </w:r>
      <w:r w:rsidR="0093648E"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>曲线，并</w:t>
      </w:r>
      <w:r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>点击“理论结果画图”，绘制</w:t>
      </w:r>
      <w:r w:rsidR="0093648E" w:rsidRPr="001F6C53">
        <w:rPr>
          <w:rFonts w:ascii="宋体" w:eastAsia="宋体" w:hAnsi="宋体" w:cs="宋体"/>
          <w:bCs/>
          <w:color w:val="000000"/>
          <w:szCs w:val="21"/>
          <w:lang w:bidi="ar"/>
        </w:rPr>
        <w:t>理论曲线作对比。</w:t>
      </w:r>
    </w:p>
    <w:p w14:paraId="367FF8FB" w14:textId="77777777" w:rsidR="004A5F88" w:rsidRDefault="004A5F88" w:rsidP="004A5F88">
      <w:pPr>
        <w:pStyle w:val="a7"/>
        <w:spacing w:line="276" w:lineRule="auto"/>
        <w:ind w:left="426" w:firstLineChars="0" w:firstLine="0"/>
        <w:rPr>
          <w:rFonts w:ascii="宋体" w:eastAsia="宋体" w:hAnsi="宋体" w:cs="宋体"/>
          <w:bCs/>
          <w:color w:val="000000"/>
          <w:szCs w:val="21"/>
          <w:lang w:bidi="ar"/>
        </w:rPr>
      </w:pPr>
    </w:p>
    <w:p w14:paraId="47484339" w14:textId="77777777" w:rsidR="004A5F88" w:rsidRPr="001F6C53" w:rsidRDefault="004A5F88" w:rsidP="004A5F88">
      <w:pPr>
        <w:pStyle w:val="a7"/>
        <w:spacing w:line="276" w:lineRule="auto"/>
        <w:ind w:left="426" w:firstLineChars="0" w:firstLine="0"/>
        <w:rPr>
          <w:rFonts w:ascii="宋体" w:hAnsi="宋体"/>
        </w:rPr>
      </w:pPr>
    </w:p>
    <w:p w14:paraId="545A35F1" w14:textId="0DCC531D" w:rsidR="00BB0C32" w:rsidRPr="001F6C53" w:rsidRDefault="00BB0C32" w:rsidP="001F6C53">
      <w:pPr>
        <w:pStyle w:val="a7"/>
        <w:numPr>
          <w:ilvl w:val="3"/>
          <w:numId w:val="9"/>
        </w:numPr>
        <w:spacing w:line="276" w:lineRule="auto"/>
        <w:ind w:left="0" w:firstLineChars="202" w:firstLine="424"/>
        <w:rPr>
          <w:rFonts w:ascii="宋体" w:hAnsi="宋体"/>
        </w:rPr>
      </w:pPr>
      <w:r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 xml:space="preserve"> 实验步骤（</w:t>
      </w:r>
      <w:r w:rsidR="00192B86">
        <w:rPr>
          <w:rFonts w:ascii="宋体" w:eastAsia="宋体" w:hAnsi="宋体" w:cs="宋体"/>
          <w:bCs/>
          <w:color w:val="000000"/>
          <w:szCs w:val="21"/>
          <w:lang w:bidi="ar"/>
        </w:rPr>
        <w:t>8</w:t>
      </w:r>
      <w:r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>）：利用软件记录数据并绘图。</w:t>
      </w:r>
    </w:p>
    <w:p w14:paraId="7A568087" w14:textId="77777777" w:rsidR="005D1EF7" w:rsidRDefault="005D1EF7" w:rsidP="00BB0C32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6AF032AE" w14:textId="77777777" w:rsidR="004A5F88" w:rsidRPr="00BB0C32" w:rsidRDefault="004A5F88" w:rsidP="00BB0C32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5899E41B" w14:textId="3F0B898A" w:rsidR="00E86041" w:rsidRPr="00E86041" w:rsidRDefault="00E86041" w:rsidP="00E86041">
      <w:pPr>
        <w:pStyle w:val="a7"/>
        <w:numPr>
          <w:ilvl w:val="0"/>
          <w:numId w:val="9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E86041">
        <w:rPr>
          <w:rFonts w:ascii="宋体" w:eastAsia="宋体" w:hAnsi="宋体" w:cs="宋体"/>
          <w:b/>
          <w:color w:val="000000"/>
          <w:sz w:val="24"/>
          <w:lang w:bidi="ar"/>
        </w:rPr>
        <w:t>实验思考题</w:t>
      </w:r>
    </w:p>
    <w:p w14:paraId="1907F5A2" w14:textId="4051FD22" w:rsidR="00DF2E4E" w:rsidRPr="004A5F88" w:rsidRDefault="00DF2E4E" w:rsidP="00DF2E4E">
      <w:pPr>
        <w:pStyle w:val="a7"/>
        <w:numPr>
          <w:ilvl w:val="3"/>
          <w:numId w:val="9"/>
        </w:numPr>
        <w:tabs>
          <w:tab w:val="left" w:pos="2040"/>
        </w:tabs>
        <w:autoSpaceDE w:val="0"/>
        <w:autoSpaceDN w:val="0"/>
        <w:spacing w:before="78" w:line="304" w:lineRule="auto"/>
        <w:ind w:left="426" w:right="409" w:firstLineChars="0"/>
        <w:jc w:val="left"/>
      </w:pPr>
      <w:r w:rsidRPr="00DF2E4E">
        <w:rPr>
          <w:rFonts w:ascii="宋体" w:hAnsi="宋体" w:hint="eastAsia"/>
        </w:rPr>
        <w:t>激光束经过1/2波片</w:t>
      </w:r>
      <w:r w:rsidRPr="00DF2E4E">
        <w:rPr>
          <w:rFonts w:ascii="宋体" w:hAnsi="宋体"/>
        </w:rPr>
        <w:t>后，</w:t>
      </w:r>
      <w:r w:rsidRPr="00DF2E4E">
        <w:rPr>
          <w:rFonts w:ascii="宋体" w:hAnsi="宋体" w:hint="eastAsia"/>
        </w:rPr>
        <w:t>光束</w:t>
      </w:r>
      <w:r w:rsidRPr="00DF2E4E">
        <w:rPr>
          <w:rFonts w:ascii="宋体" w:hAnsi="宋体"/>
        </w:rPr>
        <w:t>是什么偏振态？为什么？如何检验？</w:t>
      </w:r>
    </w:p>
    <w:p w14:paraId="5A213130" w14:textId="77777777" w:rsidR="004A5F88" w:rsidRPr="003E78E8" w:rsidRDefault="004A5F88" w:rsidP="004A5F88">
      <w:pPr>
        <w:pStyle w:val="a7"/>
        <w:tabs>
          <w:tab w:val="left" w:pos="2040"/>
        </w:tabs>
        <w:autoSpaceDE w:val="0"/>
        <w:autoSpaceDN w:val="0"/>
        <w:spacing w:before="78" w:line="304" w:lineRule="auto"/>
        <w:ind w:left="426" w:right="409" w:firstLineChars="0" w:firstLine="0"/>
        <w:jc w:val="left"/>
      </w:pPr>
    </w:p>
    <w:p w14:paraId="6CE38ED4" w14:textId="601B0E54" w:rsidR="00DF2E4E" w:rsidRPr="004A5F88" w:rsidRDefault="00DF2E4E" w:rsidP="00DF2E4E">
      <w:pPr>
        <w:pStyle w:val="a7"/>
        <w:numPr>
          <w:ilvl w:val="3"/>
          <w:numId w:val="9"/>
        </w:numPr>
        <w:tabs>
          <w:tab w:val="left" w:pos="2040"/>
        </w:tabs>
        <w:autoSpaceDE w:val="0"/>
        <w:autoSpaceDN w:val="0"/>
        <w:spacing w:before="78" w:line="304" w:lineRule="auto"/>
        <w:ind w:left="426" w:right="409" w:firstLineChars="0"/>
        <w:jc w:val="left"/>
      </w:pPr>
      <w:r w:rsidRPr="00DF2E4E">
        <w:rPr>
          <w:rFonts w:ascii="宋体" w:hAnsi="宋体" w:hint="eastAsia"/>
        </w:rPr>
        <w:t>激光束</w:t>
      </w:r>
      <w:r w:rsidRPr="00DF2E4E">
        <w:rPr>
          <w:rFonts w:ascii="宋体" w:hAnsi="宋体"/>
        </w:rPr>
        <w:t>经过</w:t>
      </w:r>
      <w:r w:rsidRPr="00DF2E4E">
        <w:rPr>
          <w:rFonts w:ascii="宋体" w:hAnsi="宋体" w:hint="eastAsia"/>
        </w:rPr>
        <w:t>1/2波片</w:t>
      </w:r>
      <w:r w:rsidRPr="00DF2E4E">
        <w:rPr>
          <w:rFonts w:ascii="宋体" w:hAnsi="宋体"/>
        </w:rPr>
        <w:t>后，</w:t>
      </w:r>
      <w:bookmarkStart w:id="1" w:name="_Hlk4569654"/>
      <w:r w:rsidRPr="00DF2E4E">
        <w:rPr>
          <w:rFonts w:ascii="宋体" w:hAnsi="宋体"/>
        </w:rPr>
        <w:t>光束偏振方向旋转</w:t>
      </w:r>
      <w:bookmarkEnd w:id="1"/>
      <w:r w:rsidRPr="00DF2E4E">
        <w:rPr>
          <w:rFonts w:ascii="宋体" w:hAnsi="宋体"/>
        </w:rPr>
        <w:t>了多少度？与理论是否吻合？</w:t>
      </w:r>
    </w:p>
    <w:p w14:paraId="1C085DAD" w14:textId="77777777" w:rsidR="004A5F88" w:rsidRDefault="004A5F88" w:rsidP="004A5F88">
      <w:pPr>
        <w:pStyle w:val="a7"/>
      </w:pPr>
    </w:p>
    <w:p w14:paraId="41B37125" w14:textId="77777777" w:rsidR="004A5F88" w:rsidRPr="003E78E8" w:rsidRDefault="004A5F88" w:rsidP="004A5F88">
      <w:pPr>
        <w:pStyle w:val="a7"/>
        <w:tabs>
          <w:tab w:val="left" w:pos="2040"/>
        </w:tabs>
        <w:autoSpaceDE w:val="0"/>
        <w:autoSpaceDN w:val="0"/>
        <w:spacing w:before="78" w:line="304" w:lineRule="auto"/>
        <w:ind w:left="426" w:right="409" w:firstLineChars="0" w:firstLine="0"/>
        <w:jc w:val="left"/>
      </w:pPr>
    </w:p>
    <w:p w14:paraId="38278306" w14:textId="377CF076" w:rsidR="00DF2E4E" w:rsidRPr="004A5F88" w:rsidRDefault="00DF2E4E" w:rsidP="00DF2E4E">
      <w:pPr>
        <w:pStyle w:val="a7"/>
        <w:numPr>
          <w:ilvl w:val="3"/>
          <w:numId w:val="9"/>
        </w:numPr>
        <w:tabs>
          <w:tab w:val="left" w:pos="2040"/>
        </w:tabs>
        <w:autoSpaceDE w:val="0"/>
        <w:autoSpaceDN w:val="0"/>
        <w:spacing w:before="78" w:line="304" w:lineRule="auto"/>
        <w:ind w:left="426" w:right="409" w:firstLineChars="0"/>
        <w:jc w:val="left"/>
      </w:pPr>
      <w:r w:rsidRPr="00DF2E4E">
        <w:rPr>
          <w:rFonts w:ascii="宋体" w:hAnsi="宋体" w:hint="eastAsia"/>
        </w:rPr>
        <w:t>解释步骤(</w:t>
      </w:r>
      <w:r w:rsidR="009C763E">
        <w:rPr>
          <w:rFonts w:ascii="宋体" w:hAnsi="宋体"/>
        </w:rPr>
        <w:t>8</w:t>
      </w:r>
      <w:r w:rsidRPr="00DF2E4E">
        <w:rPr>
          <w:rFonts w:ascii="宋体" w:hAnsi="宋体" w:hint="eastAsia"/>
        </w:rPr>
        <w:t>)所</w:t>
      </w:r>
      <w:r w:rsidRPr="00DF2E4E">
        <w:rPr>
          <w:rFonts w:ascii="宋体" w:hAnsi="宋体"/>
        </w:rPr>
        <w:t>观察到的实验现象。</w:t>
      </w:r>
    </w:p>
    <w:p w14:paraId="4F817BC1" w14:textId="77777777" w:rsidR="004A5F88" w:rsidRPr="003E78E8" w:rsidRDefault="004A5F88" w:rsidP="004A5F88">
      <w:pPr>
        <w:pStyle w:val="a7"/>
        <w:tabs>
          <w:tab w:val="left" w:pos="2040"/>
        </w:tabs>
        <w:autoSpaceDE w:val="0"/>
        <w:autoSpaceDN w:val="0"/>
        <w:spacing w:before="78" w:line="304" w:lineRule="auto"/>
        <w:ind w:left="426" w:right="409" w:firstLineChars="0" w:firstLine="0"/>
        <w:jc w:val="left"/>
      </w:pPr>
    </w:p>
    <w:p w14:paraId="462B2CC1" w14:textId="3B4DCCB7" w:rsidR="00DF2E4E" w:rsidRPr="004A5F88" w:rsidRDefault="00DF2E4E" w:rsidP="00DF2E4E">
      <w:pPr>
        <w:pStyle w:val="a7"/>
        <w:numPr>
          <w:ilvl w:val="3"/>
          <w:numId w:val="9"/>
        </w:numPr>
        <w:tabs>
          <w:tab w:val="left" w:pos="2040"/>
        </w:tabs>
        <w:autoSpaceDE w:val="0"/>
        <w:autoSpaceDN w:val="0"/>
        <w:spacing w:before="78" w:line="304" w:lineRule="auto"/>
        <w:ind w:left="426" w:right="409" w:firstLineChars="0"/>
        <w:jc w:val="left"/>
      </w:pPr>
      <w:r w:rsidRPr="00DF2E4E">
        <w:rPr>
          <w:rFonts w:ascii="宋体" w:hAnsi="宋体" w:hint="eastAsia"/>
        </w:rPr>
        <w:t>上述</w:t>
      </w:r>
      <w:r w:rsidRPr="00DF2E4E">
        <w:rPr>
          <w:rFonts w:ascii="宋体" w:hAnsi="宋体"/>
        </w:rPr>
        <w:t>光路，</w:t>
      </w:r>
      <w:r w:rsidRPr="00DF2E4E">
        <w:rPr>
          <w:rFonts w:ascii="宋体" w:hAnsi="宋体" w:hint="eastAsia"/>
        </w:rPr>
        <w:t>如果</w:t>
      </w:r>
      <w:r w:rsidRPr="00DF2E4E">
        <w:rPr>
          <w:rFonts w:ascii="宋体" w:hAnsi="宋体"/>
        </w:rPr>
        <w:t>需要把输入到CCD的光</w:t>
      </w:r>
      <w:r w:rsidRPr="00DF2E4E">
        <w:rPr>
          <w:rFonts w:ascii="宋体" w:hAnsi="宋体" w:hint="eastAsia"/>
        </w:rPr>
        <w:t>功率</w:t>
      </w:r>
      <w:r w:rsidRPr="00DF2E4E">
        <w:rPr>
          <w:rFonts w:ascii="宋体" w:hAnsi="宋体"/>
        </w:rPr>
        <w:t>调整至最大光</w:t>
      </w:r>
      <w:r w:rsidRPr="00DF2E4E">
        <w:rPr>
          <w:rFonts w:ascii="宋体" w:hAnsi="宋体" w:hint="eastAsia"/>
        </w:rPr>
        <w:t>功率</w:t>
      </w:r>
      <w:r w:rsidRPr="00DF2E4E">
        <w:rPr>
          <w:rFonts w:ascii="宋体" w:hAnsi="宋体"/>
        </w:rPr>
        <w:t>的</w:t>
      </w:r>
      <w:r w:rsidRPr="00DF2E4E">
        <w:rPr>
          <w:rFonts w:ascii="宋体" w:hAnsi="宋体" w:hint="eastAsia"/>
        </w:rPr>
        <w:t>1倍</w:t>
      </w:r>
      <w:r w:rsidRPr="00DF2E4E">
        <w:rPr>
          <w:rFonts w:ascii="宋体" w:hAnsi="宋体"/>
        </w:rPr>
        <w:t>、</w:t>
      </w:r>
      <w:r w:rsidRPr="00DF2E4E">
        <w:rPr>
          <w:rFonts w:ascii="宋体" w:hAnsi="宋体" w:hint="eastAsia"/>
        </w:rPr>
        <w:t>1/2倍、1/3倍、1/4倍以及</w:t>
      </w:r>
      <w:r w:rsidRPr="00DF2E4E">
        <w:rPr>
          <w:rFonts w:ascii="宋体" w:hAnsi="宋体"/>
        </w:rPr>
        <w:t>无光</w:t>
      </w:r>
      <w:r w:rsidRPr="00DF2E4E">
        <w:rPr>
          <w:rFonts w:ascii="宋体" w:hAnsi="宋体" w:hint="eastAsia"/>
        </w:rPr>
        <w:t>，</w:t>
      </w:r>
      <w:r w:rsidRPr="00DF2E4E">
        <w:rPr>
          <w:rFonts w:ascii="宋体" w:hAnsi="宋体"/>
        </w:rPr>
        <w:t>可以怎么操作？</w:t>
      </w:r>
      <w:r w:rsidRPr="00DF2E4E">
        <w:rPr>
          <w:rFonts w:ascii="宋体" w:hAnsi="宋体" w:hint="eastAsia"/>
        </w:rPr>
        <w:t xml:space="preserve"> </w:t>
      </w:r>
    </w:p>
    <w:p w14:paraId="0A0E2BF7" w14:textId="77777777" w:rsidR="004A5F88" w:rsidRDefault="004A5F88" w:rsidP="004A5F88">
      <w:pPr>
        <w:pStyle w:val="a7"/>
      </w:pPr>
    </w:p>
    <w:p w14:paraId="79EBBA34" w14:textId="4F21B9AE" w:rsidR="00DF2E4E" w:rsidRPr="004A5F88" w:rsidRDefault="00DF2E4E" w:rsidP="009C763E">
      <w:pPr>
        <w:tabs>
          <w:tab w:val="left" w:pos="2040"/>
        </w:tabs>
        <w:autoSpaceDE w:val="0"/>
        <w:autoSpaceDN w:val="0"/>
        <w:spacing w:before="78" w:line="304" w:lineRule="auto"/>
        <w:ind w:right="409"/>
        <w:jc w:val="left"/>
      </w:pPr>
      <w:r w:rsidRPr="009C763E">
        <w:rPr>
          <w:rFonts w:ascii="宋体" w:eastAsia="宋体" w:hAnsi="宋体" w:cs="宋体"/>
          <w:color w:val="000000"/>
          <w:szCs w:val="21"/>
        </w:rPr>
        <w:br w:type="page"/>
      </w:r>
    </w:p>
    <w:p w14:paraId="7CBED903" w14:textId="66FFF740" w:rsidR="009815E8" w:rsidRPr="00434F02" w:rsidRDefault="009815E8" w:rsidP="00434F02">
      <w:pPr>
        <w:jc w:val="center"/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</w:pP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lastRenderedPageBreak/>
        <w:t>实验</w:t>
      </w:r>
      <w:r w:rsidR="009C763E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>3</w:t>
      </w:r>
      <w:r w:rsidRPr="00434F02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 xml:space="preserve"> </w:t>
      </w: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四分之一波片的使用与圆偏振光的产生</w:t>
      </w:r>
    </w:p>
    <w:p w14:paraId="40983DCD" w14:textId="78ECF503" w:rsidR="009815E8" w:rsidRPr="009815E8" w:rsidRDefault="009815E8" w:rsidP="009815E8">
      <w:pPr>
        <w:pStyle w:val="a7"/>
        <w:numPr>
          <w:ilvl w:val="0"/>
          <w:numId w:val="16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9815E8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实验目的</w:t>
      </w:r>
    </w:p>
    <w:p w14:paraId="133AA5F1" w14:textId="25E7CEE0" w:rsidR="009815E8" w:rsidRPr="0001391B" w:rsidRDefault="0001391B" w:rsidP="007D4AF4">
      <w:pPr>
        <w:rPr>
          <w:color w:val="FF0000"/>
        </w:rPr>
      </w:pPr>
      <w:r w:rsidRPr="0001391B">
        <w:rPr>
          <w:color w:val="FF0000"/>
        </w:rPr>
        <w:tab/>
      </w:r>
    </w:p>
    <w:p w14:paraId="4BFCCA91" w14:textId="77777777" w:rsidR="009815E8" w:rsidRPr="00D57EC1" w:rsidRDefault="009815E8" w:rsidP="009815E8">
      <w:pPr>
        <w:pStyle w:val="a7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3BF40979" w14:textId="35806F7F" w:rsidR="009815E8" w:rsidRDefault="009815E8" w:rsidP="009815E8">
      <w:pPr>
        <w:pStyle w:val="a7"/>
        <w:numPr>
          <w:ilvl w:val="0"/>
          <w:numId w:val="16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57EC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 w:rsidR="0024406D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操作</w:t>
      </w:r>
      <w:r w:rsidRPr="00D57EC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记录</w:t>
      </w:r>
    </w:p>
    <w:p w14:paraId="763A0B5C" w14:textId="77777777" w:rsidR="0024406D" w:rsidRDefault="0024406D" w:rsidP="0024406D">
      <w:pPr>
        <w:pStyle w:val="a7"/>
        <w:numPr>
          <w:ilvl w:val="3"/>
          <w:numId w:val="14"/>
        </w:numPr>
        <w:spacing w:line="276" w:lineRule="auto"/>
        <w:ind w:left="0" w:firstLineChars="0" w:firstLine="0"/>
        <w:rPr>
          <w:rFonts w:ascii="宋体" w:hAnsi="宋体"/>
        </w:rPr>
      </w:pPr>
      <w:r w:rsidRPr="001F6C53">
        <w:rPr>
          <w:rFonts w:ascii="宋体" w:hAnsi="宋体" w:hint="eastAsia"/>
        </w:rPr>
        <w:t>拍照记录搭建的光路</w:t>
      </w:r>
    </w:p>
    <w:p w14:paraId="78506531" w14:textId="77777777" w:rsidR="00EA4DD9" w:rsidRDefault="00EA4DD9" w:rsidP="00EA4DD9">
      <w:pPr>
        <w:pStyle w:val="a7"/>
        <w:spacing w:line="276" w:lineRule="auto"/>
        <w:ind w:firstLineChars="0" w:firstLine="0"/>
        <w:rPr>
          <w:rFonts w:ascii="宋体" w:hAnsi="宋体"/>
        </w:rPr>
      </w:pPr>
    </w:p>
    <w:p w14:paraId="4442AC64" w14:textId="77777777" w:rsidR="00A31A49" w:rsidRDefault="00A31A49" w:rsidP="00EA4DD9">
      <w:pPr>
        <w:pStyle w:val="a7"/>
        <w:spacing w:line="276" w:lineRule="auto"/>
        <w:ind w:firstLineChars="0" w:firstLine="0"/>
        <w:rPr>
          <w:rFonts w:ascii="宋体" w:hAnsi="宋体"/>
        </w:rPr>
      </w:pPr>
    </w:p>
    <w:p w14:paraId="351E253C" w14:textId="0FC759C9" w:rsidR="0024406D" w:rsidRPr="00EA4DD9" w:rsidRDefault="008A5EE7" w:rsidP="0024406D">
      <w:pPr>
        <w:pStyle w:val="a7"/>
        <w:numPr>
          <w:ilvl w:val="3"/>
          <w:numId w:val="14"/>
        </w:numPr>
        <w:spacing w:line="276" w:lineRule="auto"/>
        <w:ind w:left="0" w:firstLineChars="0" w:firstLine="0"/>
        <w:rPr>
          <w:rFonts w:ascii="宋体" w:hAnsi="宋体"/>
        </w:rPr>
      </w:pPr>
      <w:r w:rsidRPr="0024406D">
        <w:rPr>
          <w:rFonts w:ascii="宋体" w:eastAsia="宋体" w:hAnsi="宋体" w:cs="宋体" w:hint="eastAsia"/>
          <w:bCs/>
          <w:color w:val="000000"/>
          <w:szCs w:val="21"/>
          <w:lang w:bidi="ar"/>
        </w:rPr>
        <w:t>实验步骤（</w:t>
      </w:r>
      <w:r w:rsidR="009C763E">
        <w:rPr>
          <w:rFonts w:ascii="宋体" w:eastAsia="宋体" w:hAnsi="宋体" w:cs="宋体"/>
          <w:bCs/>
          <w:color w:val="000000"/>
          <w:szCs w:val="21"/>
          <w:lang w:bidi="ar"/>
        </w:rPr>
        <w:t>3</w:t>
      </w:r>
      <w:r w:rsidRPr="0024406D">
        <w:rPr>
          <w:rFonts w:ascii="宋体" w:eastAsia="宋体" w:hAnsi="宋体" w:cs="宋体" w:hint="eastAsia"/>
          <w:bCs/>
          <w:color w:val="000000"/>
          <w:szCs w:val="21"/>
          <w:lang w:bidi="ar"/>
        </w:rPr>
        <w:t>）从软件狗中绘制实验曲线</w:t>
      </w:r>
    </w:p>
    <w:p w14:paraId="0E40DCEA" w14:textId="77777777" w:rsidR="00EA4DD9" w:rsidRPr="00EA4DD9" w:rsidRDefault="00EA4DD9" w:rsidP="00EA4DD9">
      <w:pPr>
        <w:pStyle w:val="a7"/>
        <w:rPr>
          <w:rFonts w:ascii="宋体" w:hAnsi="宋体"/>
        </w:rPr>
      </w:pPr>
    </w:p>
    <w:p w14:paraId="1F294B77" w14:textId="77777777" w:rsidR="00EA4DD9" w:rsidRDefault="00EA4DD9" w:rsidP="00EA4DD9">
      <w:pPr>
        <w:pStyle w:val="a7"/>
        <w:spacing w:line="276" w:lineRule="auto"/>
        <w:ind w:firstLineChars="0" w:firstLine="0"/>
        <w:rPr>
          <w:rFonts w:ascii="宋体" w:hAnsi="宋体"/>
        </w:rPr>
      </w:pPr>
    </w:p>
    <w:p w14:paraId="3AF5B10B" w14:textId="77777777" w:rsidR="00A31A49" w:rsidRPr="0024406D" w:rsidRDefault="00A31A49" w:rsidP="00EA4DD9">
      <w:pPr>
        <w:pStyle w:val="a7"/>
        <w:spacing w:line="276" w:lineRule="auto"/>
        <w:ind w:firstLineChars="0" w:firstLine="0"/>
        <w:rPr>
          <w:rFonts w:ascii="宋体" w:hAnsi="宋体"/>
        </w:rPr>
      </w:pPr>
    </w:p>
    <w:p w14:paraId="31454725" w14:textId="4CDA5BE2" w:rsidR="00EA4DD9" w:rsidRPr="00A31A49" w:rsidRDefault="008A5EE7" w:rsidP="00EA4DD9">
      <w:pPr>
        <w:pStyle w:val="a7"/>
        <w:numPr>
          <w:ilvl w:val="3"/>
          <w:numId w:val="14"/>
        </w:numPr>
        <w:spacing w:line="276" w:lineRule="auto"/>
        <w:ind w:left="0" w:firstLineChars="0" w:firstLine="0"/>
        <w:rPr>
          <w:rFonts w:ascii="宋体" w:hAnsi="宋体"/>
        </w:rPr>
      </w:pPr>
      <w:r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实验步骤（</w:t>
      </w:r>
      <w:r w:rsidR="009C763E">
        <w:rPr>
          <w:rFonts w:ascii="宋体" w:eastAsia="宋体" w:hAnsi="宋体" w:cs="宋体"/>
          <w:bCs/>
          <w:color w:val="000000"/>
          <w:szCs w:val="21"/>
          <w:lang w:bidi="ar"/>
        </w:rPr>
        <w:t>4</w:t>
      </w:r>
      <w:r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）利用软件绘制光功率随</w:t>
      </w:r>
      <w:proofErr w:type="gramStart"/>
      <w:r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检偏片</w:t>
      </w:r>
      <w:proofErr w:type="gramEnd"/>
      <w:r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角度变化曲线，</w:t>
      </w:r>
      <w:r w:rsidR="00A31A49"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附上软件得到的曲线图。</w:t>
      </w:r>
      <w:r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并利用绘图软件（origin和excel等）将数据做成极坐标形式，查看实际偏振状态图案。</w:t>
      </w:r>
    </w:p>
    <w:p w14:paraId="66FDF216" w14:textId="77777777" w:rsidR="00A31A49" w:rsidRDefault="00A31A49" w:rsidP="00A31A49">
      <w:pPr>
        <w:pStyle w:val="a7"/>
        <w:spacing w:line="276" w:lineRule="auto"/>
        <w:ind w:firstLineChars="0" w:firstLine="0"/>
        <w:rPr>
          <w:rFonts w:ascii="宋体" w:eastAsia="宋体" w:hAnsi="宋体" w:cs="宋体"/>
          <w:bCs/>
          <w:color w:val="000000"/>
          <w:szCs w:val="21"/>
          <w:lang w:bidi="ar"/>
        </w:rPr>
      </w:pPr>
    </w:p>
    <w:p w14:paraId="40A2E15D" w14:textId="77777777" w:rsidR="00A31A49" w:rsidRDefault="00A31A49" w:rsidP="00A31A49">
      <w:pPr>
        <w:pStyle w:val="a7"/>
        <w:spacing w:line="276" w:lineRule="auto"/>
        <w:ind w:firstLineChars="0" w:firstLine="0"/>
        <w:rPr>
          <w:rFonts w:ascii="宋体" w:hAnsi="宋体"/>
        </w:rPr>
      </w:pPr>
    </w:p>
    <w:p w14:paraId="5478588F" w14:textId="77777777" w:rsidR="00A31A49" w:rsidRPr="00A31A49" w:rsidRDefault="00A31A49" w:rsidP="00A31A49">
      <w:pPr>
        <w:pStyle w:val="a7"/>
        <w:spacing w:line="276" w:lineRule="auto"/>
        <w:ind w:firstLineChars="0" w:firstLine="0"/>
        <w:rPr>
          <w:rFonts w:ascii="宋体" w:hAnsi="宋体"/>
        </w:rPr>
      </w:pPr>
    </w:p>
    <w:p w14:paraId="24FD2601" w14:textId="5F46B6F1" w:rsidR="008A5EE7" w:rsidRPr="0024406D" w:rsidRDefault="008A5EE7" w:rsidP="0024406D">
      <w:pPr>
        <w:pStyle w:val="a7"/>
        <w:numPr>
          <w:ilvl w:val="3"/>
          <w:numId w:val="14"/>
        </w:numPr>
        <w:spacing w:line="276" w:lineRule="auto"/>
        <w:ind w:left="0" w:firstLineChars="0" w:firstLine="0"/>
        <w:rPr>
          <w:rFonts w:ascii="宋体" w:hAnsi="宋体"/>
        </w:rPr>
      </w:pPr>
      <w:r w:rsidRPr="0024406D">
        <w:rPr>
          <w:rFonts w:ascii="宋体" w:eastAsia="宋体" w:hAnsi="宋体" w:cs="宋体" w:hint="eastAsia"/>
          <w:bCs/>
          <w:color w:val="000000"/>
          <w:szCs w:val="21"/>
          <w:lang w:bidi="ar"/>
        </w:rPr>
        <w:t>实验步骤（</w:t>
      </w:r>
      <w:r w:rsidR="009C763E">
        <w:rPr>
          <w:rFonts w:ascii="宋体" w:eastAsia="宋体" w:hAnsi="宋体" w:cs="宋体"/>
          <w:bCs/>
          <w:color w:val="000000"/>
          <w:szCs w:val="21"/>
          <w:lang w:bidi="ar"/>
        </w:rPr>
        <w:t>5</w:t>
      </w:r>
      <w:r w:rsidRPr="0024406D">
        <w:rPr>
          <w:rFonts w:ascii="宋体" w:eastAsia="宋体" w:hAnsi="宋体" w:cs="宋体" w:hint="eastAsia"/>
          <w:bCs/>
          <w:color w:val="000000"/>
          <w:szCs w:val="21"/>
          <w:lang w:bidi="ar"/>
        </w:rPr>
        <w:t>）</w:t>
      </w:r>
      <w:r w:rsidR="00A31A49"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附上软件得到的曲线图。</w:t>
      </w:r>
      <w:r w:rsid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并</w:t>
      </w:r>
      <w:r w:rsidRPr="0024406D">
        <w:rPr>
          <w:rFonts w:ascii="宋体" w:eastAsia="宋体" w:hAnsi="宋体" w:cs="宋体" w:hint="eastAsia"/>
          <w:bCs/>
          <w:color w:val="000000"/>
          <w:szCs w:val="21"/>
          <w:lang w:bidi="ar"/>
        </w:rPr>
        <w:t>利用绘图软件（origin和excel等）将数据做成极坐标形式，查看实际偏振状态图案。</w:t>
      </w:r>
    </w:p>
    <w:p w14:paraId="3A2484D2" w14:textId="77777777" w:rsidR="009815E8" w:rsidRDefault="009815E8" w:rsidP="008A5EE7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07823597" w14:textId="77777777" w:rsidR="00A31A49" w:rsidRPr="008A5EE7" w:rsidRDefault="00A31A49" w:rsidP="008A5EE7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26084801" w14:textId="47A11CDA" w:rsidR="009815E8" w:rsidRPr="00D57EC1" w:rsidRDefault="009815E8" w:rsidP="009815E8">
      <w:pPr>
        <w:pStyle w:val="a7"/>
        <w:numPr>
          <w:ilvl w:val="0"/>
          <w:numId w:val="16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57EC1">
        <w:rPr>
          <w:rFonts w:ascii="宋体" w:eastAsia="宋体" w:hAnsi="宋体" w:cs="宋体"/>
          <w:b/>
          <w:color w:val="000000"/>
          <w:sz w:val="24"/>
          <w:lang w:bidi="ar"/>
        </w:rPr>
        <w:t>实验思考题</w:t>
      </w:r>
    </w:p>
    <w:p w14:paraId="08EFCB83" w14:textId="0AA54E68" w:rsidR="009815E8" w:rsidRDefault="009815E8" w:rsidP="009815E8">
      <w:pPr>
        <w:spacing w:line="276" w:lineRule="auto"/>
        <w:rPr>
          <w:rFonts w:ascii="宋体" w:hAnsi="宋体"/>
        </w:rPr>
      </w:pPr>
      <w:r>
        <w:rPr>
          <w:rFonts w:ascii="宋体" w:hAnsi="宋体" w:hint="eastAsia"/>
        </w:rPr>
        <w:t>1</w:t>
      </w:r>
      <w:r>
        <w:rPr>
          <w:rFonts w:ascii="宋体" w:hAnsi="宋体"/>
        </w:rPr>
        <w:t>.</w:t>
      </w:r>
      <w:r w:rsidRPr="001D3232">
        <w:rPr>
          <w:rFonts w:ascii="宋体" w:hAnsi="宋体" w:hint="eastAsia"/>
        </w:rPr>
        <w:t>步骤</w:t>
      </w:r>
      <w:r>
        <w:rPr>
          <w:rFonts w:ascii="宋体" w:hAnsi="宋体" w:hint="eastAsia"/>
        </w:rPr>
        <w:t>（</w:t>
      </w:r>
      <w:r w:rsidR="009C763E">
        <w:rPr>
          <w:rFonts w:ascii="宋体" w:hAnsi="宋体"/>
        </w:rPr>
        <w:t>3</w:t>
      </w:r>
      <w:r>
        <w:rPr>
          <w:rFonts w:ascii="宋体" w:hAnsi="宋体" w:hint="eastAsia"/>
        </w:rPr>
        <w:t>）中</w:t>
      </w:r>
      <w:r w:rsidRPr="001D3232">
        <w:rPr>
          <w:rFonts w:ascii="宋体" w:hAnsi="宋体"/>
        </w:rPr>
        <w:t>，</w:t>
      </w:r>
      <w:r w:rsidRPr="001D3232">
        <w:rPr>
          <w:rFonts w:ascii="宋体" w:hAnsi="宋体" w:hint="eastAsia"/>
        </w:rPr>
        <w:t>检测</w:t>
      </w:r>
      <w:r w:rsidRPr="001D3232">
        <w:rPr>
          <w:rFonts w:ascii="宋体" w:hAnsi="宋体"/>
        </w:rPr>
        <w:t>出光束的偏振态是什么？为</w:t>
      </w:r>
      <w:r w:rsidRPr="001D3232">
        <w:rPr>
          <w:rFonts w:ascii="宋体" w:hAnsi="宋体" w:hint="eastAsia"/>
        </w:rPr>
        <w:t>什么</w:t>
      </w:r>
      <w:r w:rsidRPr="001D3232">
        <w:rPr>
          <w:rFonts w:ascii="宋体" w:hAnsi="宋体"/>
        </w:rPr>
        <w:t>？</w:t>
      </w:r>
    </w:p>
    <w:p w14:paraId="78635989" w14:textId="77777777" w:rsidR="00EA4DD9" w:rsidRDefault="00EA4DD9" w:rsidP="009815E8">
      <w:pPr>
        <w:spacing w:line="276" w:lineRule="auto"/>
        <w:rPr>
          <w:rFonts w:ascii="宋体" w:hAnsi="宋体"/>
        </w:rPr>
      </w:pPr>
    </w:p>
    <w:p w14:paraId="23087CC1" w14:textId="77777777" w:rsidR="00EA4DD9" w:rsidRPr="00EA4DD9" w:rsidRDefault="00EA4DD9" w:rsidP="009815E8">
      <w:pPr>
        <w:spacing w:line="276" w:lineRule="auto"/>
        <w:rPr>
          <w:rFonts w:ascii="宋体" w:hAnsi="宋体"/>
        </w:rPr>
      </w:pPr>
    </w:p>
    <w:p w14:paraId="42D9D5A2" w14:textId="3FCA1631" w:rsidR="009815E8" w:rsidRPr="00C64727" w:rsidRDefault="009815E8" w:rsidP="009815E8">
      <w:pPr>
        <w:spacing w:line="276" w:lineRule="auto"/>
        <w:rPr>
          <w:rFonts w:ascii="宋体" w:hAnsi="宋体"/>
          <w:color w:val="FF0000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>.</w:t>
      </w:r>
      <w:r w:rsidRPr="001D3232">
        <w:rPr>
          <w:rFonts w:ascii="宋体" w:hAnsi="宋体" w:hint="eastAsia"/>
        </w:rPr>
        <w:t>步骤</w:t>
      </w:r>
      <w:r>
        <w:rPr>
          <w:rFonts w:ascii="宋体" w:hAnsi="宋体" w:hint="eastAsia"/>
        </w:rPr>
        <w:t>（</w:t>
      </w:r>
      <w:r w:rsidR="009C763E">
        <w:rPr>
          <w:rFonts w:ascii="宋体" w:hAnsi="宋体"/>
        </w:rPr>
        <w:t>4</w:t>
      </w:r>
      <w:r>
        <w:rPr>
          <w:rFonts w:ascii="宋体" w:hAnsi="宋体" w:hint="eastAsia"/>
        </w:rPr>
        <w:t>）中</w:t>
      </w:r>
      <w:r w:rsidRPr="001D3232">
        <w:rPr>
          <w:rFonts w:ascii="宋体" w:hAnsi="宋体"/>
        </w:rPr>
        <w:t>，CCD</w:t>
      </w:r>
      <w:r>
        <w:rPr>
          <w:rFonts w:ascii="宋体" w:hAnsi="宋体" w:hint="eastAsia"/>
        </w:rPr>
        <w:t>上</w:t>
      </w:r>
      <w:r>
        <w:rPr>
          <w:rFonts w:ascii="宋体" w:hAnsi="宋体"/>
        </w:rPr>
        <w:t>光斑</w:t>
      </w:r>
      <w:r w:rsidRPr="001D3232">
        <w:rPr>
          <w:rFonts w:ascii="宋体" w:hAnsi="宋体"/>
        </w:rPr>
        <w:t>的光</w:t>
      </w:r>
      <w:r>
        <w:rPr>
          <w:rFonts w:ascii="宋体" w:hAnsi="宋体" w:hint="eastAsia"/>
        </w:rPr>
        <w:t>功率</w:t>
      </w:r>
      <w:r w:rsidRPr="001D3232">
        <w:rPr>
          <w:rFonts w:ascii="宋体" w:hAnsi="宋体"/>
        </w:rPr>
        <w:t>变化</w:t>
      </w:r>
      <w:r>
        <w:rPr>
          <w:rFonts w:ascii="宋体" w:hAnsi="宋体" w:hint="eastAsia"/>
        </w:rPr>
        <w:t>是否</w:t>
      </w:r>
      <w:r>
        <w:rPr>
          <w:rFonts w:ascii="宋体" w:hAnsi="宋体"/>
        </w:rPr>
        <w:t>明显</w:t>
      </w:r>
      <w:r w:rsidRPr="001D3232">
        <w:rPr>
          <w:rFonts w:ascii="宋体" w:hAnsi="宋体" w:hint="eastAsia"/>
        </w:rPr>
        <w:t>？</w:t>
      </w:r>
      <w:r w:rsidRPr="001D3232">
        <w:rPr>
          <w:rFonts w:ascii="宋体" w:hAnsi="宋体"/>
        </w:rPr>
        <w:t>为什么？</w:t>
      </w:r>
    </w:p>
    <w:p w14:paraId="39E59207" w14:textId="5FAAECC9" w:rsidR="009815E8" w:rsidRDefault="009815E8" w:rsidP="009815E8">
      <w:pPr>
        <w:rPr>
          <w:rFonts w:ascii="宋体" w:hAnsi="宋体"/>
          <w:color w:val="FF0000"/>
        </w:rPr>
      </w:pPr>
    </w:p>
    <w:p w14:paraId="729294AF" w14:textId="77777777" w:rsidR="00EA4DD9" w:rsidRPr="00681C1A" w:rsidRDefault="00EA4DD9" w:rsidP="009815E8">
      <w:pPr>
        <w:rPr>
          <w:rFonts w:ascii="宋体" w:hAnsi="宋体"/>
          <w:color w:val="FF0000"/>
        </w:rPr>
      </w:pPr>
    </w:p>
    <w:p w14:paraId="371FD8C8" w14:textId="225CF2BF" w:rsidR="009815E8" w:rsidRPr="00C64727" w:rsidRDefault="009815E8" w:rsidP="009815E8">
      <w:pPr>
        <w:spacing w:line="276" w:lineRule="auto"/>
        <w:rPr>
          <w:rFonts w:ascii="宋体" w:hAnsi="宋体"/>
          <w:color w:val="FF0000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>.</w:t>
      </w:r>
      <w:r w:rsidRPr="001D3232">
        <w:rPr>
          <w:rFonts w:ascii="宋体" w:hAnsi="宋体" w:hint="eastAsia"/>
        </w:rPr>
        <w:t>步骤</w:t>
      </w:r>
      <w:r>
        <w:rPr>
          <w:rFonts w:ascii="宋体" w:hAnsi="宋体" w:hint="eastAsia"/>
        </w:rPr>
        <w:t>（</w:t>
      </w:r>
      <w:r w:rsidR="009C763E">
        <w:rPr>
          <w:rFonts w:ascii="宋体" w:hAnsi="宋体"/>
        </w:rPr>
        <w:t>5</w:t>
      </w:r>
      <w:r>
        <w:rPr>
          <w:rFonts w:ascii="宋体" w:hAnsi="宋体" w:hint="eastAsia"/>
        </w:rPr>
        <w:t>）</w:t>
      </w:r>
      <w:r w:rsidRPr="001D3232">
        <w:rPr>
          <w:rFonts w:ascii="宋体" w:hAnsi="宋体"/>
        </w:rPr>
        <w:t>，</w:t>
      </w:r>
      <w:r w:rsidRPr="001D3232">
        <w:rPr>
          <w:rFonts w:ascii="宋体" w:hAnsi="宋体" w:hint="eastAsia"/>
        </w:rPr>
        <w:t>如果1/4波片</w:t>
      </w:r>
      <w:r w:rsidRPr="001D3232">
        <w:rPr>
          <w:rFonts w:ascii="宋体" w:hAnsi="宋体"/>
        </w:rPr>
        <w:t>的</w:t>
      </w:r>
      <w:proofErr w:type="gramStart"/>
      <w:r w:rsidRPr="001D3232">
        <w:rPr>
          <w:rFonts w:ascii="宋体" w:hAnsi="宋体" w:hint="eastAsia"/>
        </w:rPr>
        <w:t>快轴</w:t>
      </w:r>
      <w:r>
        <w:rPr>
          <w:rFonts w:ascii="宋体" w:hAnsi="宋体" w:hint="eastAsia"/>
        </w:rPr>
        <w:t>或</w:t>
      </w:r>
      <w:r w:rsidRPr="001D3232">
        <w:rPr>
          <w:rFonts w:ascii="宋体" w:hAnsi="宋体" w:hint="eastAsia"/>
        </w:rPr>
        <w:t>慢轴</w:t>
      </w:r>
      <w:proofErr w:type="gramEnd"/>
      <w:r w:rsidRPr="001D3232">
        <w:rPr>
          <w:rFonts w:ascii="宋体" w:hAnsi="宋体" w:hint="eastAsia"/>
        </w:rPr>
        <w:t>为与</w:t>
      </w:r>
      <w:proofErr w:type="gramStart"/>
      <w:r w:rsidRPr="001D3232">
        <w:rPr>
          <w:rFonts w:ascii="宋体" w:hAnsi="宋体" w:hint="eastAsia"/>
        </w:rPr>
        <w:t>起偏片的透振</w:t>
      </w:r>
      <w:proofErr w:type="gramEnd"/>
      <w:r w:rsidRPr="001D3232">
        <w:rPr>
          <w:rFonts w:ascii="宋体" w:hAnsi="宋体"/>
        </w:rPr>
        <w:t>方向</w:t>
      </w:r>
      <w:r w:rsidRPr="001D3232">
        <w:rPr>
          <w:rFonts w:ascii="宋体" w:hAnsi="宋体" w:hint="eastAsia"/>
        </w:rPr>
        <w:t>并非</w:t>
      </w:r>
      <w:r w:rsidRPr="001D3232">
        <w:rPr>
          <w:rFonts w:ascii="宋体" w:hAnsi="宋体"/>
        </w:rPr>
        <w:t>成</w:t>
      </w:r>
      <w:r w:rsidRPr="001D3232">
        <w:rPr>
          <w:rFonts w:ascii="宋体" w:hAnsi="宋体" w:hint="eastAsia"/>
        </w:rPr>
        <w:t>特殊角度</w:t>
      </w:r>
      <w:proofErr w:type="gramStart"/>
      <w:r w:rsidRPr="001D3232">
        <w:rPr>
          <w:rFonts w:ascii="宋体" w:hAnsi="宋体" w:hint="eastAsia"/>
        </w:rPr>
        <w:t>度</w:t>
      </w:r>
      <w:proofErr w:type="gramEnd"/>
      <w:r w:rsidRPr="001D3232">
        <w:rPr>
          <w:rFonts w:ascii="宋体" w:hAnsi="宋体" w:hint="eastAsia"/>
        </w:rPr>
        <w:t>，</w:t>
      </w:r>
      <w:r w:rsidRPr="001D3232">
        <w:rPr>
          <w:rFonts w:ascii="宋体" w:hAnsi="宋体"/>
        </w:rPr>
        <w:t>会</w:t>
      </w:r>
      <w:r w:rsidRPr="001D3232">
        <w:rPr>
          <w:rFonts w:ascii="宋体" w:hAnsi="宋体" w:hint="eastAsia"/>
        </w:rPr>
        <w:t>观察</w:t>
      </w:r>
      <w:r w:rsidRPr="001D3232">
        <w:rPr>
          <w:rFonts w:ascii="宋体" w:hAnsi="宋体"/>
        </w:rPr>
        <w:t>到什么现象？</w:t>
      </w:r>
      <w:r w:rsidRPr="001D3232">
        <w:rPr>
          <w:rFonts w:ascii="宋体" w:hAnsi="宋体" w:hint="eastAsia"/>
        </w:rPr>
        <w:t>为什么</w:t>
      </w:r>
      <w:r w:rsidRPr="001D3232">
        <w:rPr>
          <w:rFonts w:ascii="宋体" w:hAnsi="宋体"/>
        </w:rPr>
        <w:t>？</w:t>
      </w:r>
    </w:p>
    <w:p w14:paraId="1712B40F" w14:textId="61164872" w:rsidR="009815E8" w:rsidRDefault="009815E8" w:rsidP="00F052E3">
      <w:pPr>
        <w:rPr>
          <w:rFonts w:ascii="宋体" w:hAnsi="宋体"/>
          <w:u w:val="single"/>
        </w:rPr>
      </w:pPr>
    </w:p>
    <w:p w14:paraId="2EE62365" w14:textId="62D955E3" w:rsidR="00165C22" w:rsidRDefault="00165C22" w:rsidP="00F052E3">
      <w:pPr>
        <w:rPr>
          <w:rFonts w:ascii="宋体" w:hAnsi="宋体"/>
          <w:u w:val="single"/>
        </w:rPr>
      </w:pPr>
    </w:p>
    <w:p w14:paraId="46C0D0C3" w14:textId="6E15A6DF" w:rsidR="009C763E" w:rsidRDefault="009C763E" w:rsidP="00F052E3">
      <w:pPr>
        <w:rPr>
          <w:rFonts w:ascii="宋体" w:hAnsi="宋体"/>
          <w:u w:val="single"/>
        </w:rPr>
      </w:pPr>
    </w:p>
    <w:p w14:paraId="4FAFB7A4" w14:textId="2324E785" w:rsidR="009C763E" w:rsidRDefault="009C763E" w:rsidP="00F052E3">
      <w:pPr>
        <w:rPr>
          <w:rFonts w:ascii="宋体" w:hAnsi="宋体"/>
          <w:u w:val="single"/>
        </w:rPr>
      </w:pPr>
    </w:p>
    <w:p w14:paraId="59D2A418" w14:textId="77777777" w:rsidR="009C763E" w:rsidRDefault="009C763E" w:rsidP="00F052E3">
      <w:pPr>
        <w:rPr>
          <w:rFonts w:ascii="宋体" w:hAnsi="宋体" w:hint="eastAsia"/>
          <w:u w:val="single"/>
        </w:rPr>
      </w:pPr>
    </w:p>
    <w:p w14:paraId="35D0AB06" w14:textId="48169B42" w:rsidR="00165C22" w:rsidRPr="00434F02" w:rsidRDefault="00165C22" w:rsidP="00434F02">
      <w:pPr>
        <w:jc w:val="center"/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</w:pP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lastRenderedPageBreak/>
        <w:t>实验</w:t>
      </w:r>
      <w:r w:rsidR="009C763E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>4</w:t>
      </w:r>
      <w:r w:rsidRPr="00434F02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 xml:space="preserve"> </w:t>
      </w: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圆</w:t>
      </w:r>
      <w:r w:rsidRPr="00434F02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>偏振光</w:t>
      </w: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的检验</w:t>
      </w:r>
    </w:p>
    <w:p w14:paraId="213DD102" w14:textId="63F82F63" w:rsidR="00165C22" w:rsidRPr="00165C22" w:rsidRDefault="00165C22" w:rsidP="00165C22">
      <w:pPr>
        <w:pStyle w:val="a7"/>
        <w:numPr>
          <w:ilvl w:val="0"/>
          <w:numId w:val="18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165C22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实验目的</w:t>
      </w:r>
    </w:p>
    <w:p w14:paraId="76FEE8C7" w14:textId="77777777" w:rsidR="00165C22" w:rsidRPr="00C01676" w:rsidRDefault="00165C22" w:rsidP="00C01676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2C3512C7" w14:textId="1FBC886F" w:rsidR="00165C22" w:rsidRDefault="00165C22" w:rsidP="00165C22">
      <w:pPr>
        <w:pStyle w:val="a7"/>
        <w:numPr>
          <w:ilvl w:val="0"/>
          <w:numId w:val="18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57EC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 w:rsidR="0024406D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操作</w:t>
      </w:r>
      <w:r w:rsidRPr="00D57EC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记录</w:t>
      </w:r>
    </w:p>
    <w:p w14:paraId="338A0A34" w14:textId="77777777" w:rsidR="007E24EF" w:rsidRDefault="007E24EF" w:rsidP="007E24EF">
      <w:pPr>
        <w:pStyle w:val="a7"/>
        <w:numPr>
          <w:ilvl w:val="3"/>
          <w:numId w:val="4"/>
        </w:numPr>
        <w:spacing w:line="276" w:lineRule="auto"/>
        <w:ind w:left="2" w:firstLineChars="0" w:firstLine="140"/>
        <w:rPr>
          <w:rFonts w:ascii="宋体" w:hAnsi="宋体"/>
        </w:rPr>
      </w:pPr>
      <w:r w:rsidRPr="001F6C53">
        <w:rPr>
          <w:rFonts w:ascii="宋体" w:hAnsi="宋体" w:hint="eastAsia"/>
        </w:rPr>
        <w:t>拍照记录搭建的光路</w:t>
      </w:r>
    </w:p>
    <w:p w14:paraId="6252E665" w14:textId="77777777" w:rsidR="00A31A49" w:rsidRDefault="00A31A49" w:rsidP="00A31A49">
      <w:pPr>
        <w:pStyle w:val="a7"/>
        <w:spacing w:line="276" w:lineRule="auto"/>
        <w:ind w:left="142" w:firstLineChars="0" w:firstLine="0"/>
        <w:rPr>
          <w:rFonts w:ascii="宋体" w:hAnsi="宋体"/>
        </w:rPr>
      </w:pPr>
    </w:p>
    <w:p w14:paraId="2063E95E" w14:textId="77777777" w:rsidR="00A31A49" w:rsidRDefault="00A31A49" w:rsidP="00A31A49">
      <w:pPr>
        <w:pStyle w:val="a7"/>
        <w:spacing w:line="276" w:lineRule="auto"/>
        <w:ind w:left="142" w:firstLineChars="0" w:firstLine="0"/>
        <w:rPr>
          <w:rFonts w:ascii="宋体" w:hAnsi="宋体"/>
        </w:rPr>
      </w:pPr>
    </w:p>
    <w:p w14:paraId="7A1514CA" w14:textId="77777777" w:rsidR="00A31A49" w:rsidRDefault="00A31A49" w:rsidP="00A31A49">
      <w:pPr>
        <w:pStyle w:val="a7"/>
        <w:spacing w:line="276" w:lineRule="auto"/>
        <w:ind w:left="142" w:firstLineChars="0" w:firstLine="0"/>
        <w:rPr>
          <w:rFonts w:ascii="宋体" w:hAnsi="宋体"/>
        </w:rPr>
      </w:pPr>
    </w:p>
    <w:p w14:paraId="572D13D1" w14:textId="77777777" w:rsidR="007E24EF" w:rsidRPr="00A31A49" w:rsidRDefault="00666725" w:rsidP="007E24EF">
      <w:pPr>
        <w:pStyle w:val="a7"/>
        <w:numPr>
          <w:ilvl w:val="3"/>
          <w:numId w:val="4"/>
        </w:numPr>
        <w:spacing w:line="276" w:lineRule="auto"/>
        <w:ind w:left="2" w:firstLineChars="0" w:firstLine="140"/>
        <w:rPr>
          <w:rFonts w:ascii="宋体" w:hAnsi="宋体"/>
        </w:rPr>
      </w:pPr>
      <w:r w:rsidRPr="007E24EF">
        <w:rPr>
          <w:rFonts w:ascii="宋体" w:hAnsi="宋体"/>
          <w:szCs w:val="21"/>
        </w:rPr>
        <w:t>左侧</w:t>
      </w:r>
      <w:r w:rsidRPr="007E24EF">
        <w:rPr>
          <w:rFonts w:ascii="宋体" w:hAnsi="宋体" w:hint="eastAsia"/>
          <w:szCs w:val="21"/>
        </w:rPr>
        <w:t>1/4</w:t>
      </w:r>
      <w:r w:rsidRPr="007E24EF">
        <w:rPr>
          <w:rFonts w:ascii="宋体" w:hAnsi="宋体"/>
          <w:szCs w:val="21"/>
        </w:rPr>
        <w:t>波片</w:t>
      </w:r>
      <w:r w:rsidRPr="007E24EF">
        <w:rPr>
          <w:rFonts w:ascii="宋体" w:hAnsi="宋体" w:hint="eastAsia"/>
          <w:szCs w:val="21"/>
        </w:rPr>
        <w:t>的</w:t>
      </w:r>
      <w:r w:rsidRPr="007E24EF">
        <w:rPr>
          <w:rFonts w:ascii="宋体" w:hAnsi="宋体"/>
          <w:szCs w:val="21"/>
        </w:rPr>
        <w:t>角度，使其快轴与</w:t>
      </w:r>
      <w:proofErr w:type="gramStart"/>
      <w:r w:rsidRPr="007E24EF">
        <w:rPr>
          <w:rFonts w:ascii="宋体" w:hAnsi="宋体"/>
          <w:szCs w:val="21"/>
        </w:rPr>
        <w:t>起偏片的透振</w:t>
      </w:r>
      <w:proofErr w:type="gramEnd"/>
      <w:r w:rsidRPr="007E24EF">
        <w:rPr>
          <w:rFonts w:ascii="宋体" w:hAnsi="宋体"/>
          <w:szCs w:val="21"/>
        </w:rPr>
        <w:t>方向成</w:t>
      </w:r>
      <w:r w:rsidRPr="007E24EF">
        <w:rPr>
          <w:rFonts w:ascii="宋体" w:hAnsi="宋体" w:hint="eastAsia"/>
          <w:szCs w:val="21"/>
        </w:rPr>
        <w:t>45度</w:t>
      </w:r>
      <w:r w:rsidRPr="007E24EF">
        <w:rPr>
          <w:rFonts w:ascii="宋体" w:hAnsi="宋体"/>
          <w:szCs w:val="21"/>
        </w:rPr>
        <w:t>。</w:t>
      </w:r>
      <w:r w:rsidRPr="007E24EF">
        <w:rPr>
          <w:rFonts w:ascii="宋体" w:hAnsi="宋体" w:hint="eastAsia"/>
          <w:szCs w:val="21"/>
        </w:rPr>
        <w:t>利用软件绘制光</w:t>
      </w:r>
      <w:r w:rsidRPr="007E24EF">
        <w:rPr>
          <w:rFonts w:ascii="宋体" w:hAnsi="宋体"/>
          <w:szCs w:val="21"/>
        </w:rPr>
        <w:t>功率随</w:t>
      </w:r>
      <w:proofErr w:type="gramStart"/>
      <w:r w:rsidRPr="007E24EF">
        <w:rPr>
          <w:rFonts w:ascii="宋体" w:hAnsi="宋体"/>
          <w:szCs w:val="21"/>
        </w:rPr>
        <w:t>检偏片</w:t>
      </w:r>
      <w:proofErr w:type="gramEnd"/>
      <w:r w:rsidRPr="007E24EF">
        <w:rPr>
          <w:rFonts w:ascii="宋体" w:hAnsi="宋体"/>
          <w:szCs w:val="21"/>
        </w:rPr>
        <w:t>角度变化的曲线。</w:t>
      </w:r>
    </w:p>
    <w:p w14:paraId="3A256B5D" w14:textId="77777777" w:rsidR="00A31A49" w:rsidRDefault="00A31A49" w:rsidP="00A31A49">
      <w:pPr>
        <w:pStyle w:val="a7"/>
        <w:spacing w:line="276" w:lineRule="auto"/>
        <w:ind w:left="142" w:firstLineChars="0" w:firstLine="0"/>
        <w:rPr>
          <w:rFonts w:ascii="宋体" w:hAnsi="宋体"/>
          <w:szCs w:val="21"/>
        </w:rPr>
      </w:pPr>
    </w:p>
    <w:p w14:paraId="09553C77" w14:textId="77777777" w:rsidR="00A31A49" w:rsidRDefault="00A31A49" w:rsidP="00A31A49">
      <w:pPr>
        <w:pStyle w:val="a7"/>
        <w:spacing w:line="276" w:lineRule="auto"/>
        <w:ind w:left="142" w:firstLineChars="0" w:firstLine="0"/>
        <w:rPr>
          <w:rFonts w:ascii="宋体" w:hAnsi="宋体"/>
          <w:szCs w:val="21"/>
        </w:rPr>
      </w:pPr>
    </w:p>
    <w:p w14:paraId="03B88925" w14:textId="77777777" w:rsidR="00A31A49" w:rsidRPr="007E24EF" w:rsidRDefault="00A31A49" w:rsidP="00A31A49">
      <w:pPr>
        <w:pStyle w:val="a7"/>
        <w:spacing w:line="276" w:lineRule="auto"/>
        <w:ind w:left="142" w:firstLineChars="0" w:firstLine="0"/>
        <w:rPr>
          <w:rFonts w:ascii="宋体" w:hAnsi="宋体"/>
        </w:rPr>
      </w:pPr>
    </w:p>
    <w:p w14:paraId="26E2B333" w14:textId="010FD362" w:rsidR="00165C22" w:rsidRPr="007E24EF" w:rsidRDefault="00666725" w:rsidP="007E24EF">
      <w:pPr>
        <w:pStyle w:val="a7"/>
        <w:numPr>
          <w:ilvl w:val="3"/>
          <w:numId w:val="4"/>
        </w:numPr>
        <w:spacing w:line="276" w:lineRule="auto"/>
        <w:ind w:left="2" w:firstLineChars="0" w:firstLine="140"/>
        <w:rPr>
          <w:rFonts w:ascii="宋体" w:hAnsi="宋体"/>
        </w:rPr>
      </w:pPr>
      <w:r w:rsidRPr="007E24EF">
        <w:rPr>
          <w:rFonts w:ascii="宋体" w:hAnsi="宋体"/>
          <w:szCs w:val="21"/>
        </w:rPr>
        <w:t>左侧</w:t>
      </w:r>
      <w:r w:rsidRPr="007E24EF">
        <w:rPr>
          <w:rFonts w:ascii="宋体" w:hAnsi="宋体" w:hint="eastAsia"/>
          <w:szCs w:val="21"/>
        </w:rPr>
        <w:t>1/4</w:t>
      </w:r>
      <w:r w:rsidRPr="007E24EF">
        <w:rPr>
          <w:rFonts w:ascii="宋体" w:hAnsi="宋体"/>
          <w:szCs w:val="21"/>
        </w:rPr>
        <w:t>波片</w:t>
      </w:r>
      <w:r w:rsidRPr="007E24EF">
        <w:rPr>
          <w:rFonts w:ascii="宋体" w:hAnsi="宋体" w:hint="eastAsia"/>
          <w:szCs w:val="21"/>
        </w:rPr>
        <w:t>的</w:t>
      </w:r>
      <w:r w:rsidRPr="007E24EF">
        <w:rPr>
          <w:rFonts w:ascii="宋体" w:hAnsi="宋体"/>
          <w:szCs w:val="21"/>
        </w:rPr>
        <w:t>角度，使其快轴与</w:t>
      </w:r>
      <w:proofErr w:type="gramStart"/>
      <w:r w:rsidRPr="007E24EF">
        <w:rPr>
          <w:rFonts w:ascii="宋体" w:hAnsi="宋体"/>
          <w:szCs w:val="21"/>
        </w:rPr>
        <w:t>起偏片的透振</w:t>
      </w:r>
      <w:proofErr w:type="gramEnd"/>
      <w:r w:rsidRPr="007E24EF">
        <w:rPr>
          <w:rFonts w:ascii="宋体" w:hAnsi="宋体"/>
          <w:szCs w:val="21"/>
        </w:rPr>
        <w:t>方向成</w:t>
      </w:r>
      <w:r w:rsidRPr="007E24EF">
        <w:rPr>
          <w:rFonts w:ascii="宋体" w:hAnsi="宋体" w:hint="eastAsia"/>
          <w:szCs w:val="21"/>
        </w:rPr>
        <w:t>-45度</w:t>
      </w:r>
      <w:r w:rsidRPr="007E24EF">
        <w:rPr>
          <w:rFonts w:ascii="宋体" w:hAnsi="宋体"/>
          <w:szCs w:val="21"/>
        </w:rPr>
        <w:t>。</w:t>
      </w:r>
      <w:r w:rsidRPr="007E24EF">
        <w:rPr>
          <w:rFonts w:ascii="宋体" w:hAnsi="宋体" w:hint="eastAsia"/>
          <w:szCs w:val="21"/>
        </w:rPr>
        <w:t>利用软件绘制光</w:t>
      </w:r>
      <w:r w:rsidRPr="007E24EF">
        <w:rPr>
          <w:rFonts w:ascii="宋体" w:hAnsi="宋体"/>
          <w:szCs w:val="21"/>
        </w:rPr>
        <w:t>功率随</w:t>
      </w:r>
      <w:proofErr w:type="gramStart"/>
      <w:r w:rsidRPr="007E24EF">
        <w:rPr>
          <w:rFonts w:ascii="宋体" w:hAnsi="宋体"/>
          <w:szCs w:val="21"/>
        </w:rPr>
        <w:t>检偏片</w:t>
      </w:r>
      <w:proofErr w:type="gramEnd"/>
      <w:r w:rsidRPr="007E24EF">
        <w:rPr>
          <w:rFonts w:ascii="宋体" w:hAnsi="宋体"/>
          <w:szCs w:val="21"/>
        </w:rPr>
        <w:t>角度变化的曲线。</w:t>
      </w:r>
    </w:p>
    <w:p w14:paraId="62016260" w14:textId="77777777" w:rsidR="00165C22" w:rsidRDefault="00165C22" w:rsidP="00165C22">
      <w:pPr>
        <w:pStyle w:val="a7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04CE0E67" w14:textId="77777777" w:rsidR="00A31A49" w:rsidRDefault="00A31A49" w:rsidP="00165C22">
      <w:pPr>
        <w:pStyle w:val="a7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6A27D537" w14:textId="2D9A656A" w:rsidR="00165C22" w:rsidRPr="00D57EC1" w:rsidRDefault="00165C22" w:rsidP="00165C22">
      <w:pPr>
        <w:pStyle w:val="a7"/>
        <w:numPr>
          <w:ilvl w:val="0"/>
          <w:numId w:val="18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57EC1">
        <w:rPr>
          <w:rFonts w:ascii="宋体" w:eastAsia="宋体" w:hAnsi="宋体" w:cs="宋体"/>
          <w:b/>
          <w:color w:val="000000"/>
          <w:sz w:val="24"/>
          <w:lang w:bidi="ar"/>
        </w:rPr>
        <w:t>实验思考题</w:t>
      </w:r>
    </w:p>
    <w:p w14:paraId="530101E2" w14:textId="42D27296" w:rsidR="00165C22" w:rsidRDefault="00165C22" w:rsidP="00165C22">
      <w:pPr>
        <w:spacing w:line="276" w:lineRule="auto"/>
        <w:rPr>
          <w:rFonts w:ascii="宋体" w:hAnsi="宋体"/>
        </w:rPr>
      </w:pPr>
      <w:r>
        <w:rPr>
          <w:rFonts w:ascii="宋体" w:hAnsi="宋体" w:hint="eastAsia"/>
        </w:rPr>
        <w:t>1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步骤</w:t>
      </w:r>
      <w:r>
        <w:rPr>
          <w:rFonts w:ascii="宋体" w:hAnsi="宋体"/>
        </w:rPr>
        <w:t>（</w:t>
      </w:r>
      <w:r w:rsidR="00F30A10">
        <w:rPr>
          <w:rFonts w:ascii="宋体" w:hAnsi="宋体"/>
        </w:rPr>
        <w:t>4</w:t>
      </w:r>
      <w:r>
        <w:rPr>
          <w:rFonts w:ascii="宋体" w:hAnsi="宋体"/>
        </w:rPr>
        <w:t>）</w:t>
      </w:r>
      <w:r>
        <w:rPr>
          <w:rFonts w:ascii="宋体" w:hAnsi="宋体" w:hint="eastAsia"/>
        </w:rPr>
        <w:t>中</w:t>
      </w:r>
      <w:r>
        <w:rPr>
          <w:rFonts w:ascii="宋体" w:hAnsi="宋体"/>
        </w:rPr>
        <w:t>，</w:t>
      </w:r>
      <w:r w:rsidRPr="001D3232">
        <w:rPr>
          <w:rFonts w:ascii="宋体" w:hAnsi="宋体" w:hint="eastAsia"/>
        </w:rPr>
        <w:t>光束</w:t>
      </w:r>
      <w:r w:rsidRPr="001D3232">
        <w:rPr>
          <w:rFonts w:ascii="宋体" w:hAnsi="宋体"/>
        </w:rPr>
        <w:t>经过</w:t>
      </w:r>
      <w:r w:rsidRPr="001D3232">
        <w:rPr>
          <w:rFonts w:ascii="宋体" w:hAnsi="宋体" w:hint="eastAsia"/>
        </w:rPr>
        <w:t>右侧1/4波片</w:t>
      </w:r>
      <w:r w:rsidRPr="001D3232">
        <w:rPr>
          <w:rFonts w:ascii="宋体" w:hAnsi="宋体"/>
        </w:rPr>
        <w:t>后，是什么偏振态？为什么？</w:t>
      </w:r>
    </w:p>
    <w:p w14:paraId="791120AE" w14:textId="77777777" w:rsidR="00A31A49" w:rsidRDefault="00A31A49" w:rsidP="00165C22">
      <w:pPr>
        <w:spacing w:line="276" w:lineRule="auto"/>
        <w:rPr>
          <w:rFonts w:ascii="宋体" w:hAnsi="宋体"/>
        </w:rPr>
      </w:pPr>
    </w:p>
    <w:p w14:paraId="144045B0" w14:textId="77777777" w:rsidR="00A31A49" w:rsidRDefault="00A31A49" w:rsidP="00165C22">
      <w:pPr>
        <w:spacing w:line="276" w:lineRule="auto"/>
        <w:rPr>
          <w:rFonts w:ascii="宋体" w:hAnsi="宋体"/>
        </w:rPr>
      </w:pPr>
    </w:p>
    <w:p w14:paraId="569B0D50" w14:textId="77777777" w:rsidR="00A31A49" w:rsidRPr="00A31A49" w:rsidRDefault="00A31A49" w:rsidP="00165C22">
      <w:pPr>
        <w:spacing w:line="276" w:lineRule="auto"/>
        <w:rPr>
          <w:rFonts w:ascii="宋体" w:hAnsi="宋体"/>
        </w:rPr>
      </w:pPr>
    </w:p>
    <w:p w14:paraId="11C07FE6" w14:textId="400F889B" w:rsidR="00165C22" w:rsidRDefault="00165C22" w:rsidP="00165C22">
      <w:pPr>
        <w:spacing w:line="276" w:lineRule="auto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步骤</w:t>
      </w:r>
      <w:r w:rsidRPr="001D3232">
        <w:rPr>
          <w:rFonts w:ascii="宋体" w:hAnsi="宋体" w:hint="eastAsia"/>
        </w:rPr>
        <w:t>(</w:t>
      </w:r>
      <w:r w:rsidR="00F30A10">
        <w:rPr>
          <w:rFonts w:ascii="宋体" w:hAnsi="宋体"/>
        </w:rPr>
        <w:t>3</w:t>
      </w:r>
      <w:r w:rsidRPr="001D3232">
        <w:rPr>
          <w:rFonts w:ascii="宋体" w:hAnsi="宋体" w:hint="eastAsia"/>
        </w:rPr>
        <w:t>)和</w:t>
      </w:r>
      <w:r>
        <w:rPr>
          <w:rFonts w:ascii="宋体" w:hAnsi="宋体" w:hint="eastAsia"/>
        </w:rPr>
        <w:t>步骤</w:t>
      </w:r>
      <w:r w:rsidRPr="001D3232">
        <w:rPr>
          <w:rFonts w:ascii="宋体" w:hAnsi="宋体" w:hint="eastAsia"/>
        </w:rPr>
        <w:t>(</w:t>
      </w:r>
      <w:r w:rsidR="00F30A10">
        <w:rPr>
          <w:rFonts w:ascii="宋体" w:hAnsi="宋体"/>
        </w:rPr>
        <w:t>5</w:t>
      </w:r>
      <w:r w:rsidRPr="001D3232">
        <w:rPr>
          <w:rFonts w:ascii="宋体" w:hAnsi="宋体" w:hint="eastAsia"/>
        </w:rPr>
        <w:t>)观察</w:t>
      </w:r>
      <w:r w:rsidRPr="001D3232">
        <w:rPr>
          <w:rFonts w:ascii="宋体" w:hAnsi="宋体"/>
        </w:rPr>
        <w:t>到的现象有何不同？</w:t>
      </w:r>
      <w:r w:rsidRPr="001D3232">
        <w:rPr>
          <w:rFonts w:ascii="宋体" w:hAnsi="宋体" w:hint="eastAsia"/>
        </w:rPr>
        <w:t>为什么</w:t>
      </w:r>
      <w:r w:rsidRPr="001D3232">
        <w:rPr>
          <w:rFonts w:ascii="宋体" w:hAnsi="宋体"/>
        </w:rPr>
        <w:t>？</w:t>
      </w:r>
    </w:p>
    <w:p w14:paraId="4F8014E1" w14:textId="77777777" w:rsidR="00A31A49" w:rsidRDefault="00A31A49" w:rsidP="00165C22">
      <w:pPr>
        <w:spacing w:line="276" w:lineRule="auto"/>
        <w:rPr>
          <w:rFonts w:ascii="宋体" w:hAnsi="宋体"/>
        </w:rPr>
      </w:pPr>
    </w:p>
    <w:p w14:paraId="4E5CB89B" w14:textId="77777777" w:rsidR="00A31A49" w:rsidRDefault="00A31A49" w:rsidP="00165C22">
      <w:pPr>
        <w:spacing w:line="276" w:lineRule="auto"/>
        <w:rPr>
          <w:rFonts w:ascii="宋体" w:hAnsi="宋体"/>
        </w:rPr>
      </w:pPr>
    </w:p>
    <w:p w14:paraId="1A5C7E9D" w14:textId="77777777" w:rsidR="00A31A49" w:rsidRDefault="00A31A49" w:rsidP="00165C22">
      <w:pPr>
        <w:spacing w:line="276" w:lineRule="auto"/>
        <w:rPr>
          <w:rFonts w:ascii="宋体" w:hAnsi="宋体"/>
        </w:rPr>
      </w:pPr>
    </w:p>
    <w:p w14:paraId="4D703870" w14:textId="0E328A4F" w:rsidR="00165C22" w:rsidRDefault="00165C22" w:rsidP="00165C22">
      <w:pPr>
        <w:spacing w:line="276" w:lineRule="auto"/>
        <w:rPr>
          <w:rFonts w:ascii="宋体" w:hAnsi="宋体"/>
        </w:rPr>
      </w:pPr>
      <w:r>
        <w:rPr>
          <w:rFonts w:ascii="宋体" w:hAnsi="宋体"/>
        </w:rPr>
        <w:t>3.</w:t>
      </w:r>
      <w:r w:rsidRPr="001D3232">
        <w:rPr>
          <w:rFonts w:ascii="宋体" w:hAnsi="宋体" w:hint="eastAsia"/>
        </w:rPr>
        <w:t>如果</w:t>
      </w:r>
      <w:r>
        <w:rPr>
          <w:rFonts w:ascii="宋体" w:hAnsi="宋体" w:hint="eastAsia"/>
        </w:rPr>
        <w:t>步骤</w:t>
      </w:r>
      <w:r w:rsidRPr="001D3232">
        <w:rPr>
          <w:rFonts w:ascii="宋体" w:hAnsi="宋体" w:hint="eastAsia"/>
        </w:rPr>
        <w:t xml:space="preserve"> (</w:t>
      </w:r>
      <w:r w:rsidR="00F30A10">
        <w:rPr>
          <w:rFonts w:ascii="宋体" w:hAnsi="宋体"/>
        </w:rPr>
        <w:t>4</w:t>
      </w:r>
      <w:r w:rsidRPr="001D3232">
        <w:rPr>
          <w:rFonts w:ascii="宋体" w:hAnsi="宋体" w:hint="eastAsia"/>
        </w:rPr>
        <w:t>)中</w:t>
      </w:r>
      <w:r w:rsidRPr="001D3232">
        <w:rPr>
          <w:rFonts w:ascii="宋体" w:hAnsi="宋体"/>
        </w:rPr>
        <w:t>，</w:t>
      </w:r>
      <w:r w:rsidRPr="001D3232">
        <w:rPr>
          <w:rFonts w:ascii="宋体" w:hAnsi="宋体" w:hint="eastAsia"/>
        </w:rPr>
        <w:t>保持</w:t>
      </w:r>
      <w:proofErr w:type="gramStart"/>
      <w:r w:rsidRPr="001D3232">
        <w:rPr>
          <w:rFonts w:ascii="宋体" w:hAnsi="宋体"/>
        </w:rPr>
        <w:t>检偏片</w:t>
      </w:r>
      <w:proofErr w:type="gramEnd"/>
      <w:r w:rsidRPr="001D3232">
        <w:rPr>
          <w:rFonts w:ascii="宋体" w:hAnsi="宋体"/>
        </w:rPr>
        <w:t>不动，转动右侧</w:t>
      </w:r>
      <w:r w:rsidRPr="001D3232">
        <w:rPr>
          <w:rFonts w:ascii="宋体" w:hAnsi="宋体" w:hint="eastAsia"/>
        </w:rPr>
        <w:t>1/4波片360度</w:t>
      </w:r>
      <w:r w:rsidRPr="001D3232">
        <w:rPr>
          <w:rFonts w:ascii="宋体" w:hAnsi="宋体"/>
        </w:rPr>
        <w:t>，会出现什么现象？</w:t>
      </w:r>
      <w:r w:rsidRPr="001D3232">
        <w:rPr>
          <w:rFonts w:ascii="宋体" w:hAnsi="宋体" w:hint="eastAsia"/>
        </w:rPr>
        <w:t>为什么</w:t>
      </w:r>
      <w:r w:rsidRPr="001D3232">
        <w:rPr>
          <w:rFonts w:ascii="宋体" w:hAnsi="宋体"/>
        </w:rPr>
        <w:t>？</w:t>
      </w:r>
    </w:p>
    <w:p w14:paraId="53A38A65" w14:textId="0E7EF036" w:rsidR="00165C22" w:rsidRDefault="00165C22" w:rsidP="00F052E3">
      <w:pPr>
        <w:rPr>
          <w:rFonts w:ascii="宋体" w:hAnsi="宋体"/>
          <w:u w:val="single"/>
        </w:rPr>
      </w:pPr>
    </w:p>
    <w:p w14:paraId="36D212EC" w14:textId="342CB044" w:rsidR="00AD4310" w:rsidRPr="00F30A10" w:rsidRDefault="00AD4310" w:rsidP="00F052E3">
      <w:pPr>
        <w:rPr>
          <w:rFonts w:ascii="宋体" w:hAnsi="宋体"/>
          <w:u w:val="single"/>
        </w:rPr>
      </w:pPr>
    </w:p>
    <w:p w14:paraId="3172F3F3" w14:textId="2205838D" w:rsidR="00AD4310" w:rsidRDefault="00AD4310" w:rsidP="00F052E3">
      <w:pPr>
        <w:rPr>
          <w:rFonts w:ascii="宋体" w:hAnsi="宋体"/>
          <w:u w:val="single"/>
        </w:rPr>
      </w:pPr>
    </w:p>
    <w:p w14:paraId="0D5270CA" w14:textId="77777777" w:rsidR="005D1EF7" w:rsidRPr="00A450D2" w:rsidRDefault="005D1EF7" w:rsidP="005D1EF7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bookmarkStart w:id="2" w:name="_GoBack"/>
      <w:bookmarkEnd w:id="2"/>
    </w:p>
    <w:p w14:paraId="2EBD9DC5" w14:textId="77777777" w:rsidR="005D1EF7" w:rsidRPr="00DF2E4E" w:rsidRDefault="005D1EF7" w:rsidP="005D1EF7">
      <w:pPr>
        <w:pStyle w:val="a7"/>
        <w:numPr>
          <w:ilvl w:val="0"/>
          <w:numId w:val="9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E86041">
        <w:rPr>
          <w:rFonts w:ascii="宋体" w:eastAsia="宋体" w:hAnsi="宋体" w:cs="宋体"/>
          <w:b/>
          <w:color w:val="000000"/>
          <w:sz w:val="24"/>
          <w:lang w:bidi="ar"/>
        </w:rPr>
        <w:t>实验总结与心得体会</w:t>
      </w:r>
    </w:p>
    <w:p w14:paraId="1E322C9D" w14:textId="77777777" w:rsidR="005D1EF7" w:rsidRDefault="005D1EF7" w:rsidP="00F052E3">
      <w:pPr>
        <w:rPr>
          <w:rFonts w:ascii="宋体" w:hAnsi="宋体"/>
          <w:u w:val="single"/>
        </w:rPr>
      </w:pPr>
    </w:p>
    <w:p w14:paraId="53D40FBA" w14:textId="7B81F6FC" w:rsidR="00AD4310" w:rsidRPr="00BB03B4" w:rsidRDefault="00AD4310" w:rsidP="00BB03B4">
      <w:pPr>
        <w:widowControl/>
        <w:jc w:val="left"/>
        <w:rPr>
          <w:rFonts w:ascii="宋体" w:hAnsi="宋体"/>
          <w:u w:val="single"/>
        </w:rPr>
      </w:pPr>
    </w:p>
    <w:sectPr w:rsidR="00AD4310" w:rsidRPr="00BB03B4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671122" w14:textId="77777777" w:rsidR="00F147CD" w:rsidRDefault="00F147CD">
      <w:r>
        <w:separator/>
      </w:r>
    </w:p>
  </w:endnote>
  <w:endnote w:type="continuationSeparator" w:id="0">
    <w:p w14:paraId="23547D3C" w14:textId="77777777" w:rsidR="00F147CD" w:rsidRDefault="00F14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7692926"/>
      <w:docPartObj>
        <w:docPartGallery w:val="AutoText"/>
      </w:docPartObj>
    </w:sdtPr>
    <w:sdtEndPr/>
    <w:sdtContent>
      <w:p w14:paraId="2B98EF29" w14:textId="77777777" w:rsidR="007D6B58" w:rsidRDefault="00D70E1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1BC4FF" w14:textId="77777777" w:rsidR="007D6B58" w:rsidRDefault="007D6B5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034E74" w14:textId="77777777" w:rsidR="00F147CD" w:rsidRDefault="00F147CD">
      <w:r>
        <w:separator/>
      </w:r>
    </w:p>
  </w:footnote>
  <w:footnote w:type="continuationSeparator" w:id="0">
    <w:p w14:paraId="786EC3BE" w14:textId="77777777" w:rsidR="00F147CD" w:rsidRDefault="00F147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DB89E60"/>
    <w:multiLevelType w:val="multilevel"/>
    <w:tmpl w:val="BDB89E6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CCB94CF9"/>
    <w:multiLevelType w:val="singleLevel"/>
    <w:tmpl w:val="CCB94CF9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110766F"/>
    <w:multiLevelType w:val="hybridMultilevel"/>
    <w:tmpl w:val="00A8ACDC"/>
    <w:lvl w:ilvl="0" w:tplc="8EE0A68E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3BB51FF"/>
    <w:multiLevelType w:val="hybridMultilevel"/>
    <w:tmpl w:val="8D3219D8"/>
    <w:lvl w:ilvl="0" w:tplc="EEFCF03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B27828"/>
    <w:multiLevelType w:val="hybridMultilevel"/>
    <w:tmpl w:val="400432A6"/>
    <w:lvl w:ilvl="0" w:tplc="2766DA2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AD538DE"/>
    <w:multiLevelType w:val="multilevel"/>
    <w:tmpl w:val="9F2E4DDA"/>
    <w:lvl w:ilvl="0">
      <w:start w:val="1"/>
      <w:numFmt w:val="lowerLetter"/>
      <w:lvlText w:val="%1)"/>
      <w:lvlJc w:val="left"/>
      <w:pPr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0F986E18"/>
    <w:multiLevelType w:val="multilevel"/>
    <w:tmpl w:val="0F986E18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28613EE4"/>
    <w:multiLevelType w:val="multilevel"/>
    <w:tmpl w:val="3A6B67C2"/>
    <w:lvl w:ilvl="0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00" w:hanging="420"/>
      </w:pPr>
    </w:lvl>
    <w:lvl w:ilvl="2">
      <w:start w:val="1"/>
      <w:numFmt w:val="lowerRoman"/>
      <w:lvlText w:val="%3."/>
      <w:lvlJc w:val="right"/>
      <w:pPr>
        <w:ind w:left="1920" w:hanging="420"/>
      </w:pPr>
    </w:lvl>
    <w:lvl w:ilvl="3">
      <w:start w:val="1"/>
      <w:numFmt w:val="decimal"/>
      <w:lvlText w:val="%4."/>
      <w:lvlJc w:val="left"/>
      <w:pPr>
        <w:ind w:left="2340" w:hanging="420"/>
      </w:pPr>
    </w:lvl>
    <w:lvl w:ilvl="4">
      <w:start w:val="1"/>
      <w:numFmt w:val="lowerLetter"/>
      <w:lvlText w:val="%5)"/>
      <w:lvlJc w:val="left"/>
      <w:pPr>
        <w:ind w:left="2760" w:hanging="420"/>
      </w:pPr>
    </w:lvl>
    <w:lvl w:ilvl="5">
      <w:start w:val="1"/>
      <w:numFmt w:val="lowerRoman"/>
      <w:lvlText w:val="%6."/>
      <w:lvlJc w:val="right"/>
      <w:pPr>
        <w:ind w:left="3180" w:hanging="420"/>
      </w:pPr>
    </w:lvl>
    <w:lvl w:ilvl="6">
      <w:start w:val="1"/>
      <w:numFmt w:val="decimal"/>
      <w:lvlText w:val="%7."/>
      <w:lvlJc w:val="left"/>
      <w:pPr>
        <w:ind w:left="3600" w:hanging="420"/>
      </w:pPr>
    </w:lvl>
    <w:lvl w:ilvl="7">
      <w:start w:val="1"/>
      <w:numFmt w:val="lowerLetter"/>
      <w:lvlText w:val="%8)"/>
      <w:lvlJc w:val="left"/>
      <w:pPr>
        <w:ind w:left="4020" w:hanging="420"/>
      </w:pPr>
    </w:lvl>
    <w:lvl w:ilvl="8">
      <w:start w:val="1"/>
      <w:numFmt w:val="lowerRoman"/>
      <w:lvlText w:val="%9."/>
      <w:lvlJc w:val="right"/>
      <w:pPr>
        <w:ind w:left="4440" w:hanging="420"/>
      </w:pPr>
    </w:lvl>
  </w:abstractNum>
  <w:abstractNum w:abstractNumId="8" w15:restartNumberingAfterBreak="0">
    <w:nsid w:val="2AF41058"/>
    <w:multiLevelType w:val="hybridMultilevel"/>
    <w:tmpl w:val="5E1EF910"/>
    <w:lvl w:ilvl="0" w:tplc="D55A87D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F22555D"/>
    <w:multiLevelType w:val="multilevel"/>
    <w:tmpl w:val="2F22555D"/>
    <w:lvl w:ilvl="0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7" w:hanging="420"/>
      </w:pPr>
    </w:lvl>
    <w:lvl w:ilvl="2">
      <w:start w:val="1"/>
      <w:numFmt w:val="lowerRoman"/>
      <w:lvlText w:val="%3."/>
      <w:lvlJc w:val="right"/>
      <w:pPr>
        <w:ind w:left="1827" w:hanging="420"/>
      </w:pPr>
    </w:lvl>
    <w:lvl w:ilvl="3">
      <w:start w:val="1"/>
      <w:numFmt w:val="decimal"/>
      <w:lvlText w:val="%4."/>
      <w:lvlJc w:val="left"/>
      <w:pPr>
        <w:ind w:left="2247" w:hanging="420"/>
      </w:pPr>
    </w:lvl>
    <w:lvl w:ilvl="4">
      <w:start w:val="1"/>
      <w:numFmt w:val="lowerLetter"/>
      <w:lvlText w:val="%5)"/>
      <w:lvlJc w:val="left"/>
      <w:pPr>
        <w:ind w:left="2667" w:hanging="420"/>
      </w:pPr>
    </w:lvl>
    <w:lvl w:ilvl="5">
      <w:start w:val="1"/>
      <w:numFmt w:val="lowerRoman"/>
      <w:lvlText w:val="%6."/>
      <w:lvlJc w:val="right"/>
      <w:pPr>
        <w:ind w:left="3087" w:hanging="420"/>
      </w:pPr>
    </w:lvl>
    <w:lvl w:ilvl="6">
      <w:start w:val="1"/>
      <w:numFmt w:val="decimal"/>
      <w:lvlText w:val="%7."/>
      <w:lvlJc w:val="left"/>
      <w:pPr>
        <w:ind w:left="3507" w:hanging="420"/>
      </w:pPr>
    </w:lvl>
    <w:lvl w:ilvl="7">
      <w:start w:val="1"/>
      <w:numFmt w:val="lowerLetter"/>
      <w:lvlText w:val="%8)"/>
      <w:lvlJc w:val="left"/>
      <w:pPr>
        <w:ind w:left="3927" w:hanging="420"/>
      </w:pPr>
    </w:lvl>
    <w:lvl w:ilvl="8">
      <w:start w:val="1"/>
      <w:numFmt w:val="lowerRoman"/>
      <w:lvlText w:val="%9."/>
      <w:lvlJc w:val="right"/>
      <w:pPr>
        <w:ind w:left="4347" w:hanging="420"/>
      </w:pPr>
    </w:lvl>
  </w:abstractNum>
  <w:abstractNum w:abstractNumId="10" w15:restartNumberingAfterBreak="0">
    <w:nsid w:val="3057274D"/>
    <w:multiLevelType w:val="hybridMultilevel"/>
    <w:tmpl w:val="C8D2A4DE"/>
    <w:lvl w:ilvl="0" w:tplc="86A4D48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22A20C2"/>
    <w:multiLevelType w:val="multilevel"/>
    <w:tmpl w:val="322A20C2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32367794"/>
    <w:multiLevelType w:val="multilevel"/>
    <w:tmpl w:val="32367794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331E3C0A"/>
    <w:multiLevelType w:val="hybridMultilevel"/>
    <w:tmpl w:val="BF606514"/>
    <w:lvl w:ilvl="0" w:tplc="F6FA6DD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73D7053"/>
    <w:multiLevelType w:val="multilevel"/>
    <w:tmpl w:val="EE34F39E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5" w15:restartNumberingAfterBreak="0">
    <w:nsid w:val="38B83B38"/>
    <w:multiLevelType w:val="hybridMultilevel"/>
    <w:tmpl w:val="780CD714"/>
    <w:lvl w:ilvl="0" w:tplc="8C9017E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A6B67C2"/>
    <w:multiLevelType w:val="multilevel"/>
    <w:tmpl w:val="3A6B67C2"/>
    <w:lvl w:ilvl="0">
      <w:start w:val="1"/>
      <w:numFmt w:val="decimal"/>
      <w:lvlText w:val="(%1)"/>
      <w:lvlJc w:val="left"/>
      <w:pPr>
        <w:ind w:left="7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17" w15:restartNumberingAfterBreak="0">
    <w:nsid w:val="3A8004D5"/>
    <w:multiLevelType w:val="multilevel"/>
    <w:tmpl w:val="3A8004D5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3F876473"/>
    <w:multiLevelType w:val="multilevel"/>
    <w:tmpl w:val="459E3CCA"/>
    <w:lvl w:ilvl="0">
      <w:start w:val="2"/>
      <w:numFmt w:val="decimal"/>
      <w:lvlText w:val="%1"/>
      <w:lvlJc w:val="left"/>
      <w:pPr>
        <w:ind w:left="1518" w:hanging="7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518" w:hanging="720"/>
      </w:pPr>
      <w:rPr>
        <w:rFonts w:ascii="Microsoft JhengHei" w:eastAsia="Microsoft JhengHei" w:hAnsi="Microsoft JhengHei" w:cs="Microsoft JhengHei" w:hint="default"/>
        <w:b/>
        <w:bCs/>
        <w:spacing w:val="0"/>
        <w:w w:val="104"/>
        <w:sz w:val="28"/>
        <w:szCs w:val="28"/>
        <w:lang w:val="en-US" w:eastAsia="zh-CN" w:bidi="ar-SA"/>
      </w:rPr>
    </w:lvl>
    <w:lvl w:ilvl="2">
      <w:start w:val="1"/>
      <w:numFmt w:val="lowerLetter"/>
      <w:lvlText w:val="%3)"/>
      <w:lvlJc w:val="left"/>
      <w:pPr>
        <w:ind w:left="1679" w:hanging="442"/>
      </w:pPr>
      <w:rPr>
        <w:rFonts w:ascii="宋体" w:eastAsia="宋体" w:hAnsi="宋体" w:cs="宋体" w:hint="default"/>
        <w:w w:val="100"/>
        <w:sz w:val="22"/>
        <w:szCs w:val="22"/>
        <w:lang w:val="en-US" w:eastAsia="zh-CN" w:bidi="ar-SA"/>
      </w:rPr>
    </w:lvl>
    <w:lvl w:ilvl="3">
      <w:start w:val="1"/>
      <w:numFmt w:val="decimal"/>
      <w:lvlText w:val="(%4)"/>
      <w:lvlJc w:val="left"/>
      <w:pPr>
        <w:ind w:left="2039" w:hanging="360"/>
      </w:pPr>
      <w:rPr>
        <w:rFonts w:hint="default"/>
        <w:w w:val="100"/>
        <w:lang w:val="en-US" w:eastAsia="zh-CN" w:bidi="ar-SA"/>
      </w:rPr>
    </w:lvl>
    <w:lvl w:ilvl="4">
      <w:numFmt w:val="bullet"/>
      <w:lvlText w:val="•"/>
      <w:lvlJc w:val="left"/>
      <w:pPr>
        <w:ind w:left="4101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32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163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194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224" w:hanging="360"/>
      </w:pPr>
      <w:rPr>
        <w:rFonts w:hint="default"/>
        <w:lang w:val="en-US" w:eastAsia="zh-CN" w:bidi="ar-SA"/>
      </w:rPr>
    </w:lvl>
  </w:abstractNum>
  <w:abstractNum w:abstractNumId="19" w15:restartNumberingAfterBreak="0">
    <w:nsid w:val="40357ACE"/>
    <w:multiLevelType w:val="hybridMultilevel"/>
    <w:tmpl w:val="F3B6371A"/>
    <w:lvl w:ilvl="0" w:tplc="A3EE689E">
      <w:start w:val="1"/>
      <w:numFmt w:val="decimal"/>
      <w:lvlText w:val="%1、"/>
      <w:lvlJc w:val="left"/>
      <w:pPr>
        <w:ind w:left="900" w:hanging="42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460E4374"/>
    <w:multiLevelType w:val="hybridMultilevel"/>
    <w:tmpl w:val="F5C6647C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46EF0184"/>
    <w:multiLevelType w:val="hybridMultilevel"/>
    <w:tmpl w:val="30269CAE"/>
    <w:lvl w:ilvl="0" w:tplc="3C6C5FA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4B9F4A0D"/>
    <w:multiLevelType w:val="multilevel"/>
    <w:tmpl w:val="5CCA2CFE"/>
    <w:lvl w:ilvl="0">
      <w:start w:val="1"/>
      <w:numFmt w:val="lowerLetter"/>
      <w:lvlText w:val="%1)"/>
      <w:lvlJc w:val="left"/>
      <w:pPr>
        <w:ind w:left="360" w:hanging="360"/>
      </w:pPr>
      <w:rPr>
        <w:rFonts w:ascii="宋体" w:eastAsia="宋体" w:hAnsi="宋体" w:cs="Times New Roman"/>
        <w:b w:val="0"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F2F64D7"/>
    <w:multiLevelType w:val="hybridMultilevel"/>
    <w:tmpl w:val="2F0A0062"/>
    <w:lvl w:ilvl="0" w:tplc="CB90D95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084D5EB"/>
    <w:multiLevelType w:val="multilevel"/>
    <w:tmpl w:val="6084D5EB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2D4247F"/>
    <w:multiLevelType w:val="hybridMultilevel"/>
    <w:tmpl w:val="909C3A26"/>
    <w:lvl w:ilvl="0" w:tplc="9FE251E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3D47A74"/>
    <w:multiLevelType w:val="hybridMultilevel"/>
    <w:tmpl w:val="7B0E37DE"/>
    <w:lvl w:ilvl="0" w:tplc="365A626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7" w15:restartNumberingAfterBreak="0">
    <w:nsid w:val="66D13BCD"/>
    <w:multiLevelType w:val="multilevel"/>
    <w:tmpl w:val="66D13BCD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8" w15:restartNumberingAfterBreak="0">
    <w:nsid w:val="730F5D6C"/>
    <w:multiLevelType w:val="multilevel"/>
    <w:tmpl w:val="730F5D6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798A78A0"/>
    <w:multiLevelType w:val="hybridMultilevel"/>
    <w:tmpl w:val="37B68F8E"/>
    <w:lvl w:ilvl="0" w:tplc="CCF09C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8"/>
  </w:num>
  <w:num w:numId="2">
    <w:abstractNumId w:val="1"/>
  </w:num>
  <w:num w:numId="3">
    <w:abstractNumId w:val="0"/>
  </w:num>
  <w:num w:numId="4">
    <w:abstractNumId w:val="24"/>
  </w:num>
  <w:num w:numId="5">
    <w:abstractNumId w:val="2"/>
  </w:num>
  <w:num w:numId="6">
    <w:abstractNumId w:val="10"/>
  </w:num>
  <w:num w:numId="7">
    <w:abstractNumId w:val="29"/>
  </w:num>
  <w:num w:numId="8">
    <w:abstractNumId w:val="18"/>
  </w:num>
  <w:num w:numId="9">
    <w:abstractNumId w:val="23"/>
  </w:num>
  <w:num w:numId="10">
    <w:abstractNumId w:val="5"/>
  </w:num>
  <w:num w:numId="11">
    <w:abstractNumId w:val="16"/>
  </w:num>
  <w:num w:numId="12">
    <w:abstractNumId w:val="14"/>
  </w:num>
  <w:num w:numId="13">
    <w:abstractNumId w:val="7"/>
  </w:num>
  <w:num w:numId="14">
    <w:abstractNumId w:val="4"/>
  </w:num>
  <w:num w:numId="15">
    <w:abstractNumId w:val="11"/>
  </w:num>
  <w:num w:numId="16">
    <w:abstractNumId w:val="8"/>
  </w:num>
  <w:num w:numId="17">
    <w:abstractNumId w:val="27"/>
  </w:num>
  <w:num w:numId="18">
    <w:abstractNumId w:val="25"/>
  </w:num>
  <w:num w:numId="19">
    <w:abstractNumId w:val="9"/>
  </w:num>
  <w:num w:numId="20">
    <w:abstractNumId w:val="13"/>
  </w:num>
  <w:num w:numId="21">
    <w:abstractNumId w:val="6"/>
  </w:num>
  <w:num w:numId="22">
    <w:abstractNumId w:val="15"/>
  </w:num>
  <w:num w:numId="23">
    <w:abstractNumId w:val="17"/>
  </w:num>
  <w:num w:numId="24">
    <w:abstractNumId w:val="19"/>
  </w:num>
  <w:num w:numId="25">
    <w:abstractNumId w:val="22"/>
  </w:num>
  <w:num w:numId="26">
    <w:abstractNumId w:val="12"/>
  </w:num>
  <w:num w:numId="27">
    <w:abstractNumId w:val="21"/>
  </w:num>
  <w:num w:numId="28">
    <w:abstractNumId w:val="20"/>
  </w:num>
  <w:num w:numId="29">
    <w:abstractNumId w:val="26"/>
  </w:num>
  <w:num w:numId="3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GaoS">
    <w15:presenceInfo w15:providerId="Windows Live" w15:userId="8c391fa93199d3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344249"/>
    <w:rsid w:val="0001391B"/>
    <w:rsid w:val="00026B9F"/>
    <w:rsid w:val="00052C26"/>
    <w:rsid w:val="000648AD"/>
    <w:rsid w:val="000775F5"/>
    <w:rsid w:val="000930D6"/>
    <w:rsid w:val="00096BAD"/>
    <w:rsid w:val="000B68B4"/>
    <w:rsid w:val="000C0AC5"/>
    <w:rsid w:val="00131A68"/>
    <w:rsid w:val="00165C22"/>
    <w:rsid w:val="00172E5C"/>
    <w:rsid w:val="00192B86"/>
    <w:rsid w:val="001A1B26"/>
    <w:rsid w:val="001F6627"/>
    <w:rsid w:val="001F6C53"/>
    <w:rsid w:val="00215E86"/>
    <w:rsid w:val="0024406D"/>
    <w:rsid w:val="00263F33"/>
    <w:rsid w:val="00271ECD"/>
    <w:rsid w:val="00273435"/>
    <w:rsid w:val="002A1E9A"/>
    <w:rsid w:val="002A3EEB"/>
    <w:rsid w:val="002B3BA9"/>
    <w:rsid w:val="002C2A52"/>
    <w:rsid w:val="002E5E93"/>
    <w:rsid w:val="002E6FBE"/>
    <w:rsid w:val="002F3D76"/>
    <w:rsid w:val="00311CCE"/>
    <w:rsid w:val="00353373"/>
    <w:rsid w:val="0038024A"/>
    <w:rsid w:val="003816F8"/>
    <w:rsid w:val="003944F5"/>
    <w:rsid w:val="00396827"/>
    <w:rsid w:val="003E6B83"/>
    <w:rsid w:val="003E78E8"/>
    <w:rsid w:val="00410D60"/>
    <w:rsid w:val="00434F02"/>
    <w:rsid w:val="00445590"/>
    <w:rsid w:val="00460244"/>
    <w:rsid w:val="00464B95"/>
    <w:rsid w:val="00472C89"/>
    <w:rsid w:val="0049013C"/>
    <w:rsid w:val="004925E2"/>
    <w:rsid w:val="00494231"/>
    <w:rsid w:val="004A5F88"/>
    <w:rsid w:val="005146D1"/>
    <w:rsid w:val="00597E78"/>
    <w:rsid w:val="005A30BE"/>
    <w:rsid w:val="005A68A4"/>
    <w:rsid w:val="005D1EF7"/>
    <w:rsid w:val="005D3243"/>
    <w:rsid w:val="005D72C5"/>
    <w:rsid w:val="005D7B8B"/>
    <w:rsid w:val="0061478A"/>
    <w:rsid w:val="00650742"/>
    <w:rsid w:val="00666725"/>
    <w:rsid w:val="006E09EE"/>
    <w:rsid w:val="007202A2"/>
    <w:rsid w:val="00725B6D"/>
    <w:rsid w:val="00741BEF"/>
    <w:rsid w:val="00755793"/>
    <w:rsid w:val="00755ED0"/>
    <w:rsid w:val="0078374D"/>
    <w:rsid w:val="007A6AF1"/>
    <w:rsid w:val="007D4AF4"/>
    <w:rsid w:val="007D6B58"/>
    <w:rsid w:val="007E04E9"/>
    <w:rsid w:val="007E23AB"/>
    <w:rsid w:val="007E24EF"/>
    <w:rsid w:val="00801F2D"/>
    <w:rsid w:val="00810B40"/>
    <w:rsid w:val="00821063"/>
    <w:rsid w:val="00837FC7"/>
    <w:rsid w:val="00840391"/>
    <w:rsid w:val="00846A1A"/>
    <w:rsid w:val="00850DAC"/>
    <w:rsid w:val="008722BE"/>
    <w:rsid w:val="008A5EE7"/>
    <w:rsid w:val="008B1E1A"/>
    <w:rsid w:val="008C0183"/>
    <w:rsid w:val="00917A5E"/>
    <w:rsid w:val="0093648E"/>
    <w:rsid w:val="009815E8"/>
    <w:rsid w:val="00997ECC"/>
    <w:rsid w:val="009A158A"/>
    <w:rsid w:val="009A5FAE"/>
    <w:rsid w:val="009C763E"/>
    <w:rsid w:val="00A05993"/>
    <w:rsid w:val="00A31A49"/>
    <w:rsid w:val="00A450D2"/>
    <w:rsid w:val="00A45773"/>
    <w:rsid w:val="00A50E4B"/>
    <w:rsid w:val="00A863B4"/>
    <w:rsid w:val="00A87A2E"/>
    <w:rsid w:val="00A97F5A"/>
    <w:rsid w:val="00AA75F9"/>
    <w:rsid w:val="00AB2464"/>
    <w:rsid w:val="00AD4310"/>
    <w:rsid w:val="00B2476C"/>
    <w:rsid w:val="00B24D96"/>
    <w:rsid w:val="00B456B1"/>
    <w:rsid w:val="00B53509"/>
    <w:rsid w:val="00B8217E"/>
    <w:rsid w:val="00B97C91"/>
    <w:rsid w:val="00BA3712"/>
    <w:rsid w:val="00BB03B4"/>
    <w:rsid w:val="00BB0C32"/>
    <w:rsid w:val="00C01676"/>
    <w:rsid w:val="00C20051"/>
    <w:rsid w:val="00C31DE7"/>
    <w:rsid w:val="00CB2954"/>
    <w:rsid w:val="00CF4736"/>
    <w:rsid w:val="00D10689"/>
    <w:rsid w:val="00D146EB"/>
    <w:rsid w:val="00D31110"/>
    <w:rsid w:val="00D3150F"/>
    <w:rsid w:val="00D57EC1"/>
    <w:rsid w:val="00D70E13"/>
    <w:rsid w:val="00D72408"/>
    <w:rsid w:val="00D80978"/>
    <w:rsid w:val="00D84BA8"/>
    <w:rsid w:val="00D8670D"/>
    <w:rsid w:val="00D86F52"/>
    <w:rsid w:val="00D914F1"/>
    <w:rsid w:val="00DC4A3F"/>
    <w:rsid w:val="00DE1A37"/>
    <w:rsid w:val="00DF2E4E"/>
    <w:rsid w:val="00E13478"/>
    <w:rsid w:val="00E22304"/>
    <w:rsid w:val="00E363BC"/>
    <w:rsid w:val="00E71D5A"/>
    <w:rsid w:val="00E84927"/>
    <w:rsid w:val="00E86041"/>
    <w:rsid w:val="00E863F3"/>
    <w:rsid w:val="00E877F6"/>
    <w:rsid w:val="00EA4DD9"/>
    <w:rsid w:val="00EB455F"/>
    <w:rsid w:val="00EB769B"/>
    <w:rsid w:val="00ED3CFC"/>
    <w:rsid w:val="00F052E3"/>
    <w:rsid w:val="00F147CD"/>
    <w:rsid w:val="00F30A10"/>
    <w:rsid w:val="00F45654"/>
    <w:rsid w:val="00F54B7B"/>
    <w:rsid w:val="00FE4697"/>
    <w:rsid w:val="04344249"/>
    <w:rsid w:val="14DE4D8E"/>
    <w:rsid w:val="51C3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1E289A"/>
  <w15:docId w15:val="{DDEE9EC5-7A18-4420-9137-E566EBE5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D8097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fontstyle21">
    <w:name w:val="fontstyle21"/>
    <w:basedOn w:val="a0"/>
    <w:rPr>
      <w:rFonts w:ascii="Calibri" w:hAnsi="Calibri" w:cs="Calibri" w:hint="default"/>
      <w:color w:val="000000"/>
      <w:sz w:val="22"/>
      <w:szCs w:val="22"/>
    </w:rPr>
  </w:style>
  <w:style w:type="paragraph" w:customStyle="1" w:styleId="msolistparagraph0">
    <w:name w:val="msolistparagraph"/>
    <w:basedOn w:val="a"/>
    <w:pPr>
      <w:ind w:firstLineChars="200" w:firstLine="420"/>
    </w:pPr>
    <w:rPr>
      <w:rFonts w:ascii="等线" w:eastAsia="等线" w:hAnsi="等线" w:cs="Times New Roman" w:hint="eastAsia"/>
      <w:szCs w:val="22"/>
    </w:rPr>
  </w:style>
  <w:style w:type="character" w:customStyle="1" w:styleId="fontstyle01">
    <w:name w:val="fontstyle01"/>
    <w:basedOn w:val="a0"/>
    <w:rPr>
      <w:rFonts w:ascii="宋体" w:eastAsia="宋体" w:hAnsi="宋体" w:cs="宋体" w:hint="eastAsia"/>
      <w:color w:val="000000"/>
      <w:sz w:val="22"/>
      <w:szCs w:val="22"/>
    </w:rPr>
  </w:style>
  <w:style w:type="character" w:customStyle="1" w:styleId="fontstyle11">
    <w:name w:val="fontstyle11"/>
    <w:basedOn w:val="a0"/>
    <w:rPr>
      <w:rFonts w:ascii="宋体" w:eastAsia="宋体" w:hAnsi="宋体" w:cs="宋体" w:hint="eastAsia"/>
      <w:color w:val="000000"/>
      <w:sz w:val="22"/>
      <w:szCs w:val="22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styleId="a8">
    <w:name w:val="Body Text"/>
    <w:basedOn w:val="a"/>
    <w:link w:val="a9"/>
    <w:uiPriority w:val="1"/>
    <w:qFormat/>
    <w:rsid w:val="00A450D2"/>
    <w:pPr>
      <w:autoSpaceDE w:val="0"/>
      <w:autoSpaceDN w:val="0"/>
      <w:jc w:val="left"/>
    </w:pPr>
    <w:rPr>
      <w:rFonts w:ascii="宋体" w:eastAsia="宋体" w:hAnsi="宋体" w:cs="宋体"/>
      <w:kern w:val="0"/>
      <w:sz w:val="22"/>
      <w:szCs w:val="22"/>
    </w:rPr>
  </w:style>
  <w:style w:type="character" w:customStyle="1" w:styleId="a9">
    <w:name w:val="正文文本 字符"/>
    <w:basedOn w:val="a0"/>
    <w:link w:val="a8"/>
    <w:uiPriority w:val="1"/>
    <w:rsid w:val="00A450D2"/>
    <w:rPr>
      <w:rFonts w:ascii="宋体" w:eastAsia="宋体" w:hAnsi="宋体" w:cs="宋体"/>
      <w:sz w:val="22"/>
      <w:szCs w:val="22"/>
    </w:rPr>
  </w:style>
  <w:style w:type="paragraph" w:styleId="aa">
    <w:name w:val="No Spacing"/>
    <w:uiPriority w:val="1"/>
    <w:qFormat/>
    <w:rsid w:val="005D72C5"/>
    <w:rPr>
      <w:rFonts w:ascii="Times New Roman" w:eastAsia="宋体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GaoS</cp:lastModifiedBy>
  <cp:revision>8</cp:revision>
  <dcterms:created xsi:type="dcterms:W3CDTF">2023-11-16T01:15:00Z</dcterms:created>
  <dcterms:modified xsi:type="dcterms:W3CDTF">2025-10-09T02:21:00Z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