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D959D" w14:textId="77777777" w:rsidR="00F872F8" w:rsidRDefault="0042147C">
      <w:ins w:id="0" w:author="GaoS" w:date="2022-08-29T12:38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188D861D" wp14:editId="085EB61E">
              <wp:simplePos x="0" y="0"/>
              <wp:positionH relativeFrom="margin">
                <wp:posOffset>380365</wp:posOffset>
              </wp:positionH>
              <wp:positionV relativeFrom="paragraph">
                <wp:posOffset>-113665</wp:posOffset>
              </wp:positionV>
              <wp:extent cx="5278120" cy="1042670"/>
              <wp:effectExtent l="0" t="0" r="0" b="5080"/>
              <wp:wrapNone/>
              <wp:docPr id="456" name="图片 4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56" name="图片 456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8120" cy="1042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ins>
    </w:p>
    <w:p w14:paraId="10C16BB3" w14:textId="77777777" w:rsidR="00F872F8" w:rsidRDefault="00F872F8"/>
    <w:p w14:paraId="674D6653" w14:textId="77777777" w:rsidR="00F872F8" w:rsidRDefault="00F872F8"/>
    <w:p w14:paraId="1F5B761D" w14:textId="77777777" w:rsidR="00F872F8" w:rsidRDefault="00F872F8"/>
    <w:p w14:paraId="12CF08F6" w14:textId="77777777" w:rsidR="00F872F8" w:rsidRDefault="00F872F8"/>
    <w:p w14:paraId="2B97715A" w14:textId="77777777" w:rsidR="00F872F8" w:rsidRDefault="00F872F8">
      <w:pPr>
        <w:jc w:val="center"/>
        <w:rPr>
          <w:b/>
          <w:sz w:val="52"/>
          <w:szCs w:val="52"/>
        </w:rPr>
      </w:pPr>
    </w:p>
    <w:p w14:paraId="6BE45512" w14:textId="77777777" w:rsidR="00F872F8" w:rsidRDefault="0042147C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实验报告</w:t>
      </w:r>
    </w:p>
    <w:p w14:paraId="31A08967" w14:textId="77777777" w:rsidR="00F872F8" w:rsidRDefault="00F872F8">
      <w:pPr>
        <w:jc w:val="center"/>
      </w:pPr>
    </w:p>
    <w:p w14:paraId="76C4039D" w14:textId="77777777" w:rsidR="00F872F8" w:rsidRDefault="0042147C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实验三：光的干涉实验</w:t>
      </w:r>
    </w:p>
    <w:p w14:paraId="58CB9E03" w14:textId="77777777" w:rsidR="00F872F8" w:rsidRDefault="00F872F8">
      <w:pPr>
        <w:jc w:val="center"/>
        <w:rPr>
          <w:rFonts w:ascii="华文楷体" w:eastAsia="华文楷体" w:hAnsi="华文楷体"/>
          <w:b/>
          <w:sz w:val="36"/>
          <w:szCs w:val="36"/>
        </w:rPr>
      </w:pPr>
    </w:p>
    <w:p w14:paraId="1679BC39" w14:textId="652511D5" w:rsidR="00F872F8" w:rsidRDefault="0042147C">
      <w:pPr>
        <w:ind w:leftChars="400" w:left="840"/>
        <w:rPr>
          <w:rFonts w:ascii="华文楷体" w:eastAsia="华文楷体" w:hAnsi="华文楷体" w:hint="eastAsia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班级：</w:t>
      </w:r>
      <w:r w:rsidR="004E7A72">
        <w:rPr>
          <w:rFonts w:ascii="华文楷体" w:eastAsia="华文楷体" w:hAnsi="华文楷体" w:hint="eastAsia"/>
          <w:b/>
          <w:sz w:val="44"/>
          <w:szCs w:val="44"/>
        </w:rPr>
        <w:t>2</w:t>
      </w:r>
      <w:r w:rsidR="004E7A72">
        <w:rPr>
          <w:rFonts w:ascii="华文楷体" w:eastAsia="华文楷体" w:hAnsi="华文楷体"/>
          <w:b/>
          <w:sz w:val="44"/>
          <w:szCs w:val="44"/>
        </w:rPr>
        <w:t>3</w:t>
      </w:r>
      <w:r w:rsidR="004E7A72">
        <w:rPr>
          <w:rFonts w:ascii="华文楷体" w:eastAsia="华文楷体" w:hAnsi="华文楷体" w:hint="eastAsia"/>
          <w:b/>
          <w:sz w:val="44"/>
          <w:szCs w:val="44"/>
        </w:rPr>
        <w:t>级光电1班</w:t>
      </w:r>
    </w:p>
    <w:p w14:paraId="57369618" w14:textId="184F0839" w:rsidR="00F872F8" w:rsidRDefault="0042147C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姓名：</w:t>
      </w:r>
      <w:r w:rsidR="004E7A72">
        <w:rPr>
          <w:rFonts w:ascii="华文楷体" w:eastAsia="华文楷体" w:hAnsi="华文楷体" w:hint="eastAsia"/>
          <w:b/>
          <w:sz w:val="44"/>
          <w:szCs w:val="44"/>
        </w:rPr>
        <w:t>罗模煊</w:t>
      </w:r>
    </w:p>
    <w:p w14:paraId="64290A2E" w14:textId="68E61B7E" w:rsidR="00F872F8" w:rsidRDefault="0042147C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学号：</w:t>
      </w:r>
      <w:r w:rsidR="004E7A72">
        <w:rPr>
          <w:rFonts w:ascii="华文楷体" w:eastAsia="华文楷体" w:hAnsi="华文楷体" w:hint="eastAsia"/>
          <w:b/>
          <w:sz w:val="44"/>
          <w:szCs w:val="44"/>
        </w:rPr>
        <w:t>2</w:t>
      </w:r>
      <w:r w:rsidR="004E7A72">
        <w:rPr>
          <w:rFonts w:ascii="华文楷体" w:eastAsia="华文楷体" w:hAnsi="华文楷体"/>
          <w:b/>
          <w:sz w:val="44"/>
          <w:szCs w:val="44"/>
        </w:rPr>
        <w:t>023311101</w:t>
      </w:r>
    </w:p>
    <w:p w14:paraId="15788365" w14:textId="452B997F" w:rsidR="00F872F8" w:rsidRDefault="0042147C">
      <w:pPr>
        <w:ind w:firstLineChars="200" w:firstLine="881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同组成员：</w:t>
      </w:r>
      <w:r w:rsidR="00C67BB3">
        <w:rPr>
          <w:rFonts w:ascii="华文楷体" w:eastAsia="华文楷体" w:hAnsi="华文楷体" w:hint="eastAsia"/>
          <w:b/>
          <w:sz w:val="44"/>
          <w:szCs w:val="44"/>
        </w:rPr>
        <w:t>田雨藤、葛骏悦、谢清霖</w:t>
      </w:r>
    </w:p>
    <w:p w14:paraId="4B5576C2" w14:textId="4490D926" w:rsidR="00F872F8" w:rsidRDefault="0042147C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上课地点：</w:t>
      </w:r>
      <w:r w:rsidR="00C67BB3">
        <w:rPr>
          <w:rFonts w:ascii="华文楷体" w:eastAsia="华文楷体" w:hAnsi="华文楷体" w:hint="eastAsia"/>
          <w:b/>
          <w:sz w:val="44"/>
          <w:szCs w:val="44"/>
        </w:rPr>
        <w:t>K</w:t>
      </w:r>
      <w:r w:rsidR="00C67BB3">
        <w:rPr>
          <w:rFonts w:ascii="华文楷体" w:eastAsia="华文楷体" w:hAnsi="华文楷体"/>
          <w:b/>
          <w:sz w:val="44"/>
          <w:szCs w:val="44"/>
        </w:rPr>
        <w:t>522</w:t>
      </w:r>
    </w:p>
    <w:p w14:paraId="28B9CBBE" w14:textId="34AC7481" w:rsidR="00F872F8" w:rsidRDefault="0042147C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指导教师：</w:t>
      </w:r>
      <w:r w:rsidR="00C67BB3">
        <w:rPr>
          <w:rFonts w:ascii="华文楷体" w:eastAsia="华文楷体" w:hAnsi="华文楷体" w:hint="eastAsia"/>
          <w:b/>
          <w:sz w:val="44"/>
          <w:szCs w:val="44"/>
        </w:rPr>
        <w:t>高爽</w:t>
      </w:r>
    </w:p>
    <w:p w14:paraId="7AC9F4A3" w14:textId="7375C33E" w:rsidR="00F872F8" w:rsidRDefault="0042147C">
      <w:pPr>
        <w:ind w:leftChars="400" w:left="840"/>
        <w:rPr>
          <w:rFonts w:ascii="宋体" w:hAnsi="宋体"/>
          <w:b/>
          <w:sz w:val="28"/>
          <w:szCs w:val="28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日期：</w:t>
      </w:r>
      <w:r w:rsidR="00C67BB3">
        <w:rPr>
          <w:rFonts w:ascii="华文楷体" w:eastAsia="华文楷体" w:hAnsi="华文楷体"/>
          <w:b/>
          <w:sz w:val="44"/>
          <w:szCs w:val="44"/>
        </w:rPr>
        <w:t>2025/11/9</w:t>
      </w:r>
    </w:p>
    <w:p w14:paraId="30BB0F65" w14:textId="77777777" w:rsidR="00F872F8" w:rsidRDefault="0042147C">
      <w:pPr>
        <w:widowControl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br w:type="page"/>
      </w:r>
    </w:p>
    <w:p w14:paraId="134A6B0A" w14:textId="77777777" w:rsidR="00F872F8" w:rsidRDefault="0042147C">
      <w:pPr>
        <w:jc w:val="center"/>
        <w:rPr>
          <w:rFonts w:ascii="黑体" w:eastAsia="黑体" w:hAnsi="黑体"/>
          <w:bCs/>
          <w:color w:val="000000"/>
          <w:sz w:val="36"/>
          <w:szCs w:val="36"/>
        </w:rPr>
      </w:pPr>
      <w:r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lastRenderedPageBreak/>
        <w:t>实验</w:t>
      </w:r>
      <w:r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1</w:t>
      </w:r>
      <w:r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ab/>
      </w:r>
      <w:r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杨氏双缝干涉</w:t>
      </w:r>
    </w:p>
    <w:p w14:paraId="28F90DD7" w14:textId="77777777" w:rsidR="00F872F8" w:rsidRDefault="00F872F8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7594B536" w14:textId="77777777" w:rsidR="00F872F8" w:rsidRDefault="0042147C">
      <w:pPr>
        <w:pStyle w:val="11"/>
        <w:numPr>
          <w:ilvl w:val="0"/>
          <w:numId w:val="1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实验预习</w:t>
      </w:r>
    </w:p>
    <w:p w14:paraId="64F8DD17" w14:textId="3ED3FE20" w:rsidR="00F872F8" w:rsidRDefault="0042147C">
      <w:pPr>
        <w:pStyle w:val="11"/>
        <w:numPr>
          <w:ilvl w:val="0"/>
          <w:numId w:val="2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color w:val="00000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szCs w:val="21"/>
          <w:lang w:bidi="ar"/>
        </w:rPr>
        <w:t>解释杨氏双缝干涉原</w:t>
      </w:r>
      <w:r>
        <w:rPr>
          <w:rFonts w:ascii="宋体" w:eastAsia="宋体" w:hAnsi="宋体" w:cs="宋体" w:hint="eastAsia"/>
          <w:color w:val="000000"/>
          <w:szCs w:val="21"/>
          <w:lang w:bidi="ar"/>
        </w:rPr>
        <w:t>理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8354B7" w14:paraId="76BB5D71" w14:textId="77777777" w:rsidTr="00CE23E2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BE4E1E8" w14:textId="38E650ED" w:rsidR="008354B7" w:rsidRPr="00CE23E2" w:rsidRDefault="00CE23E2" w:rsidP="008354B7">
            <w:pPr>
              <w:pStyle w:val="11"/>
              <w:snapToGrid w:val="0"/>
              <w:spacing w:beforeLines="50" w:before="156" w:afterLines="50" w:after="156"/>
              <w:ind w:firstLineChars="0" w:firstLine="0"/>
              <w:rPr>
                <w:rFonts w:asciiTheme="minorEastAsia" w:hAnsiTheme="minorEastAsia" w:cs="宋体" w:hint="eastAsia"/>
                <w:color w:val="000000"/>
                <w:szCs w:val="21"/>
                <w:lang w:bidi="ar"/>
              </w:rPr>
            </w:pPr>
            <w:r w:rsidRPr="00CE23E2">
              <w:rPr>
                <w:rFonts w:asciiTheme="minorEastAsia" w:hAnsiTheme="minorEastAsia" w:cs="宋体" w:hint="eastAsia"/>
                <w:color w:val="000000"/>
                <w:sz w:val="24"/>
                <w:lang w:bidi="ar"/>
              </w:rPr>
              <w:t>答：</w:t>
            </w:r>
            <w:r w:rsidRPr="00CE23E2">
              <w:rPr>
                <w:rFonts w:asciiTheme="minorEastAsia" w:hAnsiTheme="minorEastAsia"/>
                <w:sz w:val="24"/>
                <w:szCs w:val="32"/>
              </w:rPr>
              <w:t>杨氏双缝干涉是利用波的叠加原理产生的现象。单色光源发出的光波经过单缝后形成相干光源,再通过双缝时被分为两束相干光。这两束光在空间中相遇时发生干涉,当光程差为波长的整数</w:t>
            </w:r>
            <w:proofErr w:type="gramStart"/>
            <w:r w:rsidRPr="00CE23E2">
              <w:rPr>
                <w:rFonts w:asciiTheme="minorEastAsia" w:hAnsiTheme="minorEastAsia"/>
                <w:sz w:val="24"/>
                <w:szCs w:val="32"/>
              </w:rPr>
              <w:t>倍</w:t>
            </w:r>
            <w:proofErr w:type="gramEnd"/>
            <w:r w:rsidRPr="00CE23E2">
              <w:rPr>
                <w:rFonts w:asciiTheme="minorEastAsia" w:hAnsiTheme="minorEastAsia"/>
                <w:sz w:val="24"/>
                <w:szCs w:val="32"/>
              </w:rPr>
              <w:t>时产生明条纹,当光程差为半波长的奇数</w:t>
            </w:r>
            <w:proofErr w:type="gramStart"/>
            <w:r w:rsidRPr="00CE23E2">
              <w:rPr>
                <w:rFonts w:asciiTheme="minorEastAsia" w:hAnsiTheme="minorEastAsia"/>
                <w:sz w:val="24"/>
                <w:szCs w:val="32"/>
              </w:rPr>
              <w:t>倍</w:t>
            </w:r>
            <w:proofErr w:type="gramEnd"/>
            <w:r w:rsidRPr="00CE23E2">
              <w:rPr>
                <w:rFonts w:asciiTheme="minorEastAsia" w:hAnsiTheme="minorEastAsia"/>
                <w:sz w:val="24"/>
                <w:szCs w:val="32"/>
              </w:rPr>
              <w:t>时产生暗条纹。由于双缝到屏幕上各点的距离不同,形成明暗相间的干涉条纹。</w:t>
            </w:r>
          </w:p>
        </w:tc>
      </w:tr>
    </w:tbl>
    <w:p w14:paraId="65C8DAE7" w14:textId="77777777" w:rsidR="008354B7" w:rsidRDefault="008354B7" w:rsidP="008354B7">
      <w:pPr>
        <w:pStyle w:val="11"/>
        <w:snapToGrid w:val="0"/>
        <w:spacing w:beforeLines="50" w:before="156" w:afterLines="50" w:after="156"/>
        <w:ind w:firstLineChars="0" w:firstLine="0"/>
        <w:rPr>
          <w:rFonts w:ascii="宋体" w:eastAsia="宋体" w:hAnsi="宋体" w:cs="宋体" w:hint="eastAsia"/>
          <w:color w:val="000000"/>
          <w:szCs w:val="21"/>
          <w:lang w:bidi="ar"/>
        </w:rPr>
      </w:pPr>
    </w:p>
    <w:p w14:paraId="3205B085" w14:textId="1353B9DF" w:rsidR="008354B7" w:rsidRPr="00CE23E2" w:rsidRDefault="0042147C" w:rsidP="00CE23E2">
      <w:pPr>
        <w:pStyle w:val="11"/>
        <w:numPr>
          <w:ilvl w:val="0"/>
          <w:numId w:val="2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 w:hint="eastAsia"/>
          <w:color w:val="00000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szCs w:val="21"/>
          <w:lang w:bidi="ar"/>
        </w:rPr>
        <w:t>实验所得条纹的特点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8354B7" w14:paraId="1C6ECF94" w14:textId="77777777" w:rsidTr="00CE23E2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F51B3E3" w14:textId="26886FF6" w:rsidR="008354B7" w:rsidRDefault="00CE23E2" w:rsidP="00A83CAF">
            <w:pPr>
              <w:pStyle w:val="11"/>
              <w:snapToGrid w:val="0"/>
              <w:spacing w:beforeLines="50" w:before="156" w:afterLines="50" w:after="156"/>
              <w:ind w:firstLineChars="0" w:firstLine="0"/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</w:pPr>
            <w:r w:rsidRPr="00CE23E2">
              <w:rPr>
                <w:rFonts w:asciiTheme="minorEastAsia" w:hAnsiTheme="minorEastAsia" w:cs="宋体" w:hint="eastAsia"/>
                <w:color w:val="000000"/>
                <w:sz w:val="24"/>
                <w:lang w:bidi="ar"/>
              </w:rPr>
              <w:t>答：</w:t>
            </w:r>
            <w:r w:rsidRPr="00CE23E2">
              <w:rPr>
                <w:rFonts w:asciiTheme="minorEastAsia" w:hAnsiTheme="minorEastAsia" w:cs="宋体"/>
                <w:color w:val="000000"/>
                <w:sz w:val="24"/>
                <w:lang w:bidi="ar"/>
              </w:rPr>
              <w:t>实验所得条纹呈现明暗相间的平行直条纹,中央为明条纹,向两侧对称分布。条纹间距均匀相等,亮度从中央向两侧逐渐减弱。条纹的间距与光波波长成正比,与双缝间距成反比,与双缝到屏幕的距离成正比。条纹具有良好的可见度,边界清晰。</w:t>
            </w:r>
          </w:p>
        </w:tc>
      </w:tr>
    </w:tbl>
    <w:p w14:paraId="41A56786" w14:textId="77777777" w:rsidR="00F872F8" w:rsidRDefault="00F872F8" w:rsidP="008354B7">
      <w:pPr>
        <w:snapToGrid w:val="0"/>
        <w:spacing w:beforeLines="50" w:before="156" w:afterLines="50" w:after="156"/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</w:pPr>
    </w:p>
    <w:p w14:paraId="01816343" w14:textId="77777777" w:rsidR="00F872F8" w:rsidRDefault="00F872F8">
      <w:pPr>
        <w:pStyle w:val="11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5BC9C42D" w14:textId="77777777" w:rsidR="00F872F8" w:rsidRDefault="0042147C">
      <w:pPr>
        <w:pStyle w:val="11"/>
        <w:numPr>
          <w:ilvl w:val="0"/>
          <w:numId w:val="1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实验操作记录</w:t>
      </w:r>
    </w:p>
    <w:p w14:paraId="6677CD16" w14:textId="77777777" w:rsidR="00F872F8" w:rsidRDefault="0042147C">
      <w:pPr>
        <w:pStyle w:val="11"/>
        <w:numPr>
          <w:ilvl w:val="0"/>
          <w:numId w:val="3"/>
        </w:numPr>
        <w:spacing w:line="276" w:lineRule="auto"/>
        <w:ind w:firstLineChars="0"/>
        <w:rPr>
          <w:rFonts w:ascii="宋体" w:hAnsi="宋体"/>
        </w:rPr>
      </w:pPr>
      <w:r>
        <w:rPr>
          <w:rFonts w:ascii="宋体" w:hAnsi="宋体" w:hint="eastAsia"/>
        </w:rPr>
        <w:t>拍照记录搭建的光路</w:t>
      </w:r>
    </w:p>
    <w:p w14:paraId="1D03A906" w14:textId="525D1C89" w:rsidR="00F872F8" w:rsidRDefault="00DD7943" w:rsidP="00DD7943">
      <w:pPr>
        <w:pStyle w:val="11"/>
        <w:spacing w:line="276" w:lineRule="auto"/>
        <w:ind w:firstLineChars="0" w:firstLine="0"/>
        <w:rPr>
          <w:rFonts w:ascii="宋体" w:hAnsi="宋体"/>
        </w:rPr>
      </w:pPr>
      <w:r w:rsidRPr="00DD7943">
        <w:rPr>
          <w:rFonts w:ascii="宋体" w:hAnsi="宋体"/>
          <w:noProof/>
        </w:rPr>
        <w:drawing>
          <wp:inline distT="0" distB="0" distL="0" distR="0" wp14:anchorId="11A0D1B7" wp14:editId="09E8C95A">
            <wp:extent cx="5759450" cy="3239135"/>
            <wp:effectExtent l="0" t="0" r="0" b="0"/>
            <wp:docPr id="466" name="图片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A74F" w14:textId="77777777" w:rsidR="00CE23E2" w:rsidRDefault="00CE23E2" w:rsidP="00DD7943">
      <w:pPr>
        <w:pStyle w:val="11"/>
        <w:spacing w:line="276" w:lineRule="auto"/>
        <w:ind w:firstLineChars="0" w:firstLine="0"/>
        <w:rPr>
          <w:rFonts w:ascii="宋体" w:hAnsi="宋体" w:hint="eastAsia"/>
        </w:rPr>
      </w:pPr>
    </w:p>
    <w:p w14:paraId="30781177" w14:textId="77777777" w:rsidR="00F872F8" w:rsidRDefault="00F872F8">
      <w:pPr>
        <w:pStyle w:val="11"/>
        <w:spacing w:line="276" w:lineRule="auto"/>
        <w:ind w:left="1005" w:firstLineChars="0" w:firstLine="0"/>
        <w:rPr>
          <w:rFonts w:ascii="宋体" w:hAnsi="宋体"/>
        </w:rPr>
      </w:pPr>
    </w:p>
    <w:p w14:paraId="0942C43F" w14:textId="77777777" w:rsidR="00F872F8" w:rsidRDefault="0042147C">
      <w:pPr>
        <w:spacing w:line="276" w:lineRule="auto"/>
        <w:ind w:firstLineChars="300" w:firstLine="63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lastRenderedPageBreak/>
        <w:t>2</w:t>
      </w:r>
      <w:r>
        <w:rPr>
          <w:rFonts w:ascii="Times New Roman" w:eastAsia="宋体" w:hAnsi="Times New Roman" w:cs="Times New Roman"/>
          <w:bCs/>
          <w:szCs w:val="21"/>
        </w:rPr>
        <w:t>.</w:t>
      </w:r>
      <w:r>
        <w:rPr>
          <w:rFonts w:ascii="Times New Roman" w:eastAsia="宋体" w:hAnsi="Times New Roman" w:cs="Times New Roman"/>
          <w:bCs/>
          <w:szCs w:val="21"/>
        </w:rPr>
        <w:t>表</w:t>
      </w:r>
      <w:r>
        <w:rPr>
          <w:rFonts w:ascii="Times New Roman" w:eastAsia="宋体" w:hAnsi="Times New Roman" w:cs="Times New Roman"/>
          <w:bCs/>
          <w:szCs w:val="21"/>
        </w:rPr>
        <w:t xml:space="preserve">1.5-1 </w:t>
      </w:r>
      <w:r>
        <w:rPr>
          <w:rFonts w:ascii="Times New Roman" w:eastAsia="宋体" w:hAnsi="Times New Roman" w:cs="Times New Roman"/>
          <w:bCs/>
          <w:szCs w:val="21"/>
        </w:rPr>
        <w:t>缝间距与干涉条纹的关系</w:t>
      </w:r>
      <w:r>
        <w:rPr>
          <w:rFonts w:ascii="Times New Roman" w:eastAsia="宋体" w:hAnsi="Times New Roman" w:cs="Times New Roman" w:hint="eastAsia"/>
          <w:bCs/>
          <w:szCs w:val="21"/>
        </w:rPr>
        <w:t>（软件数据乘以</w:t>
      </w:r>
      <w:r>
        <w:rPr>
          <w:rFonts w:ascii="Times New Roman" w:eastAsia="宋体" w:hAnsi="Times New Roman" w:cs="Times New Roman" w:hint="eastAsia"/>
          <w:bCs/>
          <w:szCs w:val="21"/>
        </w:rPr>
        <w:t>3</w:t>
      </w:r>
      <w:r>
        <w:rPr>
          <w:rFonts w:ascii="Times New Roman" w:eastAsia="宋体" w:hAnsi="Times New Roman" w:cs="Times New Roman"/>
          <w:bCs/>
          <w:szCs w:val="21"/>
        </w:rPr>
        <w:t>.75um</w:t>
      </w:r>
      <w:r>
        <w:rPr>
          <w:rFonts w:ascii="Times New Roman" w:eastAsia="宋体" w:hAnsi="Times New Roman" w:cs="Times New Roman" w:hint="eastAsia"/>
          <w:bCs/>
          <w:szCs w:val="21"/>
        </w:rPr>
        <w:t>）</w:t>
      </w:r>
    </w:p>
    <w:p w14:paraId="616F5956" w14:textId="77777777" w:rsidR="00F872F8" w:rsidRDefault="00F872F8">
      <w:pPr>
        <w:spacing w:line="276" w:lineRule="auto"/>
        <w:ind w:firstLineChars="300" w:firstLine="630"/>
        <w:rPr>
          <w:rFonts w:ascii="宋体" w:hAnsi="宋体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4111"/>
      </w:tblGrid>
      <w:tr w:rsidR="00F872F8" w14:paraId="15E9B00E" w14:textId="77777777">
        <w:trPr>
          <w:jc w:val="center"/>
        </w:trPr>
        <w:tc>
          <w:tcPr>
            <w:tcW w:w="2977" w:type="dxa"/>
          </w:tcPr>
          <w:p w14:paraId="07C317C8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缝间距</w:t>
            </w:r>
            <w:r>
              <w:rPr>
                <w:rFonts w:ascii="Times New Roman" w:eastAsia="宋体" w:hAnsi="Times New Roman" w:cs="Times New Roman"/>
                <w:szCs w:val="21"/>
              </w:rPr>
              <w:t>/mm</w:t>
            </w:r>
          </w:p>
        </w:tc>
        <w:tc>
          <w:tcPr>
            <w:tcW w:w="4111" w:type="dxa"/>
          </w:tcPr>
          <w:p w14:paraId="6273F778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条纹间距</w:t>
            </w:r>
            <w:r>
              <w:rPr>
                <w:rFonts w:ascii="Times New Roman" w:eastAsia="宋体" w:hAnsi="Times New Roman" w:cs="Times New Roman"/>
                <w:szCs w:val="21"/>
              </w:rPr>
              <w:t>/um</w:t>
            </w:r>
          </w:p>
        </w:tc>
      </w:tr>
      <w:tr w:rsidR="00F872F8" w14:paraId="6BDCFB55" w14:textId="77777777">
        <w:trPr>
          <w:jc w:val="center"/>
        </w:trPr>
        <w:tc>
          <w:tcPr>
            <w:tcW w:w="2977" w:type="dxa"/>
          </w:tcPr>
          <w:p w14:paraId="4113CD6C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0.2</w:t>
            </w:r>
          </w:p>
        </w:tc>
        <w:tc>
          <w:tcPr>
            <w:tcW w:w="4111" w:type="dxa"/>
          </w:tcPr>
          <w:p w14:paraId="2FBC74E3" w14:textId="77777777" w:rsidR="00F872F8" w:rsidRDefault="0042147C" w:rsidP="008354B7">
            <w:pPr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47D5D7D" wp14:editId="48784DEA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56515</wp:posOffset>
                      </wp:positionV>
                      <wp:extent cx="9525" cy="122555"/>
                      <wp:effectExtent l="0" t="0" r="0" b="0"/>
                      <wp:wrapNone/>
                      <wp:docPr id="17" name="墨迹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0">
                            <w14:nvContentPartPr>
                              <w14:cNvContentPartPr/>
                            </w14:nvContentPartPr>
                            <w14:xfrm>
                              <a:off x="3664585" y="4843145"/>
                              <a:ext cx="9525" cy="1225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3.85pt;margin-top:4.45pt;height:9.65pt;width:0.75pt;z-index:251676672;mso-width-relative:page;mso-height-relative:page;" filled="f" stroked="t" coordsize="21600,21600" o:gfxdata="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A51EB1D" wp14:editId="43B5A0F6">
                      <wp:simplePos x="0" y="0"/>
                      <wp:positionH relativeFrom="column">
                        <wp:posOffset>231140</wp:posOffset>
                      </wp:positionH>
                      <wp:positionV relativeFrom="paragraph">
                        <wp:posOffset>58420</wp:posOffset>
                      </wp:positionV>
                      <wp:extent cx="39370" cy="108585"/>
                      <wp:effectExtent l="0" t="0" r="0" b="0"/>
                      <wp:wrapNone/>
                      <wp:docPr id="18" name="墨迹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1">
                            <w14:nvContentPartPr>
                              <w14:cNvContentPartPr/>
                            </w14:nvContentPartPr>
                            <w14:xfrm>
                              <a:off x="3719830" y="4845050"/>
                              <a:ext cx="39370" cy="1085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8.2pt;margin-top:4.6pt;height:8.55pt;width:3.1pt;z-index:251677696;mso-width-relative:page;mso-height-relative:page;" filled="f" stroked="t" coordsize="21600,21600" o:gfxdata="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9ECC6A6" wp14:editId="7B8D9A81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58420</wp:posOffset>
                      </wp:positionV>
                      <wp:extent cx="53340" cy="85725"/>
                      <wp:effectExtent l="0" t="0" r="0" b="0"/>
                      <wp:wrapNone/>
                      <wp:docPr id="19" name="墨迹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2">
                            <w14:nvContentPartPr>
                              <w14:cNvContentPartPr/>
                            </w14:nvContentPartPr>
                            <w14:xfrm>
                              <a:off x="3764280" y="4845050"/>
                              <a:ext cx="53340" cy="857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1.7pt;margin-top:4.6pt;height:6.75pt;width:4.2pt;z-index:251678720;mso-width-relative:page;mso-height-relative:page;" filled="f" stroked="t" coordsize="21600,21600" o:gfxdata="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26D3CA8" wp14:editId="33BC9AD3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118745</wp:posOffset>
                      </wp:positionV>
                      <wp:extent cx="5715" cy="26670"/>
                      <wp:effectExtent l="0" t="0" r="0" b="0"/>
                      <wp:wrapNone/>
                      <wp:docPr id="20" name="墨迹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3">
                            <w14:nvContentPartPr>
                              <w14:cNvContentPartPr/>
                            </w14:nvContentPartPr>
                            <w14:xfrm>
                              <a:off x="3856355" y="4905375"/>
                              <a:ext cx="5715" cy="266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8.95pt;margin-top:9.35pt;height:2.1pt;width:0.45pt;z-index:251679744;mso-width-relative:page;mso-height-relative:page;" filled="f" stroked="t" coordsize="21600,21600" o:gfxdata="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58C676B" wp14:editId="566871C0">
                      <wp:simplePos x="0" y="0"/>
                      <wp:positionH relativeFrom="column">
                        <wp:posOffset>402590</wp:posOffset>
                      </wp:positionH>
                      <wp:positionV relativeFrom="paragraph">
                        <wp:posOffset>45085</wp:posOffset>
                      </wp:positionV>
                      <wp:extent cx="79375" cy="106045"/>
                      <wp:effectExtent l="0" t="0" r="0" b="0"/>
                      <wp:wrapNone/>
                      <wp:docPr id="21" name="墨迹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4">
                            <w14:nvContentPartPr>
                              <w14:cNvContentPartPr/>
                            </w14:nvContentPartPr>
                            <w14:xfrm>
                              <a:off x="3891280" y="4831715"/>
                              <a:ext cx="79375" cy="1060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1.7pt;margin-top:3.55pt;height:8.35pt;width:6.25pt;z-index:251680768;mso-width-relative:page;mso-height-relative:page;" filled="f" stroked="t" coordsize="21600,21600" o:gfxdata="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FE0B294" wp14:editId="6A2FE42E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60960</wp:posOffset>
                      </wp:positionV>
                      <wp:extent cx="66675" cy="66675"/>
                      <wp:effectExtent l="0" t="0" r="0" b="0"/>
                      <wp:wrapNone/>
                      <wp:docPr id="22" name="墨迹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5">
                            <w14:nvContentPartPr>
                              <w14:cNvContentPartPr/>
                            </w14:nvContentPartPr>
                            <w14:xfrm>
                              <a:off x="4043680" y="4847590"/>
                              <a:ext cx="66675" cy="666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3.7pt;margin-top:4.8pt;height:5.25pt;width:5.25pt;z-index:251681792;mso-width-relative:page;mso-height-relative:page;" filled="f" stroked="t" coordsize="21600,21600" o:gfxdata="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A51A1D6" wp14:editId="38BA6283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56515</wp:posOffset>
                      </wp:positionV>
                      <wp:extent cx="69215" cy="64770"/>
                      <wp:effectExtent l="0" t="0" r="0" b="0"/>
                      <wp:wrapNone/>
                      <wp:docPr id="23" name="墨迹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6">
                            <w14:nvContentPartPr>
                              <w14:cNvContentPartPr/>
                            </w14:nvContentPartPr>
                            <w14:xfrm>
                              <a:off x="4036695" y="4843145"/>
                              <a:ext cx="69215" cy="647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3.15pt;margin-top:4.45pt;height:5.1pt;width:5.45pt;z-index:251682816;mso-width-relative:page;mso-height-relative:page;" filled="f" stroked="t" coordsize="21600,21600" o:gfxdata="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1621846" wp14:editId="0B4A29B9">
                      <wp:simplePos x="0" y="0"/>
                      <wp:positionH relativeFrom="column">
                        <wp:posOffset>679450</wp:posOffset>
                      </wp:positionH>
                      <wp:positionV relativeFrom="paragraph">
                        <wp:posOffset>38100</wp:posOffset>
                      </wp:positionV>
                      <wp:extent cx="57785" cy="104140"/>
                      <wp:effectExtent l="0" t="0" r="0" b="0"/>
                      <wp:wrapNone/>
                      <wp:docPr id="24" name="墨迹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7">
                            <w14:nvContentPartPr>
                              <w14:cNvContentPartPr/>
                            </w14:nvContentPartPr>
                            <w14:xfrm>
                              <a:off x="4168140" y="4824730"/>
                              <a:ext cx="57785" cy="1041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3.5pt;margin-top:3pt;height:8.2pt;width:4.55pt;z-index:251683840;mso-width-relative:page;mso-height-relative:page;" filled="f" stroked="t" coordsize="21600,21600" o:gfxdata="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72F4E16" wp14:editId="2CD37E75">
                      <wp:simplePos x="0" y="0"/>
                      <wp:positionH relativeFrom="column">
                        <wp:posOffset>762635</wp:posOffset>
                      </wp:positionH>
                      <wp:positionV relativeFrom="paragraph">
                        <wp:posOffset>100330</wp:posOffset>
                      </wp:positionV>
                      <wp:extent cx="5715" cy="26670"/>
                      <wp:effectExtent l="0" t="0" r="0" b="0"/>
                      <wp:wrapNone/>
                      <wp:docPr id="25" name="墨迹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8">
                            <w14:nvContentPartPr>
                              <w14:cNvContentPartPr/>
                            </w14:nvContentPartPr>
                            <w14:xfrm>
                              <a:off x="4251325" y="4886960"/>
                              <a:ext cx="5715" cy="266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0.05pt;margin-top:7.9pt;height:2.1pt;width:0.45pt;z-index:251684864;mso-width-relative:page;mso-height-relative:page;" filled="f" stroked="t" coordsize="21600,21600" o:gfxdata="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8A70786" wp14:editId="4AD88249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21590</wp:posOffset>
                      </wp:positionV>
                      <wp:extent cx="69215" cy="177800"/>
                      <wp:effectExtent l="0" t="0" r="0" b="0"/>
                      <wp:wrapNone/>
                      <wp:docPr id="26" name="墨迹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9">
                            <w14:nvContentPartPr>
                              <w14:cNvContentPartPr/>
                            </w14:nvContentPartPr>
                            <w14:xfrm>
                              <a:off x="4274185" y="4808220"/>
                              <a:ext cx="69215" cy="177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1.85pt;margin-top:1.7pt;height:14pt;width:5.45pt;z-index:251685888;mso-width-relative:page;mso-height-relative:page;" filled="f" stroked="t" coordsize="21600,21600" o:gfxdata="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F0B05DB" wp14:editId="14EC8C83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33020</wp:posOffset>
                      </wp:positionV>
                      <wp:extent cx="62230" cy="136525"/>
                      <wp:effectExtent l="0" t="0" r="0" b="0"/>
                      <wp:wrapNone/>
                      <wp:docPr id="27" name="墨迹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0">
                            <w14:nvContentPartPr>
                              <w14:cNvContentPartPr/>
                            </w14:nvContentPartPr>
                            <w14:xfrm>
                              <a:off x="4348480" y="4819650"/>
                              <a:ext cx="62230" cy="136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7.7pt;margin-top:2.6pt;height:10.75pt;width:4.9pt;z-index:251686912;mso-width-relative:page;mso-height-relative:page;" filled="f" stroked="t" coordsize="21600,21600" o:gfxdata="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1D72B12" wp14:editId="469C3532">
                      <wp:simplePos x="0" y="0"/>
                      <wp:positionH relativeFrom="column">
                        <wp:posOffset>896620</wp:posOffset>
                      </wp:positionH>
                      <wp:positionV relativeFrom="paragraph">
                        <wp:posOffset>52705</wp:posOffset>
                      </wp:positionV>
                      <wp:extent cx="43815" cy="8255"/>
                      <wp:effectExtent l="0" t="0" r="0" b="0"/>
                      <wp:wrapNone/>
                      <wp:docPr id="28" name="墨迹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1">
                            <w14:nvContentPartPr>
                              <w14:cNvContentPartPr/>
                            </w14:nvContentPartPr>
                            <w14:xfrm>
                              <a:off x="4385310" y="4839335"/>
                              <a:ext cx="43815" cy="82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0.6pt;margin-top:4.15pt;height:0.65pt;width:3.45pt;z-index:251687936;mso-width-relative:page;mso-height-relative:page;" filled="f" stroked="t" coordsize="21600,21600" o:gfxdata="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1B188F7" wp14:editId="42E068B6">
                      <wp:simplePos x="0" y="0"/>
                      <wp:positionH relativeFrom="column">
                        <wp:posOffset>1021080</wp:posOffset>
                      </wp:positionH>
                      <wp:positionV relativeFrom="paragraph">
                        <wp:posOffset>88900</wp:posOffset>
                      </wp:positionV>
                      <wp:extent cx="60325" cy="6985"/>
                      <wp:effectExtent l="0" t="0" r="0" b="0"/>
                      <wp:wrapNone/>
                      <wp:docPr id="29" name="墨迹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2">
                            <w14:nvContentPartPr>
                              <w14:cNvContentPartPr/>
                            </w14:nvContentPartPr>
                            <w14:xfrm>
                              <a:off x="4509770" y="4875530"/>
                              <a:ext cx="60325" cy="6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80.4pt;margin-top:7pt;height:0.55pt;width:4.75pt;z-index:251688960;mso-width-relative:page;mso-height-relative:page;" filled="f" stroked="t" coordsize="21600,21600" o:gfxdata="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61DE70F" wp14:editId="3435F53B">
                      <wp:simplePos x="0" y="0"/>
                      <wp:positionH relativeFrom="column">
                        <wp:posOffset>1007110</wp:posOffset>
                      </wp:positionH>
                      <wp:positionV relativeFrom="paragraph">
                        <wp:posOffset>125730</wp:posOffset>
                      </wp:positionV>
                      <wp:extent cx="95885" cy="4445"/>
                      <wp:effectExtent l="0" t="0" r="0" b="0"/>
                      <wp:wrapNone/>
                      <wp:docPr id="30" name="墨迹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3">
                            <w14:nvContentPartPr>
                              <w14:cNvContentPartPr/>
                            </w14:nvContentPartPr>
                            <w14:xfrm>
                              <a:off x="4495800" y="4912360"/>
                              <a:ext cx="95885" cy="44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9.3pt;margin-top:9.9pt;height:0.35pt;width:7.55pt;z-index:251689984;mso-width-relative:page;mso-height-relative:page;" filled="f" stroked="t" coordsize="21600,21600" o:gfxdata="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150D968D" wp14:editId="455568F4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50165</wp:posOffset>
                      </wp:positionV>
                      <wp:extent cx="54610" cy="151130"/>
                      <wp:effectExtent l="0" t="0" r="0" b="0"/>
                      <wp:wrapNone/>
                      <wp:docPr id="175" name="墨迹 1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4">
                            <w14:nvContentPartPr>
                              <w14:cNvContentPartPr/>
                            </w14:nvContentPartPr>
                            <w14:xfrm>
                              <a:off x="4695190" y="4836795"/>
                              <a:ext cx="54610" cy="1511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95pt;margin-top:3.95pt;height:11.9pt;width:4.3pt;z-index:251838464;mso-width-relative:page;mso-height-relative:page;" filled="f" stroked="t" coordsize="21600,21600" o:gfxdata="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78A82849" wp14:editId="661E7BF1">
                      <wp:simplePos x="0" y="0"/>
                      <wp:positionH relativeFrom="column">
                        <wp:posOffset>1268095</wp:posOffset>
                      </wp:positionH>
                      <wp:positionV relativeFrom="paragraph">
                        <wp:posOffset>50165</wp:posOffset>
                      </wp:positionV>
                      <wp:extent cx="48895" cy="84455"/>
                      <wp:effectExtent l="0" t="0" r="0" b="0"/>
                      <wp:wrapNone/>
                      <wp:docPr id="176" name="墨迹 1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5">
                            <w14:nvContentPartPr>
                              <w14:cNvContentPartPr/>
                            </w14:nvContentPartPr>
                            <w14:xfrm>
                              <a:off x="4756785" y="4836795"/>
                              <a:ext cx="48895" cy="844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99.85pt;margin-top:3.95pt;height:6.65pt;width:3.85pt;z-index:251839488;mso-width-relative:page;mso-height-relative:page;" filled="f" stroked="t" coordsize="21600,21600" o:gfxdata="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3A85BD78" wp14:editId="37C2742B">
                      <wp:simplePos x="0" y="0"/>
                      <wp:positionH relativeFrom="column">
                        <wp:posOffset>1327785</wp:posOffset>
                      </wp:positionH>
                      <wp:positionV relativeFrom="paragraph">
                        <wp:posOffset>14605</wp:posOffset>
                      </wp:positionV>
                      <wp:extent cx="66675" cy="168910"/>
                      <wp:effectExtent l="0" t="0" r="0" b="0"/>
                      <wp:wrapNone/>
                      <wp:docPr id="177" name="墨迹 1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6">
                            <w14:nvContentPartPr>
                              <w14:cNvContentPartPr/>
                            </w14:nvContentPartPr>
                            <w14:xfrm>
                              <a:off x="4816475" y="4801235"/>
                              <a:ext cx="66675" cy="1689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04.55pt;margin-top:1.15pt;height:13.3pt;width:5.25pt;z-index:251840512;mso-width-relative:page;mso-height-relative:page;" filled="f" stroked="t" coordsize="21600,21600" o:gfxdata="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39EF6BB7" wp14:editId="31041A02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140970</wp:posOffset>
                      </wp:positionV>
                      <wp:extent cx="8890" cy="17780"/>
                      <wp:effectExtent l="0" t="0" r="0" b="0"/>
                      <wp:wrapNone/>
                      <wp:docPr id="178" name="墨迹 1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7">
                            <w14:nvContentPartPr>
                              <w14:cNvContentPartPr/>
                            </w14:nvContentPartPr>
                            <w14:xfrm>
                              <a:off x="4911090" y="4927600"/>
                              <a:ext cx="8890" cy="177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12pt;margin-top:11.1pt;height:1.4pt;width:0.7pt;z-index:251841536;mso-width-relative:page;mso-height-relative:page;" filled="f" stroked="t" coordsize="21600,21600" o:gfxdata="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05667FFE" wp14:editId="4848EEC4">
                      <wp:simplePos x="0" y="0"/>
                      <wp:positionH relativeFrom="column">
                        <wp:posOffset>1471930</wp:posOffset>
                      </wp:positionH>
                      <wp:positionV relativeFrom="paragraph">
                        <wp:posOffset>57150</wp:posOffset>
                      </wp:positionV>
                      <wp:extent cx="56515" cy="101600"/>
                      <wp:effectExtent l="0" t="0" r="0" b="0"/>
                      <wp:wrapNone/>
                      <wp:docPr id="179" name="墨迹 1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8">
                            <w14:nvContentPartPr>
                              <w14:cNvContentPartPr/>
                            </w14:nvContentPartPr>
                            <w14:xfrm>
                              <a:off x="4960620" y="4843780"/>
                              <a:ext cx="56515" cy="10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15.9pt;margin-top:4.5pt;height:8pt;width:4.45pt;z-index:251842560;mso-width-relative:page;mso-height-relative:page;" filled="f" stroked="t" coordsize="21600,21600" o:gfxdata="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30FCB796" wp14:editId="6A1BBBEC">
                      <wp:simplePos x="0" y="0"/>
                      <wp:positionH relativeFrom="column">
                        <wp:posOffset>1533525</wp:posOffset>
                      </wp:positionH>
                      <wp:positionV relativeFrom="paragraph">
                        <wp:posOffset>21590</wp:posOffset>
                      </wp:positionV>
                      <wp:extent cx="64770" cy="161290"/>
                      <wp:effectExtent l="0" t="0" r="0" b="0"/>
                      <wp:wrapNone/>
                      <wp:docPr id="180" name="墨迹 1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9">
                            <w14:nvContentPartPr>
                              <w14:cNvContentPartPr/>
                            </w14:nvContentPartPr>
                            <w14:xfrm>
                              <a:off x="5022215" y="4808220"/>
                              <a:ext cx="64770" cy="1612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20.75pt;margin-top:1.7pt;height:12.7pt;width:5.1pt;z-index:251843584;mso-width-relative:page;mso-height-relative:page;" filled="f" stroked="t" coordsize="21600,21600" o:gfxdata="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4505430C" wp14:editId="75E9F5ED">
                      <wp:simplePos x="0" y="0"/>
                      <wp:positionH relativeFrom="column">
                        <wp:posOffset>1563370</wp:posOffset>
                      </wp:positionH>
                      <wp:positionV relativeFrom="paragraph">
                        <wp:posOffset>30480</wp:posOffset>
                      </wp:positionV>
                      <wp:extent cx="50800" cy="26035"/>
                      <wp:effectExtent l="0" t="0" r="0" b="0"/>
                      <wp:wrapNone/>
                      <wp:docPr id="181" name="墨迹 1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0">
                            <w14:nvContentPartPr>
                              <w14:cNvContentPartPr/>
                            </w14:nvContentPartPr>
                            <w14:xfrm>
                              <a:off x="5052060" y="4817110"/>
                              <a:ext cx="50800" cy="260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23.1pt;margin-top:2.4pt;height:2.05pt;width:4pt;z-index:251844608;mso-width-relative:page;mso-height-relative:page;" filled="f" stroked="t" coordsize="21600,21600" o:gfxdata="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:rsidR="00F872F8" w14:paraId="76DEF422" w14:textId="77777777">
        <w:trPr>
          <w:jc w:val="center"/>
        </w:trPr>
        <w:tc>
          <w:tcPr>
            <w:tcW w:w="2977" w:type="dxa"/>
          </w:tcPr>
          <w:p w14:paraId="17A2E80A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0.5</w:t>
            </w:r>
          </w:p>
        </w:tc>
        <w:tc>
          <w:tcPr>
            <w:tcW w:w="4111" w:type="dxa"/>
          </w:tcPr>
          <w:p w14:paraId="5FAC7A5C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B8C8BBF" wp14:editId="49D9E199">
                      <wp:simplePos x="0" y="0"/>
                      <wp:positionH relativeFrom="column">
                        <wp:posOffset>271780</wp:posOffset>
                      </wp:positionH>
                      <wp:positionV relativeFrom="paragraph">
                        <wp:posOffset>30480</wp:posOffset>
                      </wp:positionV>
                      <wp:extent cx="36195" cy="148590"/>
                      <wp:effectExtent l="0" t="0" r="0" b="0"/>
                      <wp:wrapNone/>
                      <wp:docPr id="1" name="墨迹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1">
                            <w14:nvContentPartPr>
                              <w14:cNvContentPartPr/>
                            </w14:nvContentPartPr>
                            <w14:xfrm>
                              <a:off x="3760470" y="5021580"/>
                              <a:ext cx="36195" cy="148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1.4pt;margin-top:2.4pt;height:11.7pt;width:2.85pt;z-index:251660288;mso-width-relative:page;mso-height-relative:page;" filled="f" stroked="t" coordsize="21600,21600" o:gfxdata="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B081CC" wp14:editId="7C70596E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33655</wp:posOffset>
                      </wp:positionV>
                      <wp:extent cx="38100" cy="135255"/>
                      <wp:effectExtent l="0" t="0" r="0" b="0"/>
                      <wp:wrapNone/>
                      <wp:docPr id="2" name="墨迹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2">
                            <w14:nvContentPartPr>
                              <w14:cNvContentPartPr/>
                            </w14:nvContentPartPr>
                            <w14:xfrm>
                              <a:off x="3818255" y="5024755"/>
                              <a:ext cx="38100" cy="1352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5.95pt;margin-top:2.65pt;height:10.65pt;width:3pt;z-index:251661312;mso-width-relative:page;mso-height-relative:page;" filled="f" stroked="t" coordsize="21600,21600" o:gfxdata="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D23C77E" wp14:editId="60A93AC3">
                      <wp:simplePos x="0" y="0"/>
                      <wp:positionH relativeFrom="column">
                        <wp:posOffset>347345</wp:posOffset>
                      </wp:positionH>
                      <wp:positionV relativeFrom="paragraph">
                        <wp:posOffset>48895</wp:posOffset>
                      </wp:positionV>
                      <wp:extent cx="19685" cy="5080"/>
                      <wp:effectExtent l="0" t="0" r="0" b="0"/>
                      <wp:wrapNone/>
                      <wp:docPr id="3" name="墨迹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3">
                            <w14:nvContentPartPr>
                              <w14:cNvContentPartPr/>
                            </w14:nvContentPartPr>
                            <w14:xfrm>
                              <a:off x="3836035" y="5039995"/>
                              <a:ext cx="19685" cy="5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7.35pt;margin-top:3.85pt;height:0.4pt;width:1.55pt;z-index:251662336;mso-width-relative:page;mso-height-relative:page;" filled="f" stroked="t" coordsize="21600,21600" o:gfxdata="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7402CC5" wp14:editId="54026AEA">
                      <wp:simplePos x="0" y="0"/>
                      <wp:positionH relativeFrom="column">
                        <wp:posOffset>397510</wp:posOffset>
                      </wp:positionH>
                      <wp:positionV relativeFrom="paragraph">
                        <wp:posOffset>132715</wp:posOffset>
                      </wp:positionV>
                      <wp:extent cx="19685" cy="27940"/>
                      <wp:effectExtent l="0" t="0" r="0" b="0"/>
                      <wp:wrapNone/>
                      <wp:docPr id="4" name="墨迹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4">
                            <w14:nvContentPartPr>
                              <w14:cNvContentPartPr/>
                            </w14:nvContentPartPr>
                            <w14:xfrm>
                              <a:off x="3886200" y="5123815"/>
                              <a:ext cx="19685" cy="279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1.3pt;margin-top:10.45pt;height:2.2pt;width:1.55pt;z-index:251663360;mso-width-relative:page;mso-height-relative:page;" filled="f" stroked="t" coordsize="21600,21600" o:gfxdata="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BCC7BAE" wp14:editId="6EB1B8E5">
                      <wp:simplePos x="0" y="0"/>
                      <wp:positionH relativeFrom="column">
                        <wp:posOffset>450215</wp:posOffset>
                      </wp:positionH>
                      <wp:positionV relativeFrom="paragraph">
                        <wp:posOffset>53340</wp:posOffset>
                      </wp:positionV>
                      <wp:extent cx="67945" cy="72390"/>
                      <wp:effectExtent l="0" t="0" r="0" b="0"/>
                      <wp:wrapNone/>
                      <wp:docPr id="5" name="墨迹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5">
                            <w14:nvContentPartPr>
                              <w14:cNvContentPartPr/>
                            </w14:nvContentPartPr>
                            <w14:xfrm>
                              <a:off x="3938905" y="5044440"/>
                              <a:ext cx="67945" cy="723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5.45pt;margin-top:4.2pt;height:5.7pt;width:5.35pt;z-index:251664384;mso-width-relative:page;mso-height-relative:page;" filled="f" stroked="t" coordsize="21600,21600" o:gfxdata="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30F1E9B" wp14:editId="6615EC0F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36830</wp:posOffset>
                      </wp:positionV>
                      <wp:extent cx="51435" cy="142240"/>
                      <wp:effectExtent l="0" t="0" r="0" b="0"/>
                      <wp:wrapNone/>
                      <wp:docPr id="6" name="墨迹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6">
                            <w14:nvContentPartPr>
                              <w14:cNvContentPartPr/>
                            </w14:nvContentPartPr>
                            <w14:xfrm>
                              <a:off x="4010025" y="5027930"/>
                              <a:ext cx="51435" cy="142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1.05pt;margin-top:2.9pt;height:11.2pt;width:4.05pt;z-index:251665408;mso-width-relative:page;mso-height-relative:page;" filled="f" stroked="t" coordsize="21600,21600" o:gfxdata="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20DEDC9" wp14:editId="1B683F45">
                      <wp:simplePos x="0" y="0"/>
                      <wp:positionH relativeFrom="column">
                        <wp:posOffset>542290</wp:posOffset>
                      </wp:positionH>
                      <wp:positionV relativeFrom="paragraph">
                        <wp:posOffset>41910</wp:posOffset>
                      </wp:positionV>
                      <wp:extent cx="36195" cy="11430"/>
                      <wp:effectExtent l="0" t="0" r="0" b="0"/>
                      <wp:wrapNone/>
                      <wp:docPr id="7" name="墨迹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7">
                            <w14:nvContentPartPr>
                              <w14:cNvContentPartPr/>
                            </w14:nvContentPartPr>
                            <w14:xfrm>
                              <a:off x="4030980" y="5033010"/>
                              <a:ext cx="36195" cy="114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2.7pt;margin-top:3.3pt;height:0.9pt;width:2.85pt;z-index:251666432;mso-width-relative:page;mso-height-relative:page;" filled="f" stroked="t" coordsize="21600,21600" o:gfxdata="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94FE84D" wp14:editId="598F8838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69850</wp:posOffset>
                      </wp:positionV>
                      <wp:extent cx="52705" cy="60960"/>
                      <wp:effectExtent l="0" t="0" r="0" b="0"/>
                      <wp:wrapNone/>
                      <wp:docPr id="8" name="墨迹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8">
                            <w14:nvContentPartPr>
                              <w14:cNvContentPartPr/>
                            </w14:nvContentPartPr>
                            <w14:xfrm>
                              <a:off x="4147185" y="5060950"/>
                              <a:ext cx="52705" cy="60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1.85pt;margin-top:5.5pt;height:4.8pt;width:4.15pt;z-index:251667456;mso-width-relative:page;mso-height-relative:page;" filled="f" stroked="t" coordsize="21600,21600" o:gfxdata="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269B9A9" wp14:editId="5D04891F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50165</wp:posOffset>
                      </wp:positionV>
                      <wp:extent cx="46355" cy="77470"/>
                      <wp:effectExtent l="0" t="0" r="0" b="0"/>
                      <wp:wrapNone/>
                      <wp:docPr id="9" name="墨迹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9">
                            <w14:nvContentPartPr>
                              <w14:cNvContentPartPr/>
                            </w14:nvContentPartPr>
                            <w14:xfrm>
                              <a:off x="4153535" y="5041265"/>
                              <a:ext cx="46355" cy="774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2.35pt;margin-top:3.95pt;height:6.1pt;width:3.65pt;z-index:251668480;mso-width-relative:page;mso-height-relative:page;" filled="f" stroked="t" coordsize="21600,21600" o:gfxdata="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20D4680" wp14:editId="225666FB">
                      <wp:simplePos x="0" y="0"/>
                      <wp:positionH relativeFrom="column">
                        <wp:posOffset>767080</wp:posOffset>
                      </wp:positionH>
                      <wp:positionV relativeFrom="paragraph">
                        <wp:posOffset>50165</wp:posOffset>
                      </wp:positionV>
                      <wp:extent cx="72390" cy="109220"/>
                      <wp:effectExtent l="0" t="0" r="0" b="0"/>
                      <wp:wrapNone/>
                      <wp:docPr id="10" name="墨迹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0">
                            <w14:nvContentPartPr>
                              <w14:cNvContentPartPr/>
                            </w14:nvContentPartPr>
                            <w14:xfrm>
                              <a:off x="4255770" y="5041265"/>
                              <a:ext cx="72390" cy="1092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0.4pt;margin-top:3.95pt;height:8.6pt;width:5.7pt;z-index:251669504;mso-width-relative:page;mso-height-relative:page;" filled="f" stroked="t" coordsize="21600,21600" o:gfxdata="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7B973C9" wp14:editId="509BE699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96520</wp:posOffset>
                      </wp:positionV>
                      <wp:extent cx="11430" cy="21590"/>
                      <wp:effectExtent l="0" t="0" r="0" b="0"/>
                      <wp:wrapNone/>
                      <wp:docPr id="11" name="墨迹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1">
                            <w14:nvContentPartPr>
                              <w14:cNvContentPartPr/>
                            </w14:nvContentPartPr>
                            <w14:xfrm>
                              <a:off x="4348480" y="5087620"/>
                              <a:ext cx="11430" cy="21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7.7pt;margin-top:7.6pt;height:1.7pt;width:0.9pt;z-index:251670528;mso-width-relative:page;mso-height-relative:page;" filled="f" stroked="t" coordsize="21600,21600" o:gfxdata="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7EA49BC" wp14:editId="421B7615">
                      <wp:simplePos x="0" y="0"/>
                      <wp:positionH relativeFrom="column">
                        <wp:posOffset>876300</wp:posOffset>
                      </wp:positionH>
                      <wp:positionV relativeFrom="paragraph">
                        <wp:posOffset>6985</wp:posOffset>
                      </wp:positionV>
                      <wp:extent cx="62865" cy="175260"/>
                      <wp:effectExtent l="0" t="0" r="0" b="0"/>
                      <wp:wrapNone/>
                      <wp:docPr id="12" name="墨迹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2">
                            <w14:nvContentPartPr>
                              <w14:cNvContentPartPr/>
                            </w14:nvContentPartPr>
                            <w14:xfrm>
                              <a:off x="4364990" y="4998085"/>
                              <a:ext cx="62865" cy="1752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9pt;margin-top:0.55pt;height:13.8pt;width:4.95pt;z-index:251671552;mso-width-relative:page;mso-height-relative:page;" filled="f" stroked="t" coordsize="21600,21600" o:gfxdata="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28DD3BA" wp14:editId="06006715">
                      <wp:simplePos x="0" y="0"/>
                      <wp:positionH relativeFrom="column">
                        <wp:posOffset>967105</wp:posOffset>
                      </wp:positionH>
                      <wp:positionV relativeFrom="paragraph">
                        <wp:posOffset>20320</wp:posOffset>
                      </wp:positionV>
                      <wp:extent cx="60960" cy="132080"/>
                      <wp:effectExtent l="0" t="0" r="0" b="0"/>
                      <wp:wrapNone/>
                      <wp:docPr id="13" name="墨迹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3">
                            <w14:nvContentPartPr>
                              <w14:cNvContentPartPr/>
                            </w14:nvContentPartPr>
                            <w14:xfrm>
                              <a:off x="4455795" y="5011420"/>
                              <a:ext cx="60960" cy="132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6.15pt;margin-top:1.6pt;height:10.4pt;width:4.8pt;z-index:251672576;mso-width-relative:page;mso-height-relative:page;" filled="f" stroked="t" coordsize="21600,21600" o:gfxdata="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87F424E" wp14:editId="251F9496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22225</wp:posOffset>
                      </wp:positionV>
                      <wp:extent cx="46355" cy="14605"/>
                      <wp:effectExtent l="0" t="0" r="0" b="0"/>
                      <wp:wrapNone/>
                      <wp:docPr id="14" name="墨迹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4">
                            <w14:nvContentPartPr>
                              <w14:cNvContentPartPr/>
                            </w14:nvContentPartPr>
                            <w14:xfrm>
                              <a:off x="4480560" y="5013325"/>
                              <a:ext cx="46355" cy="146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8.1pt;margin-top:1.75pt;height:1.15pt;width:3.65pt;z-index:251673600;mso-width-relative:page;mso-height-relative:page;" filled="f" stroked="t" coordsize="21600,21600" o:gfxdata="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79407B2" wp14:editId="14F82344">
                      <wp:simplePos x="0" y="0"/>
                      <wp:positionH relativeFrom="column">
                        <wp:posOffset>1061085</wp:posOffset>
                      </wp:positionH>
                      <wp:positionV relativeFrom="paragraph">
                        <wp:posOffset>41910</wp:posOffset>
                      </wp:positionV>
                      <wp:extent cx="92710" cy="18415"/>
                      <wp:effectExtent l="0" t="0" r="0" b="0"/>
                      <wp:wrapNone/>
                      <wp:docPr id="15" name="墨迹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5">
                            <w14:nvContentPartPr>
                              <w14:cNvContentPartPr/>
                            </w14:nvContentPartPr>
                            <w14:xfrm>
                              <a:off x="4549775" y="5033010"/>
                              <a:ext cx="92710" cy="18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83.55pt;margin-top:3.3pt;height:1.45pt;width:7.3pt;z-index:251674624;mso-width-relative:page;mso-height-relative:page;" filled="f" stroked="t" coordsize="21600,21600" o:gfxdata="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E6D94E3" wp14:editId="1CF59040">
                      <wp:simplePos x="0" y="0"/>
                      <wp:positionH relativeFrom="column">
                        <wp:posOffset>1068070</wp:posOffset>
                      </wp:positionH>
                      <wp:positionV relativeFrom="paragraph">
                        <wp:posOffset>99695</wp:posOffset>
                      </wp:positionV>
                      <wp:extent cx="114300" cy="19685"/>
                      <wp:effectExtent l="0" t="0" r="0" b="0"/>
                      <wp:wrapNone/>
                      <wp:docPr id="16" name="墨迹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6">
                            <w14:nvContentPartPr>
                              <w14:cNvContentPartPr/>
                            </w14:nvContentPartPr>
                            <w14:xfrm>
                              <a:off x="4556760" y="5090795"/>
                              <a:ext cx="114300" cy="19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84.1pt;margin-top:7.85pt;height:1.55pt;width:9pt;z-index:251675648;mso-width-relative:page;mso-height-relative:page;" filled="f" stroked="t" coordsize="21600,21600" o:gfxdata="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13AB9B2E" wp14:editId="396CE278">
                      <wp:simplePos x="0" y="0"/>
                      <wp:positionH relativeFrom="column">
                        <wp:posOffset>1208405</wp:posOffset>
                      </wp:positionH>
                      <wp:positionV relativeFrom="paragraph">
                        <wp:posOffset>56515</wp:posOffset>
                      </wp:positionV>
                      <wp:extent cx="89535" cy="98425"/>
                      <wp:effectExtent l="0" t="0" r="0" b="0"/>
                      <wp:wrapNone/>
                      <wp:docPr id="182" name="墨迹 1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7">
                            <w14:nvContentPartPr>
                              <w14:cNvContentPartPr/>
                            </w14:nvContentPartPr>
                            <w14:xfrm>
                              <a:off x="4697095" y="5047615"/>
                              <a:ext cx="89535" cy="984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95.15pt;margin-top:4.45pt;height:7.75pt;width:7.05pt;z-index:251845632;mso-width-relative:page;mso-height-relative:page;" filled="f" stroked="t" coordsize="21600,21600" o:gfxdata="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2138D642" wp14:editId="1C807274">
                      <wp:simplePos x="0" y="0"/>
                      <wp:positionH relativeFrom="column">
                        <wp:posOffset>1303020</wp:posOffset>
                      </wp:positionH>
                      <wp:positionV relativeFrom="paragraph">
                        <wp:posOffset>38735</wp:posOffset>
                      </wp:positionV>
                      <wp:extent cx="66675" cy="70485"/>
                      <wp:effectExtent l="0" t="0" r="0" b="0"/>
                      <wp:wrapNone/>
                      <wp:docPr id="183" name="墨迹 1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8">
                            <w14:nvContentPartPr>
                              <w14:cNvContentPartPr/>
                            </w14:nvContentPartPr>
                            <w14:xfrm>
                              <a:off x="4791710" y="5029835"/>
                              <a:ext cx="66675" cy="704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02.6pt;margin-top:3.05pt;height:5.55pt;width:5.25pt;z-index:251846656;mso-width-relative:page;mso-height-relative:page;" filled="f" stroked="t" coordsize="21600,21600" o:gfxdata="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06B382C4" wp14:editId="2FAC5CA4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24765</wp:posOffset>
                      </wp:positionV>
                      <wp:extent cx="8890" cy="107315"/>
                      <wp:effectExtent l="0" t="0" r="0" b="0"/>
                      <wp:wrapNone/>
                      <wp:docPr id="184" name="墨迹 1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9">
                            <w14:nvContentPartPr>
                              <w14:cNvContentPartPr/>
                            </w14:nvContentPartPr>
                            <w14:xfrm>
                              <a:off x="4818380" y="5015865"/>
                              <a:ext cx="8890" cy="1073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04.7pt;margin-top:1.95pt;height:8.45pt;width:0.7pt;z-index:251847680;mso-width-relative:page;mso-height-relative:page;" filled="f" stroked="t" coordsize="21600,21600" o:gfxdata="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026AC557" wp14:editId="55215234">
                      <wp:simplePos x="0" y="0"/>
                      <wp:positionH relativeFrom="column">
                        <wp:posOffset>1359535</wp:posOffset>
                      </wp:positionH>
                      <wp:positionV relativeFrom="paragraph">
                        <wp:posOffset>10795</wp:posOffset>
                      </wp:positionV>
                      <wp:extent cx="70485" cy="77470"/>
                      <wp:effectExtent l="0" t="0" r="0" b="0"/>
                      <wp:wrapNone/>
                      <wp:docPr id="185" name="墨迹 1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0">
                            <w14:nvContentPartPr>
                              <w14:cNvContentPartPr/>
                            </w14:nvContentPartPr>
                            <w14:xfrm>
                              <a:off x="4848225" y="5001895"/>
                              <a:ext cx="70485" cy="774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07.05pt;margin-top:0.85pt;height:6.1pt;width:5.55pt;z-index:251848704;mso-width-relative:page;mso-height-relative:page;" filled="f" stroked="t" coordsize="21600,21600" o:gfxdata="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7A5B6630" wp14:editId="1F6C335B">
                      <wp:simplePos x="0" y="0"/>
                      <wp:positionH relativeFrom="column">
                        <wp:posOffset>1391285</wp:posOffset>
                      </wp:positionH>
                      <wp:positionV relativeFrom="paragraph">
                        <wp:posOffset>24765</wp:posOffset>
                      </wp:positionV>
                      <wp:extent cx="10795" cy="137160"/>
                      <wp:effectExtent l="0" t="0" r="0" b="0"/>
                      <wp:wrapNone/>
                      <wp:docPr id="186" name="墨迹 1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1">
                            <w14:nvContentPartPr>
                              <w14:cNvContentPartPr/>
                            </w14:nvContentPartPr>
                            <w14:xfrm>
                              <a:off x="4879975" y="5015865"/>
                              <a:ext cx="10795" cy="137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09.55pt;margin-top:1.95pt;height:10.8pt;width:0.85pt;z-index:251849728;mso-width-relative:page;mso-height-relative:page;" filled="f" stroked="t" coordsize="21600,21600" o:gfxdata="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14FADD8A" wp14:editId="7711A270">
                      <wp:simplePos x="0" y="0"/>
                      <wp:positionH relativeFrom="column">
                        <wp:posOffset>1443990</wp:posOffset>
                      </wp:positionH>
                      <wp:positionV relativeFrom="paragraph">
                        <wp:posOffset>126365</wp:posOffset>
                      </wp:positionV>
                      <wp:extent cx="5080" cy="15875"/>
                      <wp:effectExtent l="0" t="0" r="0" b="0"/>
                      <wp:wrapNone/>
                      <wp:docPr id="187" name="墨迹 1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2">
                            <w14:nvContentPartPr>
                              <w14:cNvContentPartPr/>
                            </w14:nvContentPartPr>
                            <w14:xfrm>
                              <a:off x="4932680" y="5117465"/>
                              <a:ext cx="5080" cy="158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13.7pt;margin-top:9.95pt;height:1.25pt;width:0.4pt;z-index:251850752;mso-width-relative:page;mso-height-relative:page;" filled="f" stroked="t" coordsize="21600,21600" o:gfxdata="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7A91A270" wp14:editId="4011975A">
                      <wp:simplePos x="0" y="0"/>
                      <wp:positionH relativeFrom="column">
                        <wp:posOffset>1515745</wp:posOffset>
                      </wp:positionH>
                      <wp:positionV relativeFrom="paragraph">
                        <wp:posOffset>13970</wp:posOffset>
                      </wp:positionV>
                      <wp:extent cx="47625" cy="151130"/>
                      <wp:effectExtent l="0" t="0" r="0" b="0"/>
                      <wp:wrapNone/>
                      <wp:docPr id="188" name="墨迹 1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3">
                            <w14:nvContentPartPr>
                              <w14:cNvContentPartPr/>
                            </w14:nvContentPartPr>
                            <w14:xfrm>
                              <a:off x="5004435" y="5005070"/>
                              <a:ext cx="47625" cy="1511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19.35pt;margin-top:1.1pt;height:11.9pt;width:3.75pt;z-index:251851776;mso-width-relative:page;mso-height-relative:page;" filled="f" stroked="t" coordsize="21600,21600" o:gfxdata="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7DE82A7D" wp14:editId="4EB2F299">
                      <wp:simplePos x="0" y="0"/>
                      <wp:positionH relativeFrom="column">
                        <wp:posOffset>1573530</wp:posOffset>
                      </wp:positionH>
                      <wp:positionV relativeFrom="paragraph">
                        <wp:posOffset>34925</wp:posOffset>
                      </wp:positionV>
                      <wp:extent cx="80645" cy="123190"/>
                      <wp:effectExtent l="0" t="0" r="0" b="0"/>
                      <wp:wrapNone/>
                      <wp:docPr id="189" name="墨迹 1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4">
                            <w14:nvContentPartPr>
                              <w14:cNvContentPartPr/>
                            </w14:nvContentPartPr>
                            <w14:xfrm>
                              <a:off x="5062220" y="5026025"/>
                              <a:ext cx="80645" cy="1231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23.9pt;margin-top:2.75pt;height:9.7pt;width:6.35pt;z-index:251852800;mso-width-relative:page;mso-height-relative:page;" filled="f" stroked="t" coordsize="21600,21600" o:gfxdata="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4211B4B8" wp14:editId="3C4EC837">
                      <wp:simplePos x="0" y="0"/>
                      <wp:positionH relativeFrom="column">
                        <wp:posOffset>1657985</wp:posOffset>
                      </wp:positionH>
                      <wp:positionV relativeFrom="paragraph">
                        <wp:posOffset>20955</wp:posOffset>
                      </wp:positionV>
                      <wp:extent cx="52705" cy="175895"/>
                      <wp:effectExtent l="0" t="0" r="0" b="0"/>
                      <wp:wrapNone/>
                      <wp:docPr id="190" name="墨迹 1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5">
                            <w14:nvContentPartPr>
                              <w14:cNvContentPartPr/>
                            </w14:nvContentPartPr>
                            <w14:xfrm>
                              <a:off x="5146675" y="5012055"/>
                              <a:ext cx="52705" cy="1758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30.55pt;margin-top:1.65pt;height:13.85pt;width:4.15pt;z-index:251853824;mso-width-relative:page;mso-height-relative:page;" filled="f" stroked="t" coordsize="21600,21600" o:gfxdata="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3563C9DC" wp14:editId="5043DBA1">
                      <wp:simplePos x="0" y="0"/>
                      <wp:positionH relativeFrom="column">
                        <wp:posOffset>1726565</wp:posOffset>
                      </wp:positionH>
                      <wp:positionV relativeFrom="paragraph">
                        <wp:posOffset>27940</wp:posOffset>
                      </wp:positionV>
                      <wp:extent cx="89535" cy="140335"/>
                      <wp:effectExtent l="0" t="0" r="0" b="0"/>
                      <wp:wrapNone/>
                      <wp:docPr id="191" name="墨迹 19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6">
                            <w14:nvContentPartPr>
                              <w14:cNvContentPartPr/>
                            </w14:nvContentPartPr>
                            <w14:xfrm>
                              <a:off x="5215255" y="5019040"/>
                              <a:ext cx="89535" cy="140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35.95pt;margin-top:2.2pt;height:11.05pt;width:7.05pt;z-index:251854848;mso-width-relative:page;mso-height-relative:page;" filled="f" stroked="t" coordsize="21600,21600" o:gfxdata="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564DA01B" wp14:editId="7B0405DE">
                      <wp:simplePos x="0" y="0"/>
                      <wp:positionH relativeFrom="column">
                        <wp:posOffset>1767205</wp:posOffset>
                      </wp:positionH>
                      <wp:positionV relativeFrom="paragraph">
                        <wp:posOffset>1905</wp:posOffset>
                      </wp:positionV>
                      <wp:extent cx="93345" cy="29845"/>
                      <wp:effectExtent l="0" t="0" r="0" b="0"/>
                      <wp:wrapNone/>
                      <wp:docPr id="192" name="墨迹 1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7">
                            <w14:nvContentPartPr>
                              <w14:cNvContentPartPr/>
                            </w14:nvContentPartPr>
                            <w14:xfrm>
                              <a:off x="5255895" y="4993005"/>
                              <a:ext cx="93345" cy="298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39.15pt;margin-top:0.15pt;height:2.35pt;width:7.35pt;z-index:251855872;mso-width-relative:page;mso-height-relative:page;" filled="f" stroked="t" coordsize="21600,21600" o:gfxdata="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6248BEF3" w14:textId="77777777" w:rsidR="00F872F8" w:rsidRDefault="00F872F8">
      <w:pPr>
        <w:ind w:left="210" w:hangingChars="100" w:hanging="210"/>
        <w:rPr>
          <w:rFonts w:ascii="Times New Roman" w:eastAsia="宋体" w:hAnsi="Times New Roman" w:cs="Times New Roman"/>
          <w:szCs w:val="21"/>
        </w:rPr>
      </w:pPr>
    </w:p>
    <w:p w14:paraId="1BD26132" w14:textId="77777777" w:rsidR="00F872F8" w:rsidRDefault="0042147C">
      <w:pPr>
        <w:pStyle w:val="11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t>表</w:t>
      </w:r>
      <w:r>
        <w:rPr>
          <w:rFonts w:ascii="Times New Roman" w:eastAsia="宋体" w:hAnsi="Times New Roman" w:cs="Times New Roman"/>
          <w:bCs/>
          <w:szCs w:val="21"/>
        </w:rPr>
        <w:t>1.5-2</w:t>
      </w:r>
      <w:r>
        <w:rPr>
          <w:rFonts w:ascii="Times New Roman" w:eastAsia="宋体" w:hAnsi="Times New Roman" w:cs="Times New Roman"/>
          <w:bCs/>
          <w:szCs w:val="21"/>
        </w:rPr>
        <w:t>激光波长</w:t>
      </w:r>
      <w:r>
        <w:rPr>
          <w:rFonts w:ascii="Times New Roman" w:eastAsia="宋体" w:hAnsi="Times New Roman" w:cs="Times New Roman"/>
          <w:bCs/>
          <w:szCs w:val="21"/>
        </w:rPr>
        <w:t>λ</w:t>
      </w:r>
      <w:r>
        <w:rPr>
          <w:rFonts w:ascii="Times New Roman" w:eastAsia="宋体" w:hAnsi="Times New Roman" w:cs="Times New Roman"/>
          <w:bCs/>
          <w:szCs w:val="21"/>
        </w:rPr>
        <w:t>对干涉条纹的影响</w:t>
      </w:r>
    </w:p>
    <w:p w14:paraId="70E78ABC" w14:textId="77777777" w:rsidR="00F872F8" w:rsidRDefault="00F872F8">
      <w:pPr>
        <w:pStyle w:val="11"/>
        <w:ind w:left="1080" w:firstLineChars="0" w:firstLine="0"/>
        <w:rPr>
          <w:rFonts w:ascii="Times New Roman" w:eastAsia="宋体" w:hAnsi="Times New Roman" w:cs="Times New Roman"/>
          <w:bCs/>
          <w:szCs w:val="21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1701"/>
        <w:gridCol w:w="1559"/>
        <w:gridCol w:w="1560"/>
        <w:gridCol w:w="1559"/>
      </w:tblGrid>
      <w:tr w:rsidR="00F872F8" w14:paraId="2FB48ED8" w14:textId="77777777">
        <w:trPr>
          <w:trHeight w:val="360"/>
          <w:jc w:val="center"/>
        </w:trPr>
        <w:tc>
          <w:tcPr>
            <w:tcW w:w="2405" w:type="dxa"/>
            <w:vMerge w:val="restart"/>
            <w:tcBorders>
              <w:tl2br w:val="single" w:sz="4" w:space="0" w:color="auto"/>
            </w:tcBorders>
          </w:tcPr>
          <w:p w14:paraId="7DC24AC0" w14:textId="77777777" w:rsidR="00F872F8" w:rsidRDefault="0042147C">
            <w:pPr>
              <w:ind w:firstLineChars="300" w:firstLine="63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条纹间距</w:t>
            </w:r>
            <w:r>
              <w:rPr>
                <w:rFonts w:ascii="宋体" w:eastAsia="宋体" w:hAnsi="宋体" w:cs="宋体" w:hint="eastAsia"/>
                <w:szCs w:val="21"/>
              </w:rPr>
              <w:t>△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x/um                </w:t>
            </w:r>
          </w:p>
          <w:p w14:paraId="21BA9CB7" w14:textId="77777777" w:rsidR="00F872F8" w:rsidRDefault="0042147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D/mm      </w:t>
            </w:r>
          </w:p>
        </w:tc>
        <w:tc>
          <w:tcPr>
            <w:tcW w:w="3260" w:type="dxa"/>
            <w:gridSpan w:val="2"/>
          </w:tcPr>
          <w:p w14:paraId="0F1AE0CA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d=0.2mm</w:t>
            </w:r>
          </w:p>
        </w:tc>
        <w:tc>
          <w:tcPr>
            <w:tcW w:w="3119" w:type="dxa"/>
            <w:gridSpan w:val="2"/>
          </w:tcPr>
          <w:p w14:paraId="152E63BA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d=0.5mm</w:t>
            </w:r>
          </w:p>
        </w:tc>
      </w:tr>
      <w:tr w:rsidR="00F872F8" w14:paraId="120D2D2D" w14:textId="77777777">
        <w:trPr>
          <w:trHeight w:val="360"/>
          <w:jc w:val="center"/>
        </w:trPr>
        <w:tc>
          <w:tcPr>
            <w:tcW w:w="2405" w:type="dxa"/>
            <w:vMerge/>
            <w:tcBorders>
              <w:tl2br w:val="single" w:sz="4" w:space="0" w:color="auto"/>
            </w:tcBorders>
          </w:tcPr>
          <w:p w14:paraId="3CD8B7C1" w14:textId="77777777" w:rsidR="00F872F8" w:rsidRDefault="00F872F8">
            <w:pPr>
              <w:ind w:firstLineChars="450" w:firstLine="945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01" w:type="dxa"/>
          </w:tcPr>
          <w:p w14:paraId="610E454C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650nm</w:t>
            </w:r>
            <w:r>
              <w:rPr>
                <w:rFonts w:ascii="Times New Roman" w:eastAsia="宋体" w:hAnsi="Times New Roman" w:cs="Times New Roman"/>
                <w:szCs w:val="21"/>
              </w:rPr>
              <w:t>激光器</w:t>
            </w:r>
          </w:p>
        </w:tc>
        <w:tc>
          <w:tcPr>
            <w:tcW w:w="1559" w:type="dxa"/>
          </w:tcPr>
          <w:p w14:paraId="7B855ACF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520nm</w:t>
            </w:r>
            <w:r>
              <w:rPr>
                <w:rFonts w:ascii="Times New Roman" w:eastAsia="宋体" w:hAnsi="Times New Roman" w:cs="Times New Roman"/>
                <w:szCs w:val="21"/>
              </w:rPr>
              <w:t>激光器</w:t>
            </w:r>
          </w:p>
        </w:tc>
        <w:tc>
          <w:tcPr>
            <w:tcW w:w="1560" w:type="dxa"/>
          </w:tcPr>
          <w:p w14:paraId="45F9AE1C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650nm</w:t>
            </w:r>
            <w:r>
              <w:rPr>
                <w:rFonts w:ascii="Times New Roman" w:eastAsia="宋体" w:hAnsi="Times New Roman" w:cs="Times New Roman"/>
                <w:szCs w:val="21"/>
              </w:rPr>
              <w:t>激光器</w:t>
            </w:r>
          </w:p>
        </w:tc>
        <w:tc>
          <w:tcPr>
            <w:tcW w:w="1559" w:type="dxa"/>
          </w:tcPr>
          <w:p w14:paraId="16994C34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520nm</w:t>
            </w:r>
            <w:r>
              <w:rPr>
                <w:rFonts w:ascii="Times New Roman" w:eastAsia="宋体" w:hAnsi="Times New Roman" w:cs="Times New Roman"/>
                <w:szCs w:val="21"/>
              </w:rPr>
              <w:t>激光器</w:t>
            </w:r>
          </w:p>
        </w:tc>
      </w:tr>
      <w:tr w:rsidR="00F872F8" w14:paraId="5CB56244" w14:textId="77777777">
        <w:trPr>
          <w:jc w:val="center"/>
        </w:trPr>
        <w:tc>
          <w:tcPr>
            <w:tcW w:w="2405" w:type="dxa"/>
          </w:tcPr>
          <w:p w14:paraId="1E8AD95D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100</w:t>
            </w:r>
          </w:p>
        </w:tc>
        <w:tc>
          <w:tcPr>
            <w:tcW w:w="1701" w:type="dxa"/>
          </w:tcPr>
          <w:p w14:paraId="4FC1793C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4622296" wp14:editId="23D5C7F5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83185</wp:posOffset>
                      </wp:positionV>
                      <wp:extent cx="46990" cy="120650"/>
                      <wp:effectExtent l="0" t="0" r="0" b="0"/>
                      <wp:wrapNone/>
                      <wp:docPr id="31" name="墨迹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8">
                            <w14:nvContentPartPr>
                              <w14:cNvContentPartPr/>
                            </w14:nvContentPartPr>
                            <w14:xfrm>
                              <a:off x="2667000" y="6349365"/>
                              <a:ext cx="46990" cy="1206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.3pt;margin-top:6.55pt;height:9.5pt;width:3.7pt;z-index:251691008;mso-width-relative:page;mso-height-relative:page;" filled="f" stroked="t" coordsize="21600,21600" o:gfxdata="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B64D852" wp14:editId="46CBA538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90170</wp:posOffset>
                      </wp:positionV>
                      <wp:extent cx="71120" cy="61595"/>
                      <wp:effectExtent l="0" t="0" r="0" b="0"/>
                      <wp:wrapNone/>
                      <wp:docPr id="32" name="墨迹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9">
                            <w14:nvContentPartPr>
                              <w14:cNvContentPartPr/>
                            </w14:nvContentPartPr>
                            <w14:xfrm>
                              <a:off x="2713355" y="6356350"/>
                              <a:ext cx="71120" cy="615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9.95pt;margin-top:7.1pt;height:4.85pt;width:5.6pt;z-index:251692032;mso-width-relative:page;mso-height-relative:page;" filled="f" stroked="t" coordsize="21600,21600" o:gfxdata="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D8E309C" wp14:editId="22EB8D4A">
                      <wp:simplePos x="0" y="0"/>
                      <wp:positionH relativeFrom="column">
                        <wp:posOffset>153670</wp:posOffset>
                      </wp:positionH>
                      <wp:positionV relativeFrom="paragraph">
                        <wp:posOffset>88265</wp:posOffset>
                      </wp:positionV>
                      <wp:extent cx="5080" cy="135255"/>
                      <wp:effectExtent l="0" t="0" r="0" b="0"/>
                      <wp:wrapNone/>
                      <wp:docPr id="33" name="墨迹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60">
                            <w14:nvContentPartPr>
                              <w14:cNvContentPartPr/>
                            </w14:nvContentPartPr>
                            <w14:xfrm>
                              <a:off x="2740660" y="6354445"/>
                              <a:ext cx="5080" cy="1352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2.1pt;margin-top:6.95pt;height:10.65pt;width:0.4pt;z-index:251693056;mso-width-relative:page;mso-height-relative:page;" filled="f" stroked="t" coordsize="21600,21600" o:gfxdata="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19827B3" wp14:editId="0537D360">
                      <wp:simplePos x="0" y="0"/>
                      <wp:positionH relativeFrom="column">
                        <wp:posOffset>193040</wp:posOffset>
                      </wp:positionH>
                      <wp:positionV relativeFrom="paragraph">
                        <wp:posOffset>186055</wp:posOffset>
                      </wp:positionV>
                      <wp:extent cx="13335" cy="20955"/>
                      <wp:effectExtent l="0" t="0" r="0" b="0"/>
                      <wp:wrapNone/>
                      <wp:docPr id="34" name="墨迹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61">
                            <w14:nvContentPartPr>
                              <w14:cNvContentPartPr/>
                            </w14:nvContentPartPr>
                            <w14:xfrm>
                              <a:off x="2780030" y="6452235"/>
                              <a:ext cx="13335" cy="209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5.2pt;margin-top:14.65pt;height:1.65pt;width:1.05pt;z-index:251694080;mso-width-relative:page;mso-height-relative:page;" filled="f" stroked="t" coordsize="21600,21600" o:gfxdata="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9B4B914" wp14:editId="352D1EBD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97790</wp:posOffset>
                      </wp:positionV>
                      <wp:extent cx="2540" cy="85725"/>
                      <wp:effectExtent l="0" t="0" r="0" b="0"/>
                      <wp:wrapNone/>
                      <wp:docPr id="35" name="墨迹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62">
                            <w14:nvContentPartPr>
                              <w14:cNvContentPartPr/>
                            </w14:nvContentPartPr>
                            <w14:xfrm>
                              <a:off x="2814320" y="6363970"/>
                              <a:ext cx="2540" cy="857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7.9pt;margin-top:7.7pt;height:6.75pt;width:0.2pt;z-index:251695104;mso-width-relative:page;mso-height-relative:page;" filled="f" stroked="t" coordsize="21600,21600" o:gfxdata="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F0116C6" wp14:editId="07D362CE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43815</wp:posOffset>
                      </wp:positionV>
                      <wp:extent cx="64135" cy="167005"/>
                      <wp:effectExtent l="0" t="0" r="0" b="0"/>
                      <wp:wrapNone/>
                      <wp:docPr id="36" name="墨迹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63">
                            <w14:nvContentPartPr>
                              <w14:cNvContentPartPr/>
                            </w14:nvContentPartPr>
                            <w14:xfrm>
                              <a:off x="2819400" y="6309995"/>
                              <a:ext cx="64135" cy="1670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8.3pt;margin-top:3.45pt;height:13.15pt;width:5.05pt;z-index:251696128;mso-width-relative:page;mso-height-relative:page;" filled="f" stroked="t" coordsize="21600,21600" o:gfxdata="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3822724" wp14:editId="432473A8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80645</wp:posOffset>
                      </wp:positionV>
                      <wp:extent cx="44450" cy="85090"/>
                      <wp:effectExtent l="0" t="0" r="0" b="0"/>
                      <wp:wrapNone/>
                      <wp:docPr id="37" name="墨迹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64">
                            <w14:nvContentPartPr>
                              <w14:cNvContentPartPr/>
                            </w14:nvContentPartPr>
                            <w14:xfrm>
                              <a:off x="2939415" y="6346825"/>
                              <a:ext cx="44450" cy="850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7.75pt;margin-top:6.35pt;height:6.7pt;width:3.5pt;z-index:251697152;mso-width-relative:page;mso-height-relative:page;" filled="f" stroked="t" coordsize="21600,21600" o:gfxdata="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875DD3A" wp14:editId="0CB4FB2D">
                      <wp:simplePos x="0" y="0"/>
                      <wp:positionH relativeFrom="column">
                        <wp:posOffset>335280</wp:posOffset>
                      </wp:positionH>
                      <wp:positionV relativeFrom="paragraph">
                        <wp:posOffset>80645</wp:posOffset>
                      </wp:positionV>
                      <wp:extent cx="48895" cy="74930"/>
                      <wp:effectExtent l="0" t="0" r="0" b="0"/>
                      <wp:wrapNone/>
                      <wp:docPr id="38" name="墨迹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65">
                            <w14:nvContentPartPr>
                              <w14:cNvContentPartPr/>
                            </w14:nvContentPartPr>
                            <w14:xfrm>
                              <a:off x="2922270" y="6346825"/>
                              <a:ext cx="48895" cy="749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6.4pt;margin-top:6.35pt;height:5.9pt;width:3.85pt;z-index:251698176;mso-width-relative:page;mso-height-relative:page;" filled="f" stroked="t" coordsize="21600,21600" o:gfxdata="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6149F8D" wp14:editId="3039B286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63500</wp:posOffset>
                      </wp:positionV>
                      <wp:extent cx="68580" cy="113030"/>
                      <wp:effectExtent l="0" t="0" r="0" b="0"/>
                      <wp:wrapNone/>
                      <wp:docPr id="39" name="墨迹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66">
                            <w14:nvContentPartPr>
                              <w14:cNvContentPartPr/>
                            </w14:nvContentPartPr>
                            <w14:xfrm>
                              <a:off x="2986405" y="6329680"/>
                              <a:ext cx="68580" cy="1130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1.45pt;margin-top:5pt;height:8.9pt;width:5.4pt;z-index:251699200;mso-width-relative:page;mso-height-relative:page;" filled="f" stroked="t" coordsize="21600,21600" o:gfxdata="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0829167" wp14:editId="1C10E447">
                      <wp:simplePos x="0" y="0"/>
                      <wp:positionH relativeFrom="column">
                        <wp:posOffset>480695</wp:posOffset>
                      </wp:positionH>
                      <wp:positionV relativeFrom="paragraph">
                        <wp:posOffset>134620</wp:posOffset>
                      </wp:positionV>
                      <wp:extent cx="6350" cy="26035"/>
                      <wp:effectExtent l="0" t="0" r="0" b="0"/>
                      <wp:wrapNone/>
                      <wp:docPr id="40" name="墨迹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67">
                            <w14:nvContentPartPr>
                              <w14:cNvContentPartPr/>
                            </w14:nvContentPartPr>
                            <w14:xfrm>
                              <a:off x="3067685" y="6400800"/>
                              <a:ext cx="6350" cy="260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7.85pt;margin-top:10.6pt;height:2.05pt;width:0.5pt;z-index:251700224;mso-width-relative:page;mso-height-relative:page;" filled="f" stroked="t" coordsize="21600,21600" o:gfxdata="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F1232B0" wp14:editId="082F5AF0">
                      <wp:simplePos x="0" y="0"/>
                      <wp:positionH relativeFrom="column">
                        <wp:posOffset>499745</wp:posOffset>
                      </wp:positionH>
                      <wp:positionV relativeFrom="paragraph">
                        <wp:posOffset>48895</wp:posOffset>
                      </wp:positionV>
                      <wp:extent cx="51435" cy="152400"/>
                      <wp:effectExtent l="0" t="0" r="0" b="0"/>
                      <wp:wrapNone/>
                      <wp:docPr id="41" name="墨迹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68">
                            <w14:nvContentPartPr>
                              <w14:cNvContentPartPr/>
                            </w14:nvContentPartPr>
                            <w14:xfrm>
                              <a:off x="3086735" y="6315075"/>
                              <a:ext cx="51435" cy="152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9.35pt;margin-top:3.85pt;height:12pt;width:4.05pt;z-index:251701248;mso-width-relative:page;mso-height-relative:page;" filled="f" stroked="t" coordsize="21600,21600" o:gfxdata="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BC06A3A" wp14:editId="3FB80006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51435</wp:posOffset>
                      </wp:positionV>
                      <wp:extent cx="55245" cy="127635"/>
                      <wp:effectExtent l="0" t="0" r="0" b="0"/>
                      <wp:wrapNone/>
                      <wp:docPr id="42" name="墨迹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69">
                            <w14:nvContentPartPr>
                              <w14:cNvContentPartPr/>
                            </w14:nvContentPartPr>
                            <w14:xfrm>
                              <a:off x="3159760" y="6317615"/>
                              <a:ext cx="55245" cy="1276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5.1pt;margin-top:4.05pt;height:10.05pt;width:4.35pt;z-index:251702272;mso-width-relative:page;mso-height-relative:page;" filled="f" stroked="t" coordsize="21600,21600" o:gfxdata="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0E5AE90" wp14:editId="56668F9F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64770</wp:posOffset>
                      </wp:positionV>
                      <wp:extent cx="33020" cy="10795"/>
                      <wp:effectExtent l="0" t="0" r="0" b="0"/>
                      <wp:wrapNone/>
                      <wp:docPr id="43" name="墨迹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70">
                            <w14:nvContentPartPr>
                              <w14:cNvContentPartPr/>
                            </w14:nvContentPartPr>
                            <w14:xfrm>
                              <a:off x="3182620" y="6330950"/>
                              <a:ext cx="33020" cy="10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6.9pt;margin-top:5.1pt;height:0.85pt;width:2.6pt;z-index:251703296;mso-width-relative:page;mso-height-relative:page;" filled="f" stroked="t" coordsize="21600,21600" o:gfxdata="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7A0A147" wp14:editId="2857E474">
                      <wp:simplePos x="0" y="0"/>
                      <wp:positionH relativeFrom="column">
                        <wp:posOffset>659765</wp:posOffset>
                      </wp:positionH>
                      <wp:positionV relativeFrom="paragraph">
                        <wp:posOffset>78105</wp:posOffset>
                      </wp:positionV>
                      <wp:extent cx="55245" cy="7620"/>
                      <wp:effectExtent l="0" t="0" r="0" b="0"/>
                      <wp:wrapNone/>
                      <wp:docPr id="44" name="墨迹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71">
                            <w14:nvContentPartPr>
                              <w14:cNvContentPartPr/>
                            </w14:nvContentPartPr>
                            <w14:xfrm>
                              <a:off x="3246755" y="6344285"/>
                              <a:ext cx="55245" cy="76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1.95pt;margin-top:6.15pt;height:0.6pt;width:4.35pt;z-index:251704320;mso-width-relative:page;mso-height-relative:page;" filled="f" stroked="t" coordsize="21600,21600" o:gfxdata="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EE410CE" wp14:editId="1E65806F">
                      <wp:simplePos x="0" y="0"/>
                      <wp:positionH relativeFrom="column">
                        <wp:posOffset>645160</wp:posOffset>
                      </wp:positionH>
                      <wp:positionV relativeFrom="paragraph">
                        <wp:posOffset>123825</wp:posOffset>
                      </wp:positionV>
                      <wp:extent cx="85090" cy="13335"/>
                      <wp:effectExtent l="0" t="0" r="0" b="0"/>
                      <wp:wrapNone/>
                      <wp:docPr id="45" name="墨迹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72">
                            <w14:nvContentPartPr>
                              <w14:cNvContentPartPr/>
                            </w14:nvContentPartPr>
                            <w14:xfrm>
                              <a:off x="3232150" y="6390005"/>
                              <a:ext cx="85090" cy="13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0.8pt;margin-top:9.75pt;height:1.05pt;width:6.7pt;z-index:251705344;mso-width-relative:page;mso-height-relative:page;" filled="f" stroked="t" coordsize="21600,21600" o:gfxdata="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36FCF4BF" wp14:editId="214615BC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38735</wp:posOffset>
                      </wp:positionV>
                      <wp:extent cx="61595" cy="119380"/>
                      <wp:effectExtent l="0" t="0" r="0" b="0"/>
                      <wp:wrapNone/>
                      <wp:docPr id="193" name="墨迹 1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73">
                            <w14:nvContentPartPr>
                              <w14:cNvContentPartPr/>
                            </w14:nvContentPartPr>
                            <w14:xfrm>
                              <a:off x="3321685" y="6304915"/>
                              <a:ext cx="61595" cy="1193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7.85pt;margin-top:3.05pt;height:9.4pt;width:4.85pt;z-index:251856896;mso-width-relative:page;mso-height-relative:page;" filled="f" stroked="t" coordsize="21600,21600" o:gfxdata="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18BC98AD" wp14:editId="1639F459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42545</wp:posOffset>
                      </wp:positionV>
                      <wp:extent cx="5080" cy="119380"/>
                      <wp:effectExtent l="0" t="0" r="0" b="0"/>
                      <wp:wrapNone/>
                      <wp:docPr id="194" name="墨迹 1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74">
                            <w14:nvContentPartPr>
                              <w14:cNvContentPartPr/>
                            </w14:nvContentPartPr>
                            <w14:xfrm>
                              <a:off x="3388360" y="6308725"/>
                              <a:ext cx="5080" cy="1193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3.1pt;margin-top:3.35pt;height:9.4pt;width:0.4pt;z-index:251857920;mso-width-relative:page;mso-height-relative:page;" filled="f" stroked="t" coordsize="21600,21600" o:gfxdata="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485FC975" wp14:editId="1DC06027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31750</wp:posOffset>
                      </wp:positionV>
                      <wp:extent cx="50800" cy="123190"/>
                      <wp:effectExtent l="0" t="0" r="0" b="0"/>
                      <wp:wrapNone/>
                      <wp:docPr id="195" name="墨迹 1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75">
                            <w14:nvContentPartPr>
                              <w14:cNvContentPartPr/>
                            </w14:nvContentPartPr>
                            <w14:xfrm>
                              <a:off x="3399155" y="6297930"/>
                              <a:ext cx="50800" cy="1231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3.95pt;margin-top:2.5pt;height:9.7pt;width:4pt;z-index:251858944;mso-width-relative:page;mso-height-relative:page;" filled="f" stroked="t" coordsize="21600,21600" o:gfxdata="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7835790E" wp14:editId="3671F377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31750</wp:posOffset>
                      </wp:positionV>
                      <wp:extent cx="45720" cy="27940"/>
                      <wp:effectExtent l="0" t="0" r="0" b="0"/>
                      <wp:wrapNone/>
                      <wp:docPr id="196" name="墨迹 1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76">
                            <w14:nvContentPartPr>
                              <w14:cNvContentPartPr/>
                            </w14:nvContentPartPr>
                            <w14:xfrm>
                              <a:off x="3415030" y="6297930"/>
                              <a:ext cx="45720" cy="279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5.2pt;margin-top:2.5pt;height:2.2pt;width:3.6pt;z-index:251859968;mso-width-relative:page;mso-height-relative:page;" filled="f" stroked="t" coordsize="21600,21600" o:gfxdata="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4C95ECEE" wp14:editId="2EAF31FD">
                      <wp:simplePos x="0" y="0"/>
                      <wp:positionH relativeFrom="column">
                        <wp:posOffset>866140</wp:posOffset>
                      </wp:positionH>
                      <wp:positionV relativeFrom="paragraph">
                        <wp:posOffset>116205</wp:posOffset>
                      </wp:positionV>
                      <wp:extent cx="6985" cy="12065"/>
                      <wp:effectExtent l="0" t="0" r="0" b="0"/>
                      <wp:wrapNone/>
                      <wp:docPr id="197" name="墨迹 1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77">
                            <w14:nvContentPartPr>
                              <w14:cNvContentPartPr/>
                            </w14:nvContentPartPr>
                            <w14:xfrm>
                              <a:off x="3453130" y="6382385"/>
                              <a:ext cx="6985" cy="120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8.2pt;margin-top:9.15pt;height:0.95pt;width:0.55pt;z-index:251860992;mso-width-relative:page;mso-height-relative:page;" filled="f" stroked="t" coordsize="21600,21600" o:gfxdata="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121D9459" wp14:editId="13D0E138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28575</wp:posOffset>
                      </wp:positionV>
                      <wp:extent cx="41910" cy="140335"/>
                      <wp:effectExtent l="0" t="0" r="0" b="0"/>
                      <wp:wrapNone/>
                      <wp:docPr id="198" name="墨迹 1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78">
                            <w14:nvContentPartPr>
                              <w14:cNvContentPartPr/>
                            </w14:nvContentPartPr>
                            <w14:xfrm>
                              <a:off x="3491865" y="6294755"/>
                              <a:ext cx="41910" cy="140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1.25pt;margin-top:2.25pt;height:11.05pt;width:3.3pt;z-index:251862016;mso-width-relative:page;mso-height-relative:page;" filled="f" stroked="t" coordsize="21600,21600" o:gfxdata="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4F5CCE60" wp14:editId="36661915">
                      <wp:simplePos x="0" y="0"/>
                      <wp:positionH relativeFrom="column">
                        <wp:posOffset>950595</wp:posOffset>
                      </wp:positionH>
                      <wp:positionV relativeFrom="paragraph">
                        <wp:posOffset>31750</wp:posOffset>
                      </wp:positionV>
                      <wp:extent cx="57785" cy="73660"/>
                      <wp:effectExtent l="0" t="0" r="0" b="0"/>
                      <wp:wrapNone/>
                      <wp:docPr id="199" name="墨迹 1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79">
                            <w14:nvContentPartPr>
                              <w14:cNvContentPartPr/>
                            </w14:nvContentPartPr>
                            <w14:xfrm>
                              <a:off x="3537585" y="6297930"/>
                              <a:ext cx="57785" cy="736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4.85pt;margin-top:2.5pt;height:5.8pt;width:4.55pt;z-index:251863040;mso-width-relative:page;mso-height-relative:page;" filled="f" stroked="t" coordsize="21600,21600" o:gfxdata="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05DD1D2A" wp14:editId="0EB48244">
                      <wp:simplePos x="0" y="0"/>
                      <wp:positionH relativeFrom="column">
                        <wp:posOffset>982345</wp:posOffset>
                      </wp:positionH>
                      <wp:positionV relativeFrom="paragraph">
                        <wp:posOffset>35560</wp:posOffset>
                      </wp:positionV>
                      <wp:extent cx="3810" cy="140335"/>
                      <wp:effectExtent l="0" t="0" r="0" b="0"/>
                      <wp:wrapNone/>
                      <wp:docPr id="200" name="墨迹 2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80">
                            <w14:nvContentPartPr>
                              <w14:cNvContentPartPr/>
                            </w14:nvContentPartPr>
                            <w14:xfrm>
                              <a:off x="3569335" y="6301740"/>
                              <a:ext cx="3810" cy="140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7.35pt;margin-top:2.8pt;height:11.05pt;width:0.3pt;z-index:251864064;mso-width-relative:page;mso-height-relative:page;" filled="f" stroked="t" coordsize="21600,21600" o:gfxdata="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3DF63269" wp14:editId="28F8B977">
                      <wp:simplePos x="0" y="0"/>
                      <wp:positionH relativeFrom="column">
                        <wp:posOffset>866140</wp:posOffset>
                      </wp:positionH>
                      <wp:positionV relativeFrom="paragraph">
                        <wp:posOffset>140970</wp:posOffset>
                      </wp:positionV>
                      <wp:extent cx="12065" cy="6985"/>
                      <wp:effectExtent l="0" t="0" r="0" b="0"/>
                      <wp:wrapNone/>
                      <wp:docPr id="201" name="墨迹 2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81">
                            <w14:nvContentPartPr>
                              <w14:cNvContentPartPr/>
                            </w14:nvContentPartPr>
                            <w14:xfrm>
                              <a:off x="3453130" y="6407150"/>
                              <a:ext cx="12065" cy="6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8.2pt;margin-top:11.1pt;height:0.55pt;width:0.95pt;z-index:251865088;mso-width-relative:page;mso-height-relative:page;" filled="f" stroked="t" coordsize="21600,21600" o:gfxdata="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4C54D254" w14:textId="7FE39A6A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57600" behindDoc="0" locked="0" layoutInCell="1" allowOverlap="1" wp14:anchorId="66CA99E1" wp14:editId="56A8385E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47625</wp:posOffset>
                      </wp:positionV>
                      <wp:extent cx="50800" cy="147955"/>
                      <wp:effectExtent l="0" t="0" r="0" b="0"/>
                      <wp:wrapNone/>
                      <wp:docPr id="389" name="墨迹 3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82">
                            <w14:nvContentPartPr>
                              <w14:cNvContentPartPr/>
                            </w14:nvContentPartPr>
                            <w14:xfrm>
                              <a:off x="3683000" y="6313805"/>
                              <a:ext cx="50800" cy="1479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ED1010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389" o:spid="_x0000_s1026" type="#_x0000_t75" style="position:absolute;left:0;text-align:left;margin-left:1.25pt;margin-top:3.75pt;width:294.5pt;height:509.3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">
                      <v:imagedata r:id="rId83" o:title="" croptop="-2573000f" cropleft="-3794534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572A0471" wp14:editId="01F93A6C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144780</wp:posOffset>
                      </wp:positionV>
                      <wp:extent cx="3175" cy="8255"/>
                      <wp:effectExtent l="0" t="0" r="0" b="0"/>
                      <wp:wrapNone/>
                      <wp:docPr id="390" name="墨迹 3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84">
                            <w14:nvContentPartPr>
                              <w14:cNvContentPartPr/>
                            </w14:nvContentPartPr>
                            <w14:xfrm>
                              <a:off x="3750310" y="6410960"/>
                              <a:ext cx="3175" cy="82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.55pt;margin-top:11.4pt;height:0.65pt;width:0.25pt;z-index:252058624;mso-width-relative:page;mso-height-relative:page;" filled="f" stroked="t" coordsize="21600,21600" o:gfxdata="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5142ECC4" wp14:editId="0F820981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59690</wp:posOffset>
                      </wp:positionV>
                      <wp:extent cx="47625" cy="57785"/>
                      <wp:effectExtent l="0" t="0" r="0" b="0"/>
                      <wp:wrapNone/>
                      <wp:docPr id="391" name="墨迹 39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85">
                            <w14:nvContentPartPr>
                              <w14:cNvContentPartPr/>
                            </w14:nvContentPartPr>
                            <w14:xfrm>
                              <a:off x="3777615" y="6325870"/>
                              <a:ext cx="47625" cy="57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8.7pt;margin-top:4.7pt;height:4.55pt;width:3.75pt;z-index:252059648;mso-width-relative:page;mso-height-relative:page;" filled="f" stroked="t" coordsize="21600,21600" o:gfxdata="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0AB34C5E" wp14:editId="1B8575F6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64135</wp:posOffset>
                      </wp:positionV>
                      <wp:extent cx="9525" cy="85725"/>
                      <wp:effectExtent l="0" t="0" r="0" b="0"/>
                      <wp:wrapNone/>
                      <wp:docPr id="392" name="墨迹 3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86">
                            <w14:nvContentPartPr>
                              <w14:cNvContentPartPr/>
                            </w14:nvContentPartPr>
                            <w14:xfrm>
                              <a:off x="3796665" y="6330315"/>
                              <a:ext cx="9525" cy="857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0.2pt;margin-top:5.05pt;height:6.75pt;width:0.75pt;z-index:252060672;mso-width-relative:page;mso-height-relative:page;" filled="f" stroked="t" coordsize="21600,21600" o:gfxdata="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6A0B209A" wp14:editId="47EEA3AA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33655</wp:posOffset>
                      </wp:positionV>
                      <wp:extent cx="71755" cy="161925"/>
                      <wp:effectExtent l="0" t="0" r="0" b="0"/>
                      <wp:wrapNone/>
                      <wp:docPr id="393" name="墨迹 3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87">
                            <w14:nvContentPartPr>
                              <w14:cNvContentPartPr/>
                            </w14:nvContentPartPr>
                            <w14:xfrm>
                              <a:off x="3810000" y="6299835"/>
                              <a:ext cx="71755" cy="1619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1.25pt;margin-top:2.65pt;height:12.75pt;width:5.65pt;z-index:252061696;mso-width-relative:page;mso-height-relative:page;" filled="f" stroked="t" coordsize="21600,21600" o:gfxdata="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290983EE" wp14:editId="6D170CC3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80010</wp:posOffset>
                      </wp:positionV>
                      <wp:extent cx="36195" cy="61595"/>
                      <wp:effectExtent l="0" t="0" r="0" b="0"/>
                      <wp:wrapNone/>
                      <wp:docPr id="394" name="墨迹 3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88">
                            <w14:nvContentPartPr>
                              <w14:cNvContentPartPr/>
                            </w14:nvContentPartPr>
                            <w14:xfrm>
                              <a:off x="3907155" y="6346190"/>
                              <a:ext cx="36195" cy="615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8.9pt;margin-top:6.3pt;height:4.85pt;width:2.85pt;z-index:252062720;mso-width-relative:page;mso-height-relative:page;" filled="f" stroked="t" coordsize="21600,21600" o:gfxdata="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285183BC" wp14:editId="5A37968A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75565</wp:posOffset>
                      </wp:positionV>
                      <wp:extent cx="47625" cy="73025"/>
                      <wp:effectExtent l="0" t="0" r="0" b="0"/>
                      <wp:wrapNone/>
                      <wp:docPr id="395" name="墨迹 3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89">
                            <w14:nvContentPartPr>
                              <w14:cNvContentPartPr/>
                            </w14:nvContentPartPr>
                            <w14:xfrm>
                              <a:off x="3896995" y="6341745"/>
                              <a:ext cx="47625" cy="730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8.1pt;margin-top:5.95pt;height:5.75pt;width:3.75pt;z-index:252063744;mso-width-relative:page;mso-height-relative:page;" filled="f" stroked="t" coordsize="21600,21600" o:gfxdata="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allowOverlap="1" wp14:anchorId="219724C5" wp14:editId="3E6A5DFA">
                      <wp:simplePos x="0" y="0"/>
                      <wp:positionH relativeFrom="column">
                        <wp:posOffset>291465</wp:posOffset>
                      </wp:positionH>
                      <wp:positionV relativeFrom="paragraph">
                        <wp:posOffset>71120</wp:posOffset>
                      </wp:positionV>
                      <wp:extent cx="55245" cy="97155"/>
                      <wp:effectExtent l="0" t="0" r="0" b="0"/>
                      <wp:wrapNone/>
                      <wp:docPr id="396" name="墨迹 3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90">
                            <w14:nvContentPartPr>
                              <w14:cNvContentPartPr/>
                            </w14:nvContentPartPr>
                            <w14:xfrm>
                              <a:off x="3958590" y="6337300"/>
                              <a:ext cx="55245" cy="971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2.95pt;margin-top:5.6pt;height:7.65pt;width:4.35pt;z-index:252064768;mso-width-relative:page;mso-height-relative:page;" filled="f" stroked="t" coordsize="21600,21600" o:gfxdata="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11A41372" wp14:editId="5E8AA4CD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131445</wp:posOffset>
                      </wp:positionV>
                      <wp:extent cx="5715" cy="12700"/>
                      <wp:effectExtent l="0" t="0" r="0" b="0"/>
                      <wp:wrapNone/>
                      <wp:docPr id="397" name="墨迹 3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91">
                            <w14:nvContentPartPr>
                              <w14:cNvContentPartPr/>
                            </w14:nvContentPartPr>
                            <w14:xfrm>
                              <a:off x="4016375" y="6397625"/>
                              <a:ext cx="5715" cy="12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7.5pt;margin-top:10.35pt;height:1pt;width:0.45pt;z-index:252065792;mso-width-relative:page;mso-height-relative:page;" filled="f" stroked="t" coordsize="21600,21600" o:gfxdata="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allowOverlap="1" wp14:anchorId="07E122A5" wp14:editId="62FAC312">
                      <wp:simplePos x="0" y="0"/>
                      <wp:positionH relativeFrom="column">
                        <wp:posOffset>363220</wp:posOffset>
                      </wp:positionH>
                      <wp:positionV relativeFrom="paragraph">
                        <wp:posOffset>40640</wp:posOffset>
                      </wp:positionV>
                      <wp:extent cx="48895" cy="136525"/>
                      <wp:effectExtent l="0" t="0" r="0" b="0"/>
                      <wp:wrapNone/>
                      <wp:docPr id="398" name="墨迹 3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92">
                            <w14:nvContentPartPr>
                              <w14:cNvContentPartPr/>
                            </w14:nvContentPartPr>
                            <w14:xfrm>
                              <a:off x="4030345" y="6306820"/>
                              <a:ext cx="48895" cy="136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8.6pt;margin-top:3.2pt;height:10.75pt;width:3.85pt;z-index:252066816;mso-width-relative:page;mso-height-relative:page;" filled="f" stroked="t" coordsize="21600,21600" o:gfxdata="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491A6D0B" wp14:editId="15D6213B">
                      <wp:simplePos x="0" y="0"/>
                      <wp:positionH relativeFrom="column">
                        <wp:posOffset>408305</wp:posOffset>
                      </wp:positionH>
                      <wp:positionV relativeFrom="paragraph">
                        <wp:posOffset>54610</wp:posOffset>
                      </wp:positionV>
                      <wp:extent cx="54610" cy="97155"/>
                      <wp:effectExtent l="0" t="0" r="0" b="0"/>
                      <wp:wrapNone/>
                      <wp:docPr id="399" name="墨迹 3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93">
                            <w14:nvContentPartPr>
                              <w14:cNvContentPartPr/>
                            </w14:nvContentPartPr>
                            <w14:xfrm>
                              <a:off x="4075430" y="6320790"/>
                              <a:ext cx="54610" cy="971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2.15pt;margin-top:4.3pt;height:7.65pt;width:4.3pt;z-index:252067840;mso-width-relative:page;mso-height-relative:page;" filled="f" stroked="t" coordsize="21600,21600" o:gfxdata="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52C58CEE" wp14:editId="7FBC5EA6">
                      <wp:simplePos x="0" y="0"/>
                      <wp:positionH relativeFrom="column">
                        <wp:posOffset>443865</wp:posOffset>
                      </wp:positionH>
                      <wp:positionV relativeFrom="paragraph">
                        <wp:posOffset>37465</wp:posOffset>
                      </wp:positionV>
                      <wp:extent cx="38100" cy="15240"/>
                      <wp:effectExtent l="0" t="0" r="0" b="0"/>
                      <wp:wrapNone/>
                      <wp:docPr id="400" name="墨迹 4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94">
                            <w14:nvContentPartPr>
                              <w14:cNvContentPartPr/>
                            </w14:nvContentPartPr>
                            <w14:xfrm>
                              <a:off x="4110990" y="6303645"/>
                              <a:ext cx="38100" cy="1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4.95pt;margin-top:2.95pt;height:1.2pt;width:3pt;z-index:252068864;mso-width-relative:page;mso-height-relative:page;" filled="f" stroked="t" coordsize="21600,21600" o:gfxdata="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7887FE7D" wp14:editId="143AE8BD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69215</wp:posOffset>
                      </wp:positionV>
                      <wp:extent cx="55245" cy="15240"/>
                      <wp:effectExtent l="0" t="0" r="0" b="0"/>
                      <wp:wrapNone/>
                      <wp:docPr id="401" name="墨迹 4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95">
                            <w14:nvContentPartPr>
                              <w14:cNvContentPartPr/>
                            </w14:nvContentPartPr>
                            <w14:xfrm>
                              <a:off x="4170045" y="6335395"/>
                              <a:ext cx="55245" cy="1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9.6pt;margin-top:5.45pt;height:1.2pt;width:4.35pt;z-index:252069888;mso-width-relative:page;mso-height-relative:page;" filled="f" stroked="t" coordsize="21600,21600" o:gfxdata="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32FF60B8" wp14:editId="0A2E4651">
                      <wp:simplePos x="0" y="0"/>
                      <wp:positionH relativeFrom="column">
                        <wp:posOffset>499745</wp:posOffset>
                      </wp:positionH>
                      <wp:positionV relativeFrom="paragraph">
                        <wp:posOffset>112395</wp:posOffset>
                      </wp:positionV>
                      <wp:extent cx="74930" cy="8255"/>
                      <wp:effectExtent l="0" t="0" r="0" b="0"/>
                      <wp:wrapNone/>
                      <wp:docPr id="402" name="墨迹 4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96">
                            <w14:nvContentPartPr>
                              <w14:cNvContentPartPr/>
                            </w14:nvContentPartPr>
                            <w14:xfrm>
                              <a:off x="4166870" y="6378575"/>
                              <a:ext cx="74930" cy="82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9.35pt;margin-top:8.85pt;height:0.65pt;width:5.9pt;z-index:252070912;mso-width-relative:page;mso-height-relative:page;" filled="f" stroked="t" coordsize="21600,21600" o:gfxdata="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2C4C523E" wp14:editId="06FBCC93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59055</wp:posOffset>
                      </wp:positionV>
                      <wp:extent cx="56515" cy="92075"/>
                      <wp:effectExtent l="0" t="0" r="0" b="0"/>
                      <wp:wrapNone/>
                      <wp:docPr id="403" name="墨迹 4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97">
                            <w14:nvContentPartPr>
                              <w14:cNvContentPartPr/>
                            </w14:nvContentPartPr>
                            <w14:xfrm>
                              <a:off x="4227830" y="6325235"/>
                              <a:ext cx="56515" cy="920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4.15pt;margin-top:4.65pt;height:7.25pt;width:4.45pt;z-index:252071936;mso-width-relative:page;mso-height-relative:page;" filled="f" stroked="t" coordsize="21600,21600" o:gfxdata="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04E3D1C9" wp14:editId="32F3D035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52705</wp:posOffset>
                      </wp:positionV>
                      <wp:extent cx="66675" cy="55245"/>
                      <wp:effectExtent l="0" t="0" r="0" b="0"/>
                      <wp:wrapNone/>
                      <wp:docPr id="404" name="墨迹 4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98">
                            <w14:nvContentPartPr>
                              <w14:cNvContentPartPr/>
                            </w14:nvContentPartPr>
                            <w14:xfrm>
                              <a:off x="4276725" y="6318885"/>
                              <a:ext cx="66675" cy="552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8pt;margin-top:4.15pt;height:4.35pt;width:5.25pt;z-index:252072960;mso-width-relative:page;mso-height-relative:page;" filled="f" stroked="t" coordsize="21600,21600" o:gfxdata="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4E873FF8" wp14:editId="35ADE835">
                      <wp:simplePos x="0" y="0"/>
                      <wp:positionH relativeFrom="column">
                        <wp:posOffset>641985</wp:posOffset>
                      </wp:positionH>
                      <wp:positionV relativeFrom="paragraph">
                        <wp:posOffset>61595</wp:posOffset>
                      </wp:positionV>
                      <wp:extent cx="6985" cy="90170"/>
                      <wp:effectExtent l="0" t="0" r="0" b="0"/>
                      <wp:wrapNone/>
                      <wp:docPr id="405" name="墨迹 4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99">
                            <w14:nvContentPartPr>
                              <w14:cNvContentPartPr/>
                            </w14:nvContentPartPr>
                            <w14:xfrm>
                              <a:off x="4309110" y="6327775"/>
                              <a:ext cx="6985" cy="901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0.55pt;margin-top:4.85pt;height:7.1pt;width:0.55pt;z-index:252073984;mso-width-relative:page;mso-height-relative:page;" filled="f" stroked="t" coordsize="21600,21600" o:gfxdata="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6BB20E4C" wp14:editId="28DB59AB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36195</wp:posOffset>
                      </wp:positionV>
                      <wp:extent cx="9525" cy="136525"/>
                      <wp:effectExtent l="0" t="0" r="0" b="0"/>
                      <wp:wrapNone/>
                      <wp:docPr id="406" name="墨迹 4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00">
                            <w14:nvContentPartPr>
                              <w14:cNvContentPartPr/>
                            </w14:nvContentPartPr>
                            <w14:xfrm>
                              <a:off x="4348480" y="6302375"/>
                              <a:ext cx="9525" cy="136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3.65pt;margin-top:2.85pt;height:10.75pt;width:0.75pt;z-index:252075008;mso-width-relative:page;mso-height-relative:page;" filled="f" stroked="t" coordsize="21600,21600" o:gfxdata="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020BC9DE" wp14:editId="194C0DD6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119380</wp:posOffset>
                      </wp:positionV>
                      <wp:extent cx="4445" cy="17145"/>
                      <wp:effectExtent l="0" t="0" r="0" b="0"/>
                      <wp:wrapNone/>
                      <wp:docPr id="407" name="墨迹 4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01">
                            <w14:nvContentPartPr>
                              <w14:cNvContentPartPr/>
                            </w14:nvContentPartPr>
                            <w14:xfrm>
                              <a:off x="4378325" y="6385560"/>
                              <a:ext cx="4445" cy="17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6pt;margin-top:9.4pt;height:1.35pt;width:0.35pt;z-index:252076032;mso-width-relative:page;mso-height-relative:page;" filled="f" stroked="t" coordsize="21600,21600" o:gfxdata="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15BB8976" wp14:editId="56953F9E">
                      <wp:simplePos x="0" y="0"/>
                      <wp:positionH relativeFrom="column">
                        <wp:posOffset>722630</wp:posOffset>
                      </wp:positionH>
                      <wp:positionV relativeFrom="paragraph">
                        <wp:posOffset>52705</wp:posOffset>
                      </wp:positionV>
                      <wp:extent cx="48260" cy="124460"/>
                      <wp:effectExtent l="0" t="0" r="0" b="0"/>
                      <wp:wrapNone/>
                      <wp:docPr id="408" name="墨迹 4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02">
                            <w14:nvContentPartPr>
                              <w14:cNvContentPartPr/>
                            </w14:nvContentPartPr>
                            <w14:xfrm>
                              <a:off x="4389755" y="6318885"/>
                              <a:ext cx="48260" cy="1244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6.9pt;margin-top:4.15pt;height:9.8pt;width:3.8pt;z-index:252077056;mso-width-relative:page;mso-height-relative:page;" filled="f" stroked="t" coordsize="21600,21600" o:gfxdata="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36B682BD" wp14:editId="12C26D8C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43180</wp:posOffset>
                      </wp:positionV>
                      <wp:extent cx="34925" cy="124460"/>
                      <wp:effectExtent l="0" t="0" r="0" b="0"/>
                      <wp:wrapNone/>
                      <wp:docPr id="409" name="墨迹 4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03">
                            <w14:nvContentPartPr>
                              <w14:cNvContentPartPr/>
                            </w14:nvContentPartPr>
                            <w14:xfrm>
                              <a:off x="4468495" y="6309360"/>
                              <a:ext cx="34925" cy="1244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3.1pt;margin-top:3.4pt;height:9.8pt;width:2.75pt;z-index:252078080;mso-width-relative:page;mso-height-relative:page;" filled="f" stroked="t" coordsize="21600,21600" o:gfxdata="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60" w:type="dxa"/>
          </w:tcPr>
          <w:p w14:paraId="6D15D10E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47F14204" wp14:editId="0D7E6919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66675</wp:posOffset>
                      </wp:positionV>
                      <wp:extent cx="38735" cy="112395"/>
                      <wp:effectExtent l="0" t="0" r="0" b="0"/>
                      <wp:wrapNone/>
                      <wp:docPr id="161" name="墨迹 1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04">
                            <w14:nvContentPartPr>
                              <w14:cNvContentPartPr/>
                            </w14:nvContentPartPr>
                            <w14:xfrm>
                              <a:off x="4619625" y="6332855"/>
                              <a:ext cx="38735" cy="1123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2.95pt;margin-top:5.25pt;height:8.85pt;width:3.05pt;z-index:251824128;mso-width-relative:page;mso-height-relative:page;" filled="f" stroked="t" coordsize="21600,21600" o:gfxdata="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4592AF29" wp14:editId="275691E3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45720</wp:posOffset>
                      </wp:positionV>
                      <wp:extent cx="26035" cy="147320"/>
                      <wp:effectExtent l="0" t="0" r="0" b="0"/>
                      <wp:wrapNone/>
                      <wp:docPr id="162" name="墨迹 1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05">
                            <w14:nvContentPartPr>
                              <w14:cNvContentPartPr/>
                            </w14:nvContentPartPr>
                            <w14:xfrm>
                              <a:off x="4670425" y="6311900"/>
                              <a:ext cx="26035" cy="147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.05pt;margin-top:3.6pt;height:11.6pt;width:2.05pt;z-index:251825152;mso-width-relative:page;mso-height-relative:page;" filled="f" stroked="t" coordsize="21600,21600" o:gfxdata="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3F276AB6" wp14:editId="66359943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144145</wp:posOffset>
                      </wp:positionV>
                      <wp:extent cx="10795" cy="8890"/>
                      <wp:effectExtent l="0" t="0" r="0" b="0"/>
                      <wp:wrapNone/>
                      <wp:docPr id="163" name="墨迹 1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06">
                            <w14:nvContentPartPr>
                              <w14:cNvContentPartPr/>
                            </w14:nvContentPartPr>
                            <w14:xfrm>
                              <a:off x="4714875" y="6410325"/>
                              <a:ext cx="10795" cy="8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.55pt;margin-top:11.35pt;height:0.7pt;width:0.85pt;z-index:251826176;mso-width-relative:page;mso-height-relative:page;" filled="f" stroked="t" coordsize="21600,21600" o:gfxdata="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314594AE" wp14:editId="55659BEB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28575</wp:posOffset>
                      </wp:positionV>
                      <wp:extent cx="40640" cy="151130"/>
                      <wp:effectExtent l="0" t="0" r="0" b="0"/>
                      <wp:wrapNone/>
                      <wp:docPr id="164" name="墨迹 1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07">
                            <w14:nvContentPartPr>
                              <w14:cNvContentPartPr/>
                            </w14:nvContentPartPr>
                            <w14:xfrm>
                              <a:off x="4768850" y="6294755"/>
                              <a:ext cx="40640" cy="1511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8.8pt;margin-top:2.25pt;height:11.9pt;width:3.2pt;z-index:251827200;mso-width-relative:page;mso-height-relative:page;" filled="f" stroked="t" coordsize="21600,21600" o:gfxdata="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361B75DE" wp14:editId="568583EA">
                      <wp:simplePos x="0" y="0"/>
                      <wp:positionH relativeFrom="column">
                        <wp:posOffset>161290</wp:posOffset>
                      </wp:positionH>
                      <wp:positionV relativeFrom="paragraph">
                        <wp:posOffset>21590</wp:posOffset>
                      </wp:positionV>
                      <wp:extent cx="43815" cy="165100"/>
                      <wp:effectExtent l="0" t="0" r="0" b="0"/>
                      <wp:wrapNone/>
                      <wp:docPr id="165" name="墨迹 1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08">
                            <w14:nvContentPartPr>
                              <w14:cNvContentPartPr/>
                            </w14:nvContentPartPr>
                            <w14:xfrm>
                              <a:off x="4818380" y="6287770"/>
                              <a:ext cx="43815" cy="1651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2.7pt;margin-top:1.7pt;height:13pt;width:3.45pt;z-index:251828224;mso-width-relative:page;mso-height-relative:page;" filled="f" stroked="t" coordsize="21600,21600" o:gfxdata="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5B227FAC" wp14:editId="5588D741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66675</wp:posOffset>
                      </wp:positionV>
                      <wp:extent cx="75565" cy="63500"/>
                      <wp:effectExtent l="0" t="0" r="0" b="0"/>
                      <wp:wrapNone/>
                      <wp:docPr id="166" name="墨迹 1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09">
                            <w14:nvContentPartPr>
                              <w14:cNvContentPartPr/>
                            </w14:nvContentPartPr>
                            <w14:xfrm>
                              <a:off x="4925695" y="6332855"/>
                              <a:ext cx="75565" cy="635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1.15pt;margin-top:5.25pt;height:5pt;width:5.95pt;z-index:251829248;mso-width-relative:page;mso-height-relative:page;" filled="f" stroked="t" coordsize="21600,21600" o:gfxdata="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7DB6B66C" wp14:editId="658136F5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52705</wp:posOffset>
                      </wp:positionV>
                      <wp:extent cx="71755" cy="75565"/>
                      <wp:effectExtent l="0" t="0" r="0" b="0"/>
                      <wp:wrapNone/>
                      <wp:docPr id="167" name="墨迹 1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10">
                            <w14:nvContentPartPr>
                              <w14:cNvContentPartPr/>
                            </w14:nvContentPartPr>
                            <w14:xfrm>
                              <a:off x="4930775" y="6318885"/>
                              <a:ext cx="71755" cy="755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1.55pt;margin-top:4.15pt;height:5.95pt;width:5.65pt;z-index:251830272;mso-width-relative:page;mso-height-relative:page;" filled="f" stroked="t" coordsize="21600,21600" o:gfxdata="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29263A3C" wp14:editId="3A94D27C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24765</wp:posOffset>
                      </wp:positionV>
                      <wp:extent cx="50800" cy="140335"/>
                      <wp:effectExtent l="0" t="0" r="0" b="0"/>
                      <wp:wrapNone/>
                      <wp:docPr id="168" name="墨迹 1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11">
                            <w14:nvContentPartPr>
                              <w14:cNvContentPartPr/>
                            </w14:nvContentPartPr>
                            <w14:xfrm>
                              <a:off x="5015230" y="6290945"/>
                              <a:ext cx="50800" cy="140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8.2pt;margin-top:1.95pt;height:11.05pt;width:4pt;z-index:251831296;mso-width-relative:page;mso-height-relative:page;" filled="f" stroked="t" coordsize="21600,21600" o:gfxdata="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7A5BABD8" wp14:editId="29DC84A4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112395</wp:posOffset>
                      </wp:positionV>
                      <wp:extent cx="8890" cy="13970"/>
                      <wp:effectExtent l="0" t="0" r="0" b="0"/>
                      <wp:wrapNone/>
                      <wp:docPr id="169" name="墨迹 1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12">
                            <w14:nvContentPartPr>
                              <w14:cNvContentPartPr/>
                            </w14:nvContentPartPr>
                            <w14:xfrm>
                              <a:off x="5080000" y="6378575"/>
                              <a:ext cx="8890" cy="139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3.3pt;margin-top:8.85pt;height:1.1pt;width:0.7pt;z-index:251832320;mso-width-relative:page;mso-height-relative:page;" filled="f" stroked="t" coordsize="21600,21600" o:gfxdata="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0BD95522" wp14:editId="2BA3ACC1">
                      <wp:simplePos x="0" y="0"/>
                      <wp:positionH relativeFrom="column">
                        <wp:posOffset>454660</wp:posOffset>
                      </wp:positionH>
                      <wp:positionV relativeFrom="paragraph">
                        <wp:posOffset>17780</wp:posOffset>
                      </wp:positionV>
                      <wp:extent cx="73660" cy="165100"/>
                      <wp:effectExtent l="0" t="0" r="0" b="0"/>
                      <wp:wrapNone/>
                      <wp:docPr id="170" name="墨迹 1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13">
                            <w14:nvContentPartPr>
                              <w14:cNvContentPartPr/>
                            </w14:nvContentPartPr>
                            <w14:xfrm>
                              <a:off x="5111750" y="6283960"/>
                              <a:ext cx="73660" cy="1651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5.8pt;margin-top:1.4pt;height:13pt;width:5.8pt;z-index:251833344;mso-width-relative:page;mso-height-relative:page;" filled="f" stroked="t" coordsize="21600,21600" o:gfxdata="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412732D1" wp14:editId="17D55970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31750</wp:posOffset>
                      </wp:positionV>
                      <wp:extent cx="57785" cy="140335"/>
                      <wp:effectExtent l="0" t="0" r="0" b="0"/>
                      <wp:wrapNone/>
                      <wp:docPr id="171" name="墨迹 1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14">
                            <w14:nvContentPartPr>
                              <w14:cNvContentPartPr/>
                            </w14:nvContentPartPr>
                            <w14:xfrm>
                              <a:off x="5190490" y="6297930"/>
                              <a:ext cx="57785" cy="140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2pt;margin-top:2.5pt;height:11.05pt;width:4.55pt;z-index:251834368;mso-width-relative:page;mso-height-relative:page;" filled="f" stroked="t" coordsize="21600,21600" o:gfxdata="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6ED4EB89" wp14:editId="795CDC67">
                      <wp:simplePos x="0" y="0"/>
                      <wp:positionH relativeFrom="column">
                        <wp:posOffset>560070</wp:posOffset>
                      </wp:positionH>
                      <wp:positionV relativeFrom="paragraph">
                        <wp:posOffset>51435</wp:posOffset>
                      </wp:positionV>
                      <wp:extent cx="27940" cy="8890"/>
                      <wp:effectExtent l="0" t="0" r="0" b="0"/>
                      <wp:wrapNone/>
                      <wp:docPr id="172" name="墨迹 1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15">
                            <w14:nvContentPartPr>
                              <w14:cNvContentPartPr/>
                            </w14:nvContentPartPr>
                            <w14:xfrm>
                              <a:off x="5217160" y="6317615"/>
                              <a:ext cx="27940" cy="8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4.1pt;margin-top:4.05pt;height:0.7pt;width:2.2pt;z-index:251835392;mso-width-relative:page;mso-height-relative:page;" filled="f" stroked="t" coordsize="21600,21600" o:gfxdata="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7A806283" wp14:editId="2A50289D">
                      <wp:simplePos x="0" y="0"/>
                      <wp:positionH relativeFrom="column">
                        <wp:posOffset>608965</wp:posOffset>
                      </wp:positionH>
                      <wp:positionV relativeFrom="paragraph">
                        <wp:posOffset>81280</wp:posOffset>
                      </wp:positionV>
                      <wp:extent cx="43815" cy="0"/>
                      <wp:effectExtent l="0" t="0" r="0" b="0"/>
                      <wp:wrapNone/>
                      <wp:docPr id="173" name="墨迹 1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16">
                            <w14:nvContentPartPr>
                              <w14:cNvContentPartPr/>
                            </w14:nvContentPartPr>
                            <w14:xfrm>
                              <a:off x="5266055" y="6347460"/>
                              <a:ext cx="43815" cy="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7.95pt;margin-top:6.4pt;height:0pt;width:3.45pt;z-index:251836416;mso-width-relative:page;mso-height-relative:page;" filled="f" stroked="t" coordsize="21600,21600" o:gfxdata="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6032CD99" wp14:editId="18065A20">
                      <wp:simplePos x="0" y="0"/>
                      <wp:positionH relativeFrom="column">
                        <wp:posOffset>598805</wp:posOffset>
                      </wp:positionH>
                      <wp:positionV relativeFrom="paragraph">
                        <wp:posOffset>119380</wp:posOffset>
                      </wp:positionV>
                      <wp:extent cx="71755" cy="6985"/>
                      <wp:effectExtent l="0" t="0" r="0" b="0"/>
                      <wp:wrapNone/>
                      <wp:docPr id="174" name="墨迹 1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17">
                            <w14:nvContentPartPr>
                              <w14:cNvContentPartPr/>
                            </w14:nvContentPartPr>
                            <w14:xfrm>
                              <a:off x="5255895" y="6385560"/>
                              <a:ext cx="71755" cy="6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7.15pt;margin-top:9.4pt;height:0.55pt;width:5.65pt;z-index:251837440;mso-width-relative:page;mso-height-relative:page;" filled="f" stroked="t" coordsize="21600,21600" o:gfxdata="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46BC348C" wp14:editId="3D38BE2B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57150</wp:posOffset>
                      </wp:positionV>
                      <wp:extent cx="6350" cy="131445"/>
                      <wp:effectExtent l="0" t="0" r="0" b="0"/>
                      <wp:wrapNone/>
                      <wp:docPr id="223" name="墨迹 2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18">
                            <w14:nvContentPartPr>
                              <w14:cNvContentPartPr/>
                            </w14:nvContentPartPr>
                            <w14:xfrm>
                              <a:off x="5331460" y="6323330"/>
                              <a:ext cx="6350" cy="1314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3.1pt;margin-top:4.5pt;height:10.35pt;width:0.5pt;z-index:251887616;mso-width-relative:page;mso-height-relative:page;" filled="f" stroked="t" coordsize="21600,21600" o:gfxdata="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44E45342" wp14:editId="065AEA70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69215</wp:posOffset>
                      </wp:positionV>
                      <wp:extent cx="74930" cy="91440"/>
                      <wp:effectExtent l="0" t="0" r="0" b="0"/>
                      <wp:wrapNone/>
                      <wp:docPr id="224" name="墨迹 2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19">
                            <w14:nvContentPartPr>
                              <w14:cNvContentPartPr/>
                            </w14:nvContentPartPr>
                            <w14:xfrm>
                              <a:off x="5337175" y="6335395"/>
                              <a:ext cx="74930" cy="91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3.55pt;margin-top:5.45pt;height:7.2pt;width:5.9pt;z-index:251888640;mso-width-relative:page;mso-height-relative:page;" filled="f" stroked="t" coordsize="21600,21600" o:gfxdata="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68E08DE5" wp14:editId="09B087C6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41910</wp:posOffset>
                      </wp:positionV>
                      <wp:extent cx="30480" cy="140335"/>
                      <wp:effectExtent l="0" t="0" r="0" b="0"/>
                      <wp:wrapNone/>
                      <wp:docPr id="225" name="墨迹 2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20">
                            <w14:nvContentPartPr>
                              <w14:cNvContentPartPr/>
                            </w14:nvContentPartPr>
                            <w14:xfrm>
                              <a:off x="5410835" y="6308090"/>
                              <a:ext cx="30480" cy="140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9.35pt;margin-top:3.3pt;height:11.05pt;width:2.4pt;z-index:251889664;mso-width-relative:page;mso-height-relative:page;" filled="f" stroked="t" coordsize="21600,21600" o:gfxdata="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54557AE4" wp14:editId="6E584D00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133350</wp:posOffset>
                      </wp:positionV>
                      <wp:extent cx="8890" cy="3175"/>
                      <wp:effectExtent l="0" t="0" r="0" b="0"/>
                      <wp:wrapNone/>
                      <wp:docPr id="226" name="墨迹 2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21">
                            <w14:nvContentPartPr>
                              <w14:cNvContentPartPr/>
                            </w14:nvContentPartPr>
                            <w14:xfrm>
                              <a:off x="5456555" y="6399530"/>
                              <a:ext cx="8890" cy="31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2.95pt;margin-top:10.5pt;height:0.25pt;width:0.7pt;z-index:251890688;mso-width-relative:page;mso-height-relative:page;" filled="f" stroked="t" coordsize="21600,21600" o:gfxdata="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4C8EE07A" wp14:editId="20467C51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57150</wp:posOffset>
                      </wp:positionV>
                      <wp:extent cx="53340" cy="100965"/>
                      <wp:effectExtent l="0" t="0" r="0" b="0"/>
                      <wp:wrapNone/>
                      <wp:docPr id="227" name="墨迹 2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22">
                            <w14:nvContentPartPr>
                              <w14:cNvContentPartPr/>
                            </w14:nvContentPartPr>
                            <w14:xfrm>
                              <a:off x="5465445" y="6323330"/>
                              <a:ext cx="53340" cy="1009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3.65pt;margin-top:4.5pt;height:7.95pt;width:4.2pt;z-index:251891712;mso-width-relative:page;mso-height-relative:page;" filled="f" stroked="t" coordsize="21600,21600" o:gfxdata="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4B1BFAA7" wp14:editId="0B6BC099">
                      <wp:simplePos x="0" y="0"/>
                      <wp:positionH relativeFrom="column">
                        <wp:posOffset>860425</wp:posOffset>
                      </wp:positionH>
                      <wp:positionV relativeFrom="paragraph">
                        <wp:posOffset>32385</wp:posOffset>
                      </wp:positionV>
                      <wp:extent cx="70485" cy="154305"/>
                      <wp:effectExtent l="0" t="0" r="0" b="0"/>
                      <wp:wrapNone/>
                      <wp:docPr id="228" name="墨迹 2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23">
                            <w14:nvContentPartPr>
                              <w14:cNvContentPartPr/>
                            </w14:nvContentPartPr>
                            <w14:xfrm>
                              <a:off x="5517515" y="6298565"/>
                              <a:ext cx="70485" cy="1543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7.75pt;margin-top:2.55pt;height:12.15pt;width:5.55pt;z-index:251892736;mso-width-relative:page;mso-height-relative:page;" filled="f" stroked="t" coordsize="21600,21600" o:gfxdata="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7901FF8B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3FC85E96" wp14:editId="04E17265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80010</wp:posOffset>
                      </wp:positionV>
                      <wp:extent cx="71755" cy="89535"/>
                      <wp:effectExtent l="0" t="0" r="0" b="0"/>
                      <wp:wrapNone/>
                      <wp:docPr id="255" name="墨迹 2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24">
                            <w14:nvContentPartPr>
                              <w14:cNvContentPartPr/>
                            </w14:nvContentPartPr>
                            <w14:xfrm>
                              <a:off x="5615305" y="6346190"/>
                              <a:ext cx="71755" cy="895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2.55pt;margin-top:6.3pt;height:7.05pt;width:5.65pt;z-index:251920384;mso-width-relative:page;mso-height-relative:page;" filled="f" stroked="t" coordsize="21600,21600" o:gfxdata="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57EE2E42" wp14:editId="67718233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66040</wp:posOffset>
                      </wp:positionV>
                      <wp:extent cx="33655" cy="123190"/>
                      <wp:effectExtent l="0" t="0" r="0" b="0"/>
                      <wp:wrapNone/>
                      <wp:docPr id="256" name="墨迹 2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25">
                            <w14:nvContentPartPr>
                              <w14:cNvContentPartPr/>
                            </w14:nvContentPartPr>
                            <w14:xfrm>
                              <a:off x="5682615" y="6332220"/>
                              <a:ext cx="33655" cy="1231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.75pt;margin-top:5.2pt;height:9.7pt;width:2.65pt;z-index:251921408;mso-width-relative:page;mso-height-relative:page;" filled="f" stroked="t" coordsize="21600,21600" o:gfxdata="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089CD1C5" wp14:editId="032833FC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136525</wp:posOffset>
                      </wp:positionV>
                      <wp:extent cx="6985" cy="18415"/>
                      <wp:effectExtent l="0" t="0" r="0" b="0"/>
                      <wp:wrapNone/>
                      <wp:docPr id="257" name="墨迹 2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26">
                            <w14:nvContentPartPr>
                              <w14:cNvContentPartPr/>
                            </w14:nvContentPartPr>
                            <w14:xfrm>
                              <a:off x="5735955" y="6402705"/>
                              <a:ext cx="6985" cy="18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.95pt;margin-top:10.75pt;height:1.45pt;width:0.55pt;z-index:251922432;mso-width-relative:page;mso-height-relative:page;" filled="f" stroked="t" coordsize="21600,21600" o:gfxdata="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385EED9D" wp14:editId="2CCE7A2D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69215</wp:posOffset>
                      </wp:positionV>
                      <wp:extent cx="73025" cy="53340"/>
                      <wp:effectExtent l="0" t="0" r="0" b="0"/>
                      <wp:wrapNone/>
                      <wp:docPr id="258" name="墨迹 2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27">
                            <w14:nvContentPartPr>
                              <w14:cNvContentPartPr/>
                            </w14:nvContentPartPr>
                            <w14:xfrm>
                              <a:off x="5758815" y="6335395"/>
                              <a:ext cx="73025" cy="533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8.75pt;margin-top:5.45pt;height:4.2pt;width:5.75pt;z-index:251923456;mso-width-relative:page;mso-height-relative:page;" filled="f" stroked="t" coordsize="21600,21600" o:gfxdata="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0831EE89" wp14:editId="7E98BD9B">
                      <wp:simplePos x="0" y="0"/>
                      <wp:positionH relativeFrom="column">
                        <wp:posOffset>141605</wp:posOffset>
                      </wp:positionH>
                      <wp:positionV relativeFrom="paragraph">
                        <wp:posOffset>80010</wp:posOffset>
                      </wp:positionV>
                      <wp:extent cx="5715" cy="92710"/>
                      <wp:effectExtent l="0" t="0" r="0" b="0"/>
                      <wp:wrapNone/>
                      <wp:docPr id="259" name="墨迹 2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28">
                            <w14:nvContentPartPr>
                              <w14:cNvContentPartPr/>
                            </w14:nvContentPartPr>
                            <w14:xfrm>
                              <a:off x="5789295" y="6346190"/>
                              <a:ext cx="5715" cy="927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1.15pt;margin-top:6.3pt;height:7.3pt;width:0.45pt;z-index:251924480;mso-width-relative:page;mso-height-relative:page;" filled="f" stroked="t" coordsize="21600,21600" o:gfxdata="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44AEDA38" wp14:editId="02F67A61">
                      <wp:simplePos x="0" y="0"/>
                      <wp:positionH relativeFrom="column">
                        <wp:posOffset>153035</wp:posOffset>
                      </wp:positionH>
                      <wp:positionV relativeFrom="paragraph">
                        <wp:posOffset>35560</wp:posOffset>
                      </wp:positionV>
                      <wp:extent cx="64770" cy="165735"/>
                      <wp:effectExtent l="0" t="0" r="0" b="0"/>
                      <wp:wrapNone/>
                      <wp:docPr id="260" name="墨迹 2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29">
                            <w14:nvContentPartPr>
                              <w14:cNvContentPartPr/>
                            </w14:nvContentPartPr>
                            <w14:xfrm>
                              <a:off x="5800725" y="6301740"/>
                              <a:ext cx="64770" cy="1657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2.05pt;margin-top:2.8pt;height:13.05pt;width:5.1pt;z-index:251925504;mso-width-relative:page;mso-height-relative:page;" filled="f" stroked="t" coordsize="21600,21600" o:gfxdata="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44C17B28" wp14:editId="4D9E95E8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91440</wp:posOffset>
                      </wp:positionV>
                      <wp:extent cx="43815" cy="67310"/>
                      <wp:effectExtent l="0" t="0" r="0" b="0"/>
                      <wp:wrapNone/>
                      <wp:docPr id="261" name="墨迹 2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30">
                            <w14:nvContentPartPr>
                              <w14:cNvContentPartPr/>
                            </w14:nvContentPartPr>
                            <w14:xfrm>
                              <a:off x="5876290" y="6357620"/>
                              <a:ext cx="43815" cy="673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8pt;margin-top:7.2pt;height:5.3pt;width:3.45pt;z-index:251926528;mso-width-relative:page;mso-height-relative:page;" filled="f" stroked="t" coordsize="21600,21600" o:gfxdata="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57E9D719" wp14:editId="40EDB08D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91440</wp:posOffset>
                      </wp:positionV>
                      <wp:extent cx="46355" cy="69850"/>
                      <wp:effectExtent l="0" t="0" r="0" b="0"/>
                      <wp:wrapNone/>
                      <wp:docPr id="262" name="墨迹 2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31">
                            <w14:nvContentPartPr>
                              <w14:cNvContentPartPr/>
                            </w14:nvContentPartPr>
                            <w14:xfrm>
                              <a:off x="5869305" y="6357620"/>
                              <a:ext cx="46355" cy="698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7.45pt;margin-top:7.2pt;height:5.5pt;width:3.65pt;z-index:251927552;mso-width-relative:page;mso-height-relative:page;" filled="f" stroked="t" coordsize="21600,21600" o:gfxdata="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799ADC39" wp14:editId="44FF7017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60325</wp:posOffset>
                      </wp:positionV>
                      <wp:extent cx="45085" cy="126365"/>
                      <wp:effectExtent l="0" t="0" r="0" b="0"/>
                      <wp:wrapNone/>
                      <wp:docPr id="263" name="墨迹 2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32">
                            <w14:nvContentPartPr>
                              <w14:cNvContentPartPr/>
                            </w14:nvContentPartPr>
                            <w14:xfrm>
                              <a:off x="5935345" y="6326505"/>
                              <a:ext cx="45085" cy="1263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2.65pt;margin-top:4.75pt;height:9.95pt;width:3.55pt;z-index:251928576;mso-width-relative:page;mso-height-relative:page;" filled="f" stroked="t" coordsize="21600,21600" o:gfxdata="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167C0616" wp14:editId="2F024AC4">
                      <wp:simplePos x="0" y="0"/>
                      <wp:positionH relativeFrom="column">
                        <wp:posOffset>346710</wp:posOffset>
                      </wp:positionH>
                      <wp:positionV relativeFrom="paragraph">
                        <wp:posOffset>136525</wp:posOffset>
                      </wp:positionV>
                      <wp:extent cx="6985" cy="25400"/>
                      <wp:effectExtent l="0" t="0" r="0" b="0"/>
                      <wp:wrapNone/>
                      <wp:docPr id="264" name="墨迹 2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33">
                            <w14:nvContentPartPr>
                              <w14:cNvContentPartPr/>
                            </w14:nvContentPartPr>
                            <w14:xfrm>
                              <a:off x="5994400" y="6402705"/>
                              <a:ext cx="6985" cy="2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7.3pt;margin-top:10.75pt;height:2pt;width:0.55pt;z-index:251929600;mso-width-relative:page;mso-height-relative:page;" filled="f" stroked="t" coordsize="21600,21600" o:gfxdata="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05FB13B4" wp14:editId="0C2F9358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49530</wp:posOffset>
                      </wp:positionV>
                      <wp:extent cx="45085" cy="137795"/>
                      <wp:effectExtent l="0" t="0" r="0" b="0"/>
                      <wp:wrapNone/>
                      <wp:docPr id="265" name="墨迹 2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34">
                            <w14:nvContentPartPr>
                              <w14:cNvContentPartPr/>
                            </w14:nvContentPartPr>
                            <w14:xfrm>
                              <a:off x="6008370" y="6315710"/>
                              <a:ext cx="45085" cy="137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8.4pt;margin-top:3.9pt;height:10.85pt;width:3.55pt;z-index:251930624;mso-width-relative:page;mso-height-relative:page;" filled="f" stroked="t" coordsize="21600,21600" o:gfxdata="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18345E3A" wp14:editId="2C0FA6F2">
                      <wp:simplePos x="0" y="0"/>
                      <wp:positionH relativeFrom="column">
                        <wp:posOffset>412750</wp:posOffset>
                      </wp:positionH>
                      <wp:positionV relativeFrom="paragraph">
                        <wp:posOffset>52070</wp:posOffset>
                      </wp:positionV>
                      <wp:extent cx="57785" cy="128905"/>
                      <wp:effectExtent l="0" t="0" r="0" b="0"/>
                      <wp:wrapNone/>
                      <wp:docPr id="266" name="墨迹 2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35">
                            <w14:nvContentPartPr>
                              <w14:cNvContentPartPr/>
                            </w14:nvContentPartPr>
                            <w14:xfrm>
                              <a:off x="6060440" y="6318250"/>
                              <a:ext cx="57785" cy="128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2.5pt;margin-top:4.1pt;height:10.15pt;width:4.55pt;z-index:251931648;mso-width-relative:page;mso-height-relative:page;" filled="f" stroked="t" coordsize="21600,21600" o:gfxdata="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6F845D84" wp14:editId="4404755B">
                      <wp:simplePos x="0" y="0"/>
                      <wp:positionH relativeFrom="column">
                        <wp:posOffset>439420</wp:posOffset>
                      </wp:positionH>
                      <wp:positionV relativeFrom="paragraph">
                        <wp:posOffset>56515</wp:posOffset>
                      </wp:positionV>
                      <wp:extent cx="32385" cy="4445"/>
                      <wp:effectExtent l="0" t="0" r="0" b="0"/>
                      <wp:wrapNone/>
                      <wp:docPr id="267" name="墨迹 2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36">
                            <w14:nvContentPartPr>
                              <w14:cNvContentPartPr/>
                            </w14:nvContentPartPr>
                            <w14:xfrm>
                              <a:off x="6087110" y="6322695"/>
                              <a:ext cx="32385" cy="44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4.6pt;margin-top:4.45pt;height:0.35pt;width:2.55pt;z-index:251932672;mso-width-relative:page;mso-height-relative:page;" filled="f" stroked="t" coordsize="21600,21600" o:gfxdata="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7A170D2E" wp14:editId="616197D8">
                      <wp:simplePos x="0" y="0"/>
                      <wp:positionH relativeFrom="column">
                        <wp:posOffset>497205</wp:posOffset>
                      </wp:positionH>
                      <wp:positionV relativeFrom="paragraph">
                        <wp:posOffset>84455</wp:posOffset>
                      </wp:positionV>
                      <wp:extent cx="45085" cy="2540"/>
                      <wp:effectExtent l="0" t="0" r="0" b="0"/>
                      <wp:wrapNone/>
                      <wp:docPr id="280" name="墨迹 2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37">
                            <w14:nvContentPartPr>
                              <w14:cNvContentPartPr/>
                            </w14:nvContentPartPr>
                            <w14:xfrm>
                              <a:off x="6144895" y="6350635"/>
                              <a:ext cx="45085" cy="25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9.15pt;margin-top:6.65pt;height:0.2pt;width:3.55pt;z-index:251945984;mso-width-relative:page;mso-height-relative:page;" filled="f" stroked="t" coordsize="21600,21600" o:gfxdata="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780B164D" wp14:editId="5C638A32">
                      <wp:simplePos x="0" y="0"/>
                      <wp:positionH relativeFrom="column">
                        <wp:posOffset>487680</wp:posOffset>
                      </wp:positionH>
                      <wp:positionV relativeFrom="paragraph">
                        <wp:posOffset>121920</wp:posOffset>
                      </wp:positionV>
                      <wp:extent cx="62230" cy="9525"/>
                      <wp:effectExtent l="0" t="0" r="0" b="0"/>
                      <wp:wrapNone/>
                      <wp:docPr id="281" name="墨迹 2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38">
                            <w14:nvContentPartPr>
                              <w14:cNvContentPartPr/>
                            </w14:nvContentPartPr>
                            <w14:xfrm>
                              <a:off x="6135370" y="6388100"/>
                              <a:ext cx="62230" cy="9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8.4pt;margin-top:9.6pt;height:0.75pt;width:4.9pt;z-index:251947008;mso-width-relative:page;mso-height-relative:page;" filled="f" stroked="t" coordsize="21600,21600" o:gfxdata="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71B994AD" wp14:editId="77899BFE">
                      <wp:simplePos x="0" y="0"/>
                      <wp:positionH relativeFrom="column">
                        <wp:posOffset>589280</wp:posOffset>
                      </wp:positionH>
                      <wp:positionV relativeFrom="paragraph">
                        <wp:posOffset>52705</wp:posOffset>
                      </wp:positionV>
                      <wp:extent cx="32385" cy="133985"/>
                      <wp:effectExtent l="0" t="0" r="0" b="0"/>
                      <wp:wrapNone/>
                      <wp:docPr id="432" name="墨迹 4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39">
                            <w14:nvContentPartPr>
                              <w14:cNvContentPartPr/>
                            </w14:nvContentPartPr>
                            <w14:xfrm>
                              <a:off x="6236970" y="6318885"/>
                              <a:ext cx="32385" cy="133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6.4pt;margin-top:4.15pt;height:10.55pt;width:2.55pt;z-index:252101632;mso-width-relative:page;mso-height-relative:page;" filled="f" stroked="t" coordsize="21600,21600" o:gfxdata="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753255E2" wp14:editId="2715AD9F">
                      <wp:simplePos x="0" y="0"/>
                      <wp:positionH relativeFrom="column">
                        <wp:posOffset>633095</wp:posOffset>
                      </wp:positionH>
                      <wp:positionV relativeFrom="paragraph">
                        <wp:posOffset>47625</wp:posOffset>
                      </wp:positionV>
                      <wp:extent cx="29845" cy="138430"/>
                      <wp:effectExtent l="0" t="0" r="0" b="0"/>
                      <wp:wrapNone/>
                      <wp:docPr id="433" name="墨迹 4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40">
                            <w14:nvContentPartPr>
                              <w14:cNvContentPartPr/>
                            </w14:nvContentPartPr>
                            <w14:xfrm>
                              <a:off x="6280785" y="6313805"/>
                              <a:ext cx="29845" cy="1384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9.85pt;margin-top:3.75pt;height:10.9pt;width:2.35pt;z-index:252102656;mso-width-relative:page;mso-height-relative:page;" filled="f" stroked="t" coordsize="21600,21600" o:gfxdata="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05B2839C" wp14:editId="2C6F98CB">
                      <wp:simplePos x="0" y="0"/>
                      <wp:positionH relativeFrom="column">
                        <wp:posOffset>676910</wp:posOffset>
                      </wp:positionH>
                      <wp:positionV relativeFrom="paragraph">
                        <wp:posOffset>142240</wp:posOffset>
                      </wp:positionV>
                      <wp:extent cx="8255" cy="12700"/>
                      <wp:effectExtent l="0" t="0" r="0" b="0"/>
                      <wp:wrapNone/>
                      <wp:docPr id="434" name="墨迹 4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41">
                            <w14:nvContentPartPr>
                              <w14:cNvContentPartPr/>
                            </w14:nvContentPartPr>
                            <w14:xfrm>
                              <a:off x="6324600" y="6408420"/>
                              <a:ext cx="8255" cy="12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3.3pt;margin-top:11.2pt;height:1pt;width:0.65pt;z-index:252103680;mso-width-relative:page;mso-height-relative:page;" filled="f" stroked="t" coordsize="21600,21600" o:gfxdata="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50456229" wp14:editId="10D3A480">
                      <wp:simplePos x="0" y="0"/>
                      <wp:positionH relativeFrom="column">
                        <wp:posOffset>721360</wp:posOffset>
                      </wp:positionH>
                      <wp:positionV relativeFrom="paragraph">
                        <wp:posOffset>78105</wp:posOffset>
                      </wp:positionV>
                      <wp:extent cx="35560" cy="64770"/>
                      <wp:effectExtent l="0" t="0" r="0" b="0"/>
                      <wp:wrapNone/>
                      <wp:docPr id="435" name="墨迹 4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42">
                            <w14:nvContentPartPr>
                              <w14:cNvContentPartPr/>
                            </w14:nvContentPartPr>
                            <w14:xfrm>
                              <a:off x="6369050" y="6344285"/>
                              <a:ext cx="35560" cy="647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6.8pt;margin-top:6.15pt;height:5.1pt;width:2.8pt;z-index:252104704;mso-width-relative:page;mso-height-relative:page;" filled="f" stroked="t" coordsize="21600,21600" o:gfxdata="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225A81AB" wp14:editId="052D3552">
                      <wp:simplePos x="0" y="0"/>
                      <wp:positionH relativeFrom="column">
                        <wp:posOffset>765810</wp:posOffset>
                      </wp:positionH>
                      <wp:positionV relativeFrom="paragraph">
                        <wp:posOffset>43180</wp:posOffset>
                      </wp:positionV>
                      <wp:extent cx="45085" cy="129540"/>
                      <wp:effectExtent l="0" t="0" r="0" b="0"/>
                      <wp:wrapNone/>
                      <wp:docPr id="436" name="墨迹 4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43">
                            <w14:nvContentPartPr>
                              <w14:cNvContentPartPr/>
                            </w14:nvContentPartPr>
                            <w14:xfrm>
                              <a:off x="6413500" y="6309360"/>
                              <a:ext cx="45085" cy="1295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0.3pt;margin-top:3.4pt;height:10.2pt;width:3.55pt;z-index:252105728;mso-width-relative:page;mso-height-relative:page;" filled="f" stroked="t" coordsize="21600,21600" o:gfxdata="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:rsidR="00F872F8" w14:paraId="4603BF75" w14:textId="77777777">
        <w:trPr>
          <w:jc w:val="center"/>
        </w:trPr>
        <w:tc>
          <w:tcPr>
            <w:tcW w:w="2405" w:type="dxa"/>
          </w:tcPr>
          <w:p w14:paraId="3587C4C3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150</w:t>
            </w:r>
          </w:p>
        </w:tc>
        <w:tc>
          <w:tcPr>
            <w:tcW w:w="1701" w:type="dxa"/>
          </w:tcPr>
          <w:p w14:paraId="3494428F" w14:textId="4DBEDE36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263471C" wp14:editId="25ABB91E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92710</wp:posOffset>
                      </wp:positionV>
                      <wp:extent cx="5080" cy="93345"/>
                      <wp:effectExtent l="0" t="0" r="0" b="0"/>
                      <wp:wrapNone/>
                      <wp:docPr id="46" name="墨迹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44">
                            <w14:nvContentPartPr>
                              <w14:cNvContentPartPr/>
                            </w14:nvContentPartPr>
                            <w14:xfrm>
                              <a:off x="2610485" y="6563360"/>
                              <a:ext cx="5080" cy="933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.85pt;margin-top:7.3pt;height:7.35pt;width:0.4pt;z-index:251706368;mso-width-relative:page;mso-height-relative:page;" filled="f" stroked="t" coordsize="21600,21600" o:gfxdata="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7E9735D" wp14:editId="61FB8ADA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87630</wp:posOffset>
                      </wp:positionV>
                      <wp:extent cx="52705" cy="68580"/>
                      <wp:effectExtent l="0" t="0" r="0" b="0"/>
                      <wp:wrapNone/>
                      <wp:docPr id="47" name="墨迹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45">
                            <w14:nvContentPartPr>
                              <w14:cNvContentPartPr/>
                            </w14:nvContentPartPr>
                            <w14:xfrm>
                              <a:off x="2649855" y="6558280"/>
                              <a:ext cx="52705" cy="685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.95pt;margin-top:6.9pt;height:5.4pt;width:4.15pt;z-index:251707392;mso-width-relative:page;mso-height-relative:page;" filled="f" stroked="t" coordsize="21600,21600" o:gfxdata="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A0AC5C2" wp14:editId="5A5160EB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65405</wp:posOffset>
                      </wp:positionV>
                      <wp:extent cx="56515" cy="110490"/>
                      <wp:effectExtent l="0" t="0" r="0" b="0"/>
                      <wp:wrapNone/>
                      <wp:docPr id="48" name="墨迹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46">
                            <w14:nvContentPartPr>
                              <w14:cNvContentPartPr/>
                            </w14:nvContentPartPr>
                            <w14:xfrm>
                              <a:off x="2715895" y="6536055"/>
                              <a:ext cx="56515" cy="1104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0.15pt;margin-top:5.15pt;height:8.7pt;width:4.45pt;z-index:251708416;mso-width-relative:page;mso-height-relative:page;" filled="f" stroked="t" coordsize="21600,21600" o:gfxdata="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EFFEF1C" wp14:editId="3B84F9E9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151765</wp:posOffset>
                      </wp:positionV>
                      <wp:extent cx="6350" cy="18415"/>
                      <wp:effectExtent l="0" t="0" r="0" b="0"/>
                      <wp:wrapNone/>
                      <wp:docPr id="49" name="墨迹 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47">
                            <w14:nvContentPartPr>
                              <w14:cNvContentPartPr/>
                            </w14:nvContentPartPr>
                            <w14:xfrm>
                              <a:off x="2804160" y="6622415"/>
                              <a:ext cx="6350" cy="18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7.1pt;margin-top:11.95pt;height:1.45pt;width:0.5pt;z-index:251709440;mso-width-relative:page;mso-height-relative:page;" filled="f" stroked="t" coordsize="21600,21600" o:gfxdata="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774397B" wp14:editId="40CE1BB8">
                      <wp:simplePos x="0" y="0"/>
                      <wp:positionH relativeFrom="column">
                        <wp:posOffset>241935</wp:posOffset>
                      </wp:positionH>
                      <wp:positionV relativeFrom="paragraph">
                        <wp:posOffset>77470</wp:posOffset>
                      </wp:positionV>
                      <wp:extent cx="53975" cy="98425"/>
                      <wp:effectExtent l="0" t="0" r="0" b="0"/>
                      <wp:wrapNone/>
                      <wp:docPr id="50" name="墨迹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48">
                            <w14:nvContentPartPr>
                              <w14:cNvContentPartPr/>
                            </w14:nvContentPartPr>
                            <w14:xfrm>
                              <a:off x="2828925" y="6548120"/>
                              <a:ext cx="53975" cy="984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9.05pt;margin-top:6.1pt;height:7.75pt;width:4.25pt;z-index:251710464;mso-width-relative:page;mso-height-relative:page;" filled="f" stroked="t" coordsize="21600,21600" o:gfxdata="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E0A3B62" wp14:editId="2994FAC4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107315</wp:posOffset>
                      </wp:positionV>
                      <wp:extent cx="44450" cy="65405"/>
                      <wp:effectExtent l="0" t="0" r="0" b="0"/>
                      <wp:wrapNone/>
                      <wp:docPr id="51" name="墨迹 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49">
                            <w14:nvContentPartPr>
                              <w14:cNvContentPartPr/>
                            </w14:nvContentPartPr>
                            <w14:xfrm>
                              <a:off x="2936875" y="6577965"/>
                              <a:ext cx="44450" cy="654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7.55pt;margin-top:8.45pt;height:5.15pt;width:3.5pt;z-index:251711488;mso-width-relative:page;mso-height-relative:page;" filled="f" stroked="t" coordsize="21600,21600" o:gfxdata="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364F4B6" wp14:editId="630CDD35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97155</wp:posOffset>
                      </wp:positionV>
                      <wp:extent cx="43180" cy="67310"/>
                      <wp:effectExtent l="0" t="0" r="0" b="0"/>
                      <wp:wrapNone/>
                      <wp:docPr id="52" name="墨迹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50">
                            <w14:nvContentPartPr>
                              <w14:cNvContentPartPr/>
                            </w14:nvContentPartPr>
                            <w14:xfrm>
                              <a:off x="2931160" y="6567805"/>
                              <a:ext cx="43180" cy="673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7.1pt;margin-top:7.65pt;height:5.3pt;width:3.4pt;z-index:251712512;mso-width-relative:page;mso-height-relative:page;" filled="f" stroked="t" coordsize="21600,21600" o:gfxdata="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F8F1417" wp14:editId="2F02AE64">
                      <wp:simplePos x="0" y="0"/>
                      <wp:positionH relativeFrom="column">
                        <wp:posOffset>433705</wp:posOffset>
                      </wp:positionH>
                      <wp:positionV relativeFrom="paragraph">
                        <wp:posOffset>73025</wp:posOffset>
                      </wp:positionV>
                      <wp:extent cx="56515" cy="98425"/>
                      <wp:effectExtent l="0" t="0" r="0" b="0"/>
                      <wp:wrapNone/>
                      <wp:docPr id="53" name="墨迹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51">
                            <w14:nvContentPartPr>
                              <w14:cNvContentPartPr/>
                            </w14:nvContentPartPr>
                            <w14:xfrm>
                              <a:off x="3020695" y="6543675"/>
                              <a:ext cx="56515" cy="984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4.15pt;margin-top:5.75pt;height:7.75pt;width:4.45pt;z-index:251713536;mso-width-relative:page;mso-height-relative:page;" filled="f" stroked="t" coordsize="21600,21600" o:gfxdata="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4E90BDF" wp14:editId="4B791FCF">
                      <wp:simplePos x="0" y="0"/>
                      <wp:positionH relativeFrom="column">
                        <wp:posOffset>512445</wp:posOffset>
                      </wp:positionH>
                      <wp:positionV relativeFrom="paragraph">
                        <wp:posOffset>136525</wp:posOffset>
                      </wp:positionV>
                      <wp:extent cx="9525" cy="18415"/>
                      <wp:effectExtent l="0" t="0" r="0" b="0"/>
                      <wp:wrapNone/>
                      <wp:docPr id="54" name="墨迹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52">
                            <w14:nvContentPartPr>
                              <w14:cNvContentPartPr/>
                            </w14:nvContentPartPr>
                            <w14:xfrm>
                              <a:off x="3099435" y="6607175"/>
                              <a:ext cx="9525" cy="18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0.35pt;margin-top:10.75pt;height:1.45pt;width:0.75pt;z-index:251714560;mso-width-relative:page;mso-height-relative:page;" filled="f" stroked="t" coordsize="21600,21600" o:gfxdata="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0C63214" wp14:editId="4E7BCFA1">
                      <wp:simplePos x="0" y="0"/>
                      <wp:positionH relativeFrom="column">
                        <wp:posOffset>529590</wp:posOffset>
                      </wp:positionH>
                      <wp:positionV relativeFrom="paragraph">
                        <wp:posOffset>53340</wp:posOffset>
                      </wp:positionV>
                      <wp:extent cx="48895" cy="135255"/>
                      <wp:effectExtent l="0" t="0" r="0" b="0"/>
                      <wp:wrapNone/>
                      <wp:docPr id="55" name="墨迹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53">
                            <w14:nvContentPartPr>
                              <w14:cNvContentPartPr/>
                            </w14:nvContentPartPr>
                            <w14:xfrm>
                              <a:off x="3116580" y="6523990"/>
                              <a:ext cx="48895" cy="1352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1.7pt;margin-top:4.2pt;height:10.65pt;width:3.85pt;z-index:251715584;mso-width-relative:page;mso-height-relative:page;" filled="f" stroked="t" coordsize="21600,21600" o:gfxdata="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ED92D53" wp14:editId="6CACCCA6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60325</wp:posOffset>
                      </wp:positionV>
                      <wp:extent cx="35560" cy="113030"/>
                      <wp:effectExtent l="0" t="0" r="0" b="0"/>
                      <wp:wrapNone/>
                      <wp:docPr id="56" name="墨迹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54">
                            <w14:nvContentPartPr>
                              <w14:cNvContentPartPr/>
                            </w14:nvContentPartPr>
                            <w14:xfrm>
                              <a:off x="3174365" y="6530975"/>
                              <a:ext cx="35560" cy="1130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6.25pt;margin-top:4.75pt;height:8.9pt;width:2.8pt;z-index:251716608;mso-width-relative:page;mso-height-relative:page;" filled="f" stroked="t" coordsize="21600,21600" o:gfxdata="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C33F41E" wp14:editId="3028E776">
                      <wp:simplePos x="0" y="0"/>
                      <wp:positionH relativeFrom="column">
                        <wp:posOffset>600710</wp:posOffset>
                      </wp:positionH>
                      <wp:positionV relativeFrom="paragraph">
                        <wp:posOffset>65405</wp:posOffset>
                      </wp:positionV>
                      <wp:extent cx="28575" cy="5080"/>
                      <wp:effectExtent l="0" t="0" r="0" b="0"/>
                      <wp:wrapNone/>
                      <wp:docPr id="57" name="墨迹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55">
                            <w14:nvContentPartPr>
                              <w14:cNvContentPartPr/>
                            </w14:nvContentPartPr>
                            <w14:xfrm>
                              <a:off x="3187700" y="6536055"/>
                              <a:ext cx="28575" cy="5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7.3pt;margin-top:5.15pt;height:0.4pt;width:2.25pt;z-index:251717632;mso-width-relative:page;mso-height-relative:page;" filled="f" stroked="t" coordsize="21600,21600" o:gfxdata="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C445510" wp14:editId="54800D52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97155</wp:posOffset>
                      </wp:positionV>
                      <wp:extent cx="47625" cy="5080"/>
                      <wp:effectExtent l="0" t="0" r="0" b="0"/>
                      <wp:wrapNone/>
                      <wp:docPr id="58" name="墨迹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56">
                            <w14:nvContentPartPr>
                              <w14:cNvContentPartPr/>
                            </w14:nvContentPartPr>
                            <w14:xfrm>
                              <a:off x="3221990" y="6567805"/>
                              <a:ext cx="47625" cy="5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0pt;margin-top:7.65pt;height:0.4pt;width:3.75pt;z-index:251718656;mso-width-relative:page;mso-height-relative:page;" filled="f" stroked="t" coordsize="21600,21600" o:gfxdata="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F8BD9B5" wp14:editId="432BC334">
                      <wp:simplePos x="0" y="0"/>
                      <wp:positionH relativeFrom="column">
                        <wp:posOffset>637540</wp:posOffset>
                      </wp:positionH>
                      <wp:positionV relativeFrom="paragraph">
                        <wp:posOffset>144145</wp:posOffset>
                      </wp:positionV>
                      <wp:extent cx="67310" cy="5080"/>
                      <wp:effectExtent l="0" t="0" r="0" b="0"/>
                      <wp:wrapNone/>
                      <wp:docPr id="59" name="墨迹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57">
                            <w14:nvContentPartPr>
                              <w14:cNvContentPartPr/>
                            </w14:nvContentPartPr>
                            <w14:xfrm>
                              <a:off x="3224530" y="6614795"/>
                              <a:ext cx="67310" cy="5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0.2pt;margin-top:11.35pt;height:0.4pt;width:5.3pt;z-index:251719680;mso-width-relative:page;mso-height-relative:page;" filled="f" stroked="t" coordsize="21600,21600" o:gfxdata="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00EC828D" wp14:editId="0C591AD7">
                      <wp:simplePos x="0" y="0"/>
                      <wp:positionH relativeFrom="column">
                        <wp:posOffset>747395</wp:posOffset>
                      </wp:positionH>
                      <wp:positionV relativeFrom="paragraph">
                        <wp:posOffset>50800</wp:posOffset>
                      </wp:positionV>
                      <wp:extent cx="57785" cy="70485"/>
                      <wp:effectExtent l="0" t="0" r="0" b="0"/>
                      <wp:wrapNone/>
                      <wp:docPr id="202" name="墨迹 2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58">
                            <w14:nvContentPartPr>
                              <w14:cNvContentPartPr/>
                            </w14:nvContentPartPr>
                            <w14:xfrm>
                              <a:off x="3334385" y="6521450"/>
                              <a:ext cx="57785" cy="704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8.85pt;margin-top:4pt;height:5.55pt;width:4.55pt;z-index:251866112;mso-width-relative:page;mso-height-relative:page;" filled="f" stroked="t" coordsize="21600,21600" o:gfxdata="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516765C0" wp14:editId="06B74C36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57150</wp:posOffset>
                      </wp:positionV>
                      <wp:extent cx="8890" cy="125095"/>
                      <wp:effectExtent l="0" t="0" r="0" b="0"/>
                      <wp:wrapNone/>
                      <wp:docPr id="203" name="墨迹 2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59">
                            <w14:nvContentPartPr>
                              <w14:cNvContentPartPr/>
                            </w14:nvContentPartPr>
                            <w14:xfrm>
                              <a:off x="3361690" y="6527800"/>
                              <a:ext cx="8890" cy="125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1pt;margin-top:4.5pt;height:9.85pt;width:0.7pt;z-index:251867136;mso-width-relative:page;mso-height-relative:page;" filled="f" stroked="t" coordsize="21600,21600" o:gfxdata="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40F35A21" wp14:editId="61E095B0">
                      <wp:simplePos x="0" y="0"/>
                      <wp:positionH relativeFrom="column">
                        <wp:posOffset>796290</wp:posOffset>
                      </wp:positionH>
                      <wp:positionV relativeFrom="paragraph">
                        <wp:posOffset>53975</wp:posOffset>
                      </wp:positionV>
                      <wp:extent cx="53340" cy="109855"/>
                      <wp:effectExtent l="0" t="0" r="0" b="0"/>
                      <wp:wrapNone/>
                      <wp:docPr id="204" name="墨迹 2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60">
                            <w14:nvContentPartPr>
                              <w14:cNvContentPartPr/>
                            </w14:nvContentPartPr>
                            <w14:xfrm>
                              <a:off x="3383280" y="6524625"/>
                              <a:ext cx="53340" cy="1098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2.7pt;margin-top:4.25pt;height:8.65pt;width:4.2pt;z-index:251868160;mso-width-relative:page;mso-height-relative:page;" filled="f" stroked="t" coordsize="21600,21600" o:gfxdata="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69184" behindDoc="0" locked="0" layoutInCell="1" allowOverlap="1" wp14:anchorId="655FA7A2" wp14:editId="42FA90D0">
                      <wp:simplePos x="0" y="0"/>
                      <wp:positionH relativeFrom="column">
                        <wp:posOffset>869315</wp:posOffset>
                      </wp:positionH>
                      <wp:positionV relativeFrom="paragraph">
                        <wp:posOffset>38735</wp:posOffset>
                      </wp:positionV>
                      <wp:extent cx="48895" cy="143510"/>
                      <wp:effectExtent l="0" t="0" r="0" b="0"/>
                      <wp:wrapNone/>
                      <wp:docPr id="205" name="墨迹 2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61">
                            <w14:nvContentPartPr>
                              <w14:cNvContentPartPr/>
                            </w14:nvContentPartPr>
                            <w14:xfrm>
                              <a:off x="3456305" y="6509385"/>
                              <a:ext cx="48895" cy="143510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92D4D1" id="墨迹 205" o:spid="_x0000_s1026" type="#_x0000_t75" style="position:absolute;left:0;text-align:left;margin-left:68.45pt;margin-top:3.05pt;width:276.45pt;height:524.35pt;z-index:251869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">
                      <v:imagedata r:id="rId162" o:title="" croptop="-2728269f" cropleft="-3748659f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36CA39FF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49D49674" wp14:editId="7B9CCF68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74930</wp:posOffset>
                      </wp:positionV>
                      <wp:extent cx="6985" cy="111125"/>
                      <wp:effectExtent l="0" t="0" r="0" b="0"/>
                      <wp:wrapNone/>
                      <wp:docPr id="374" name="墨迹 3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63">
                            <w14:nvContentPartPr>
                              <w14:cNvContentPartPr/>
                            </w14:nvContentPartPr>
                            <w14:xfrm>
                              <a:off x="3657600" y="6545580"/>
                              <a:ext cx="6985" cy="1111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0.75pt;margin-top:5.9pt;height:8.75pt;width:0.55pt;z-index:252042240;mso-width-relative:page;mso-height-relative:page;" filled="f" stroked="t" coordsize="21600,21600" o:gfxdata="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49CDBEDE" wp14:editId="75202EAD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79375</wp:posOffset>
                      </wp:positionV>
                      <wp:extent cx="39370" cy="78740"/>
                      <wp:effectExtent l="0" t="0" r="0" b="0"/>
                      <wp:wrapNone/>
                      <wp:docPr id="375" name="墨迹 3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64">
                            <w14:nvContentPartPr>
                              <w14:cNvContentPartPr/>
                            </w14:nvContentPartPr>
                            <w14:xfrm>
                              <a:off x="3683000" y="6550025"/>
                              <a:ext cx="39370" cy="787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.25pt;margin-top:6.25pt;height:6.2pt;width:3.1pt;z-index:252043264;mso-width-relative:page;mso-height-relative:page;" filled="f" stroked="t" coordsize="21600,21600" o:gfxdata="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6EAB8F7E" wp14:editId="46ACBD4C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83820</wp:posOffset>
                      </wp:positionV>
                      <wp:extent cx="34925" cy="67310"/>
                      <wp:effectExtent l="0" t="0" r="0" b="0"/>
                      <wp:wrapNone/>
                      <wp:docPr id="376" name="墨迹 3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65">
                            <w14:nvContentPartPr>
                              <w14:cNvContentPartPr/>
                            </w14:nvContentPartPr>
                            <w14:xfrm>
                              <a:off x="3733800" y="6554470"/>
                              <a:ext cx="34925" cy="673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.25pt;margin-top:6.6pt;height:5.3pt;width:2.75pt;z-index:252044288;mso-width-relative:page;mso-height-relative:page;" filled="f" stroked="t" coordsize="21600,21600" o:gfxdata="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6BE6F56F" wp14:editId="16628196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149225</wp:posOffset>
                      </wp:positionV>
                      <wp:extent cx="2540" cy="17145"/>
                      <wp:effectExtent l="0" t="0" r="0" b="0"/>
                      <wp:wrapNone/>
                      <wp:docPr id="377" name="墨迹 3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66">
                            <w14:nvContentPartPr>
                              <w14:cNvContentPartPr/>
                            </w14:nvContentPartPr>
                            <w14:xfrm>
                              <a:off x="3782695" y="6619875"/>
                              <a:ext cx="2540" cy="17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9.1pt;margin-top:11.75pt;height:1.35pt;width:0.2pt;z-index:252045312;mso-width-relative:page;mso-height-relative:page;" filled="f" stroked="t" coordsize="21600,21600" o:gfxdata="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5C121E73" wp14:editId="3E26FC24">
                      <wp:simplePos x="0" y="0"/>
                      <wp:positionH relativeFrom="column">
                        <wp:posOffset>154940</wp:posOffset>
                      </wp:positionH>
                      <wp:positionV relativeFrom="paragraph">
                        <wp:posOffset>79375</wp:posOffset>
                      </wp:positionV>
                      <wp:extent cx="62230" cy="111125"/>
                      <wp:effectExtent l="0" t="0" r="0" b="0"/>
                      <wp:wrapNone/>
                      <wp:docPr id="378" name="墨迹 3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67">
                            <w14:nvContentPartPr>
                              <w14:cNvContentPartPr/>
                            </w14:nvContentPartPr>
                            <w14:xfrm>
                              <a:off x="3822065" y="6550025"/>
                              <a:ext cx="62230" cy="1111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2.2pt;margin-top:6.25pt;height:8.75pt;width:4.9pt;z-index:252046336;mso-width-relative:page;mso-height-relative:page;" filled="f" stroked="t" coordsize="21600,21600" o:gfxdata="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78A3CD29" wp14:editId="3F02A72A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93345</wp:posOffset>
                      </wp:positionV>
                      <wp:extent cx="31115" cy="59055"/>
                      <wp:effectExtent l="0" t="0" r="0" b="0"/>
                      <wp:wrapNone/>
                      <wp:docPr id="379" name="墨迹 3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68">
                            <w14:nvContentPartPr>
                              <w14:cNvContentPartPr/>
                            </w14:nvContentPartPr>
                            <w14:xfrm>
                              <a:off x="3902710" y="6563995"/>
                              <a:ext cx="31115" cy="590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8.55pt;margin-top:7.35pt;height:4.65pt;width:2.45pt;z-index:252047360;mso-width-relative:page;mso-height-relative:page;" filled="f" stroked="t" coordsize="21600,21600" o:gfxdata="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63D3C71B" wp14:editId="4E8A3046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88900</wp:posOffset>
                      </wp:positionV>
                      <wp:extent cx="40640" cy="68580"/>
                      <wp:effectExtent l="0" t="0" r="0" b="0"/>
                      <wp:wrapNone/>
                      <wp:docPr id="380" name="墨迹 3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69">
                            <w14:nvContentPartPr>
                              <w14:cNvContentPartPr/>
                            </w14:nvContentPartPr>
                            <w14:xfrm>
                              <a:off x="3894455" y="6559550"/>
                              <a:ext cx="40640" cy="685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7.9pt;margin-top:7pt;height:5.4pt;width:3.2pt;z-index:252048384;mso-width-relative:page;mso-height-relative:page;" filled="f" stroked="t" coordsize="21600,21600" o:gfxdata="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266AC2A0" wp14:editId="68B93BC1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83820</wp:posOffset>
                      </wp:positionV>
                      <wp:extent cx="62230" cy="88265"/>
                      <wp:effectExtent l="0" t="0" r="0" b="0"/>
                      <wp:wrapNone/>
                      <wp:docPr id="381" name="墨迹 3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70">
                            <w14:nvContentPartPr>
                              <w14:cNvContentPartPr/>
                            </w14:nvContentPartPr>
                            <w14:xfrm>
                              <a:off x="3953510" y="6554470"/>
                              <a:ext cx="62230" cy="882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2.55pt;margin-top:6.6pt;height:6.95pt;width:4.9pt;z-index:252049408;mso-width-relative:page;mso-height-relative:page;" filled="f" stroked="t" coordsize="21600,21600" o:gfxdata="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25364DD5" wp14:editId="2F549B6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130175</wp:posOffset>
                      </wp:positionV>
                      <wp:extent cx="5715" cy="19685"/>
                      <wp:effectExtent l="0" t="0" r="0" b="0"/>
                      <wp:wrapNone/>
                      <wp:docPr id="382" name="墨迹 3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71">
                            <w14:nvContentPartPr>
                              <w14:cNvContentPartPr/>
                            </w14:nvContentPartPr>
                            <w14:xfrm>
                              <a:off x="4025265" y="6600825"/>
                              <a:ext cx="5715" cy="19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8.2pt;margin-top:10.25pt;height:1.55pt;width:0.45pt;z-index:252050432;mso-width-relative:page;mso-height-relative:page;" filled="f" stroked="t" coordsize="21600,21600" o:gfxdata="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5BD99827" wp14:editId="45AEE7AF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51435</wp:posOffset>
                      </wp:positionV>
                      <wp:extent cx="67310" cy="139065"/>
                      <wp:effectExtent l="0" t="0" r="0" b="0"/>
                      <wp:wrapNone/>
                      <wp:docPr id="383" name="墨迹 3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72">
                            <w14:nvContentPartPr>
                              <w14:cNvContentPartPr/>
                            </w14:nvContentPartPr>
                            <w14:xfrm>
                              <a:off x="4044315" y="6522085"/>
                              <a:ext cx="67310" cy="1390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9.7pt;margin-top:4.05pt;height:10.95pt;width:5.3pt;z-index:252051456;mso-width-relative:page;mso-height-relative:page;" filled="f" stroked="t" coordsize="21600,21600" o:gfxdata="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61FB0468" wp14:editId="75E4EFD5">
                      <wp:simplePos x="0" y="0"/>
                      <wp:positionH relativeFrom="column">
                        <wp:posOffset>433705</wp:posOffset>
                      </wp:positionH>
                      <wp:positionV relativeFrom="paragraph">
                        <wp:posOffset>65405</wp:posOffset>
                      </wp:positionV>
                      <wp:extent cx="45085" cy="118110"/>
                      <wp:effectExtent l="0" t="0" r="0" b="0"/>
                      <wp:wrapNone/>
                      <wp:docPr id="384" name="墨迹 3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73">
                            <w14:nvContentPartPr>
                              <w14:cNvContentPartPr/>
                            </w14:nvContentPartPr>
                            <w14:xfrm>
                              <a:off x="4100830" y="6536055"/>
                              <a:ext cx="45085" cy="118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4.15pt;margin-top:5.15pt;height:9.3pt;width:3.55pt;z-index:252052480;mso-width-relative:page;mso-height-relative:page;" filled="f" stroked="t" coordsize="21600,21600" o:gfxdata="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6AD1A75A" wp14:editId="080E13F8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80645</wp:posOffset>
                      </wp:positionV>
                      <wp:extent cx="27940" cy="12700"/>
                      <wp:effectExtent l="0" t="0" r="0" b="0"/>
                      <wp:wrapNone/>
                      <wp:docPr id="385" name="墨迹 3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74">
                            <w14:nvContentPartPr>
                              <w14:cNvContentPartPr/>
                            </w14:nvContentPartPr>
                            <w14:xfrm>
                              <a:off x="4127500" y="6551295"/>
                              <a:ext cx="27940" cy="12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6.25pt;margin-top:6.35pt;height:1pt;width:2.2pt;z-index:252053504;mso-width-relative:page;mso-height-relative:page;" filled="f" stroked="t" coordsize="21600,21600" o:gfxdata="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1F20D6B4" wp14:editId="49D9876A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97790</wp:posOffset>
                      </wp:positionV>
                      <wp:extent cx="52070" cy="9525"/>
                      <wp:effectExtent l="0" t="0" r="0" b="0"/>
                      <wp:wrapNone/>
                      <wp:docPr id="386" name="墨迹 3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75">
                            <w14:nvContentPartPr>
                              <w14:cNvContentPartPr/>
                            </w14:nvContentPartPr>
                            <w14:xfrm>
                              <a:off x="4152900" y="6568440"/>
                              <a:ext cx="52070" cy="9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8.25pt;margin-top:7.7pt;height:0.75pt;width:4.1pt;z-index:252054528;mso-width-relative:page;mso-height-relative:page;" filled="f" stroked="t" coordsize="21600,21600" o:gfxdata="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392CC70C" wp14:editId="05DCF386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139700</wp:posOffset>
                      </wp:positionV>
                      <wp:extent cx="60325" cy="9525"/>
                      <wp:effectExtent l="0" t="0" r="0" b="0"/>
                      <wp:wrapNone/>
                      <wp:docPr id="387" name="墨迹 3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76">
                            <w14:nvContentPartPr>
                              <w14:cNvContentPartPr/>
                            </w14:nvContentPartPr>
                            <w14:xfrm>
                              <a:off x="4152900" y="6610350"/>
                              <a:ext cx="60325" cy="9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8.25pt;margin-top:11pt;height:0.75pt;width:4.75pt;z-index:252055552;mso-width-relative:page;mso-height-relative:page;" filled="f" stroked="t" coordsize="21600,21600" o:gfxdata="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08771F32" wp14:editId="5CF46787">
                      <wp:simplePos x="0" y="0"/>
                      <wp:positionH relativeFrom="column">
                        <wp:posOffset>554355</wp:posOffset>
                      </wp:positionH>
                      <wp:positionV relativeFrom="paragraph">
                        <wp:posOffset>67310</wp:posOffset>
                      </wp:positionV>
                      <wp:extent cx="43815" cy="90170"/>
                      <wp:effectExtent l="0" t="0" r="0" b="0"/>
                      <wp:wrapNone/>
                      <wp:docPr id="410" name="墨迹 4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77">
                            <w14:nvContentPartPr>
                              <w14:cNvContentPartPr/>
                            </w14:nvContentPartPr>
                            <w14:xfrm>
                              <a:off x="4221480" y="6537960"/>
                              <a:ext cx="43815" cy="901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3.65pt;margin-top:5.3pt;height:7.1pt;width:3.45pt;z-index:252079104;mso-width-relative:page;mso-height-relative:page;" filled="f" stroked="t" coordsize="21600,21600" o:gfxdata="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27347FE2" wp14:editId="241AD2C7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53340</wp:posOffset>
                      </wp:positionV>
                      <wp:extent cx="36830" cy="133985"/>
                      <wp:effectExtent l="0" t="0" r="0" b="0"/>
                      <wp:wrapNone/>
                      <wp:docPr id="411" name="墨迹 4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78">
                            <w14:nvContentPartPr>
                              <w14:cNvContentPartPr/>
                            </w14:nvContentPartPr>
                            <w14:xfrm>
                              <a:off x="4267200" y="6523990"/>
                              <a:ext cx="36830" cy="133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7.25pt;margin-top:4.2pt;height:10.55pt;width:2.9pt;z-index:252080128;mso-width-relative:page;mso-height-relative:page;" filled="f" stroked="t" coordsize="21600,21600" o:gfxdata="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3414CF52" wp14:editId="1D624B04">
                      <wp:simplePos x="0" y="0"/>
                      <wp:positionH relativeFrom="column">
                        <wp:posOffset>656590</wp:posOffset>
                      </wp:positionH>
                      <wp:positionV relativeFrom="paragraph">
                        <wp:posOffset>44450</wp:posOffset>
                      </wp:positionV>
                      <wp:extent cx="40640" cy="115570"/>
                      <wp:effectExtent l="0" t="0" r="0" b="0"/>
                      <wp:wrapNone/>
                      <wp:docPr id="412" name="墨迹 4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79">
                            <w14:nvContentPartPr>
                              <w14:cNvContentPartPr/>
                            </w14:nvContentPartPr>
                            <w14:xfrm>
                              <a:off x="4323715" y="6515100"/>
                              <a:ext cx="40640" cy="1155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1.7pt;margin-top:3.5pt;height:9.1pt;width:3.2pt;z-index:252081152;mso-width-relative:page;mso-height-relative:page;" filled="f" stroked="t" coordsize="21600,21600" o:gfxdata="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5EE4A434" wp14:editId="047C513C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120650</wp:posOffset>
                      </wp:positionV>
                      <wp:extent cx="2540" cy="15240"/>
                      <wp:effectExtent l="0" t="0" r="0" b="0"/>
                      <wp:wrapNone/>
                      <wp:docPr id="413" name="墨迹 4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80">
                            <w14:nvContentPartPr>
                              <w14:cNvContentPartPr/>
                            </w14:nvContentPartPr>
                            <w14:xfrm>
                              <a:off x="4373880" y="6591300"/>
                              <a:ext cx="2540" cy="1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5.65pt;margin-top:9.5pt;height:1.2pt;width:0.2pt;z-index:252082176;mso-width-relative:page;mso-height-relative:page;" filled="f" stroked="t" coordsize="21600,21600" o:gfxdata="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30452551" wp14:editId="67B568F1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57785</wp:posOffset>
                      </wp:positionV>
                      <wp:extent cx="4445" cy="106045"/>
                      <wp:effectExtent l="0" t="0" r="0" b="0"/>
                      <wp:wrapNone/>
                      <wp:docPr id="414" name="墨迹 4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81">
                            <w14:nvContentPartPr>
                              <w14:cNvContentPartPr/>
                            </w14:nvContentPartPr>
                            <w14:xfrm>
                              <a:off x="4408170" y="6528435"/>
                              <a:ext cx="4445" cy="1060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8.35pt;margin-top:4.55pt;height:8.35pt;width:0.35pt;z-index:252083200;mso-width-relative:page;mso-height-relative:page;" filled="f" stroked="t" coordsize="21600,21600" o:gfxdata="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3587E18F" wp14:editId="38E4F607">
                      <wp:simplePos x="0" y="0"/>
                      <wp:positionH relativeFrom="column">
                        <wp:posOffset>770890</wp:posOffset>
                      </wp:positionH>
                      <wp:positionV relativeFrom="paragraph">
                        <wp:posOffset>53340</wp:posOffset>
                      </wp:positionV>
                      <wp:extent cx="62230" cy="107315"/>
                      <wp:effectExtent l="0" t="0" r="0" b="0"/>
                      <wp:wrapNone/>
                      <wp:docPr id="415" name="墨迹 4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82">
                            <w14:nvContentPartPr>
                              <w14:cNvContentPartPr/>
                            </w14:nvContentPartPr>
                            <w14:xfrm>
                              <a:off x="4438015" y="6523990"/>
                              <a:ext cx="62230" cy="1073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0.7pt;margin-top:4.2pt;height:8.45pt;width:4.9pt;z-index:252084224;mso-width-relative:page;mso-height-relative:page;" filled="f" stroked="t" coordsize="21600,21600" o:gfxdata="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60" w:type="dxa"/>
          </w:tcPr>
          <w:p w14:paraId="071FC182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42BF4488" wp14:editId="3EB4F504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69850</wp:posOffset>
                      </wp:positionV>
                      <wp:extent cx="43815" cy="105410"/>
                      <wp:effectExtent l="0" t="0" r="0" b="0"/>
                      <wp:wrapNone/>
                      <wp:docPr id="146" name="墨迹 1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83">
                            <w14:nvContentPartPr>
                              <w14:cNvContentPartPr/>
                            </w14:nvContentPartPr>
                            <w14:xfrm>
                              <a:off x="4632325" y="6540500"/>
                              <a:ext cx="43815" cy="1054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1.95pt;margin-top:5.5pt;height:8.3pt;width:3.45pt;z-index:251808768;mso-width-relative:page;mso-height-relative:page;" filled="f" stroked="t" coordsize="21600,21600" o:gfxdata="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3F286B9A" wp14:editId="0CB4C1EC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88900</wp:posOffset>
                      </wp:positionV>
                      <wp:extent cx="36830" cy="15875"/>
                      <wp:effectExtent l="0" t="0" r="0" b="0"/>
                      <wp:wrapNone/>
                      <wp:docPr id="147" name="墨迹 1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84">
                            <w14:nvContentPartPr>
                              <w14:cNvContentPartPr/>
                            </w14:nvContentPartPr>
                            <w14:xfrm>
                              <a:off x="4644390" y="6559550"/>
                              <a:ext cx="36830" cy="158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1pt;margin-top:7pt;height:1.25pt;width:2.9pt;z-index:251809792;mso-width-relative:page;mso-height-relative:page;" filled="f" stroked="t" coordsize="21600,21600" o:gfxdata="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0D803F72" wp14:editId="0C0EC18C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59055</wp:posOffset>
                      </wp:positionV>
                      <wp:extent cx="6985" cy="147320"/>
                      <wp:effectExtent l="0" t="0" r="0" b="0"/>
                      <wp:wrapNone/>
                      <wp:docPr id="148" name="墨迹 1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85">
                            <w14:nvContentPartPr>
                              <w14:cNvContentPartPr/>
                            </w14:nvContentPartPr>
                            <w14:xfrm>
                              <a:off x="4683125" y="6529705"/>
                              <a:ext cx="6985" cy="147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.05pt;margin-top:4.65pt;height:11.6pt;width:0.55pt;z-index:251810816;mso-width-relative:page;mso-height-relative:page;" filled="f" stroked="t" coordsize="21600,21600" o:gfxdata="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2D23D620" wp14:editId="52DA614A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157480</wp:posOffset>
                      </wp:positionV>
                      <wp:extent cx="6985" cy="22860"/>
                      <wp:effectExtent l="0" t="0" r="0" b="0"/>
                      <wp:wrapNone/>
                      <wp:docPr id="149" name="墨迹 1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86">
                            <w14:nvContentPartPr>
                              <w14:cNvContentPartPr/>
                            </w14:nvContentPartPr>
                            <w14:xfrm>
                              <a:off x="4718050" y="6628130"/>
                              <a:ext cx="6985" cy="228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.8pt;margin-top:12.4pt;height:1.8pt;width:0.55pt;z-index:251811840;mso-width-relative:page;mso-height-relative:page;" filled="f" stroked="t" coordsize="21600,21600" o:gfxdata="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1ED341A8" wp14:editId="298A817B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76835</wp:posOffset>
                      </wp:positionV>
                      <wp:extent cx="77470" cy="130175"/>
                      <wp:effectExtent l="0" t="0" r="0" b="0"/>
                      <wp:wrapNone/>
                      <wp:docPr id="150" name="墨迹 1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87">
                            <w14:nvContentPartPr>
                              <w14:cNvContentPartPr/>
                            </w14:nvContentPartPr>
                            <w14:xfrm>
                              <a:off x="4753610" y="6547485"/>
                              <a:ext cx="77470" cy="1301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.6pt;margin-top:6.05pt;height:10.25pt;width:6.1pt;z-index:251812864;mso-width-relative:page;mso-height-relative:page;" filled="f" stroked="t" coordsize="21600,21600" o:gfxdata="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41960F0B" wp14:editId="34CBFE26">
                      <wp:simplePos x="0" y="0"/>
                      <wp:positionH relativeFrom="column">
                        <wp:posOffset>177165</wp:posOffset>
                      </wp:positionH>
                      <wp:positionV relativeFrom="paragraph">
                        <wp:posOffset>69850</wp:posOffset>
                      </wp:positionV>
                      <wp:extent cx="1905" cy="133350"/>
                      <wp:effectExtent l="0" t="0" r="0" b="0"/>
                      <wp:wrapNone/>
                      <wp:docPr id="151" name="墨迹 1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88">
                            <w14:nvContentPartPr>
                              <w14:cNvContentPartPr/>
                            </w14:nvContentPartPr>
                            <w14:xfrm>
                              <a:off x="4834255" y="6540500"/>
                              <a:ext cx="1905" cy="1333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3.95pt;margin-top:5.5pt;height:10.5pt;width:0.15pt;z-index:251813888;mso-width-relative:page;mso-height-relative:page;" filled="f" stroked="t" coordsize="21600,21600" o:gfxdata="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10E1D9E4" wp14:editId="4370AA63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87630</wp:posOffset>
                      </wp:positionV>
                      <wp:extent cx="36830" cy="47625"/>
                      <wp:effectExtent l="0" t="0" r="0" b="0"/>
                      <wp:wrapNone/>
                      <wp:docPr id="152" name="墨迹 1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89">
                            <w14:nvContentPartPr>
                              <w14:cNvContentPartPr/>
                            </w14:nvContentPartPr>
                            <w14:xfrm>
                              <a:off x="4872990" y="6558280"/>
                              <a:ext cx="36830" cy="476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7pt;margin-top:6.9pt;height:3.75pt;width:2.9pt;z-index:251814912;mso-width-relative:page;mso-height-relative:page;" filled="f" stroked="t" coordsize="21600,21600" o:gfxdata="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54457866" wp14:editId="0828B221">
                      <wp:simplePos x="0" y="0"/>
                      <wp:positionH relativeFrom="column">
                        <wp:posOffset>201295</wp:posOffset>
                      </wp:positionH>
                      <wp:positionV relativeFrom="paragraph">
                        <wp:posOffset>62865</wp:posOffset>
                      </wp:positionV>
                      <wp:extent cx="52705" cy="80645"/>
                      <wp:effectExtent l="0" t="0" r="0" b="0"/>
                      <wp:wrapNone/>
                      <wp:docPr id="153" name="墨迹 1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90">
                            <w14:nvContentPartPr>
                              <w14:cNvContentPartPr/>
                            </w14:nvContentPartPr>
                            <w14:xfrm>
                              <a:off x="4858385" y="6533515"/>
                              <a:ext cx="52705" cy="806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5.85pt;margin-top:4.95pt;height:6.35pt;width:4.15pt;z-index:251815936;mso-width-relative:page;mso-height-relative:page;" filled="f" stroked="t" coordsize="21600,21600" o:gfxdata="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1C4663FF" wp14:editId="5376F677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62865</wp:posOffset>
                      </wp:positionV>
                      <wp:extent cx="63500" cy="109220"/>
                      <wp:effectExtent l="0" t="0" r="0" b="0"/>
                      <wp:wrapNone/>
                      <wp:docPr id="154" name="墨迹 1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91">
                            <w14:nvContentPartPr>
                              <w14:cNvContentPartPr/>
                            </w14:nvContentPartPr>
                            <w14:xfrm>
                              <a:off x="4956810" y="6533515"/>
                              <a:ext cx="63500" cy="1092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3.6pt;margin-top:4.95pt;height:8.6pt;width:5pt;z-index:251816960;mso-width-relative:page;mso-height-relative:page;" filled="f" stroked="t" coordsize="21600,21600" o:gfxdata="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15DA225A" wp14:editId="6C64987B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122555</wp:posOffset>
                      </wp:positionV>
                      <wp:extent cx="5080" cy="27940"/>
                      <wp:effectExtent l="0" t="0" r="0" b="0"/>
                      <wp:wrapNone/>
                      <wp:docPr id="155" name="墨迹 1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92">
                            <w14:nvContentPartPr>
                              <w14:cNvContentPartPr/>
                            </w14:nvContentPartPr>
                            <w14:xfrm>
                              <a:off x="5027295" y="6593205"/>
                              <a:ext cx="5080" cy="279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9.15pt;margin-top:9.65pt;height:2.2pt;width:0.4pt;z-index:251817984;mso-width-relative:page;mso-height-relative:page;" filled="f" stroked="t" coordsize="21600,21600" o:gfxdata="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6A3A92F4" wp14:editId="6424869C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41910</wp:posOffset>
                      </wp:positionV>
                      <wp:extent cx="48895" cy="151130"/>
                      <wp:effectExtent l="0" t="0" r="0" b="0"/>
                      <wp:wrapNone/>
                      <wp:docPr id="156" name="墨迹 1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93">
                            <w14:nvContentPartPr>
                              <w14:cNvContentPartPr/>
                            </w14:nvContentPartPr>
                            <w14:xfrm>
                              <a:off x="5041265" y="6512560"/>
                              <a:ext cx="48895" cy="1511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0.25pt;margin-top:3.3pt;height:11.9pt;width:3.85pt;z-index:251819008;mso-width-relative:page;mso-height-relative:page;" filled="f" stroked="t" coordsize="21600,21600" o:gfxdata="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684D050E" wp14:editId="6DC7E9FC">
                      <wp:simplePos x="0" y="0"/>
                      <wp:positionH relativeFrom="column">
                        <wp:posOffset>419735</wp:posOffset>
                      </wp:positionH>
                      <wp:positionV relativeFrom="paragraph">
                        <wp:posOffset>55880</wp:posOffset>
                      </wp:positionV>
                      <wp:extent cx="84455" cy="137160"/>
                      <wp:effectExtent l="0" t="0" r="0" b="0"/>
                      <wp:wrapNone/>
                      <wp:docPr id="157" name="墨迹 1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94">
                            <w14:nvContentPartPr>
                              <w14:cNvContentPartPr/>
                            </w14:nvContentPartPr>
                            <w14:xfrm>
                              <a:off x="5076825" y="6526530"/>
                              <a:ext cx="84455" cy="137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3.05pt;margin-top:4.4pt;height:10.8pt;width:6.65pt;z-index:251820032;mso-width-relative:page;mso-height-relative:page;" filled="f" stroked="t" coordsize="21600,21600" o:gfxdata="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29686B13" wp14:editId="25E07B91">
                      <wp:simplePos x="0" y="0"/>
                      <wp:positionH relativeFrom="column">
                        <wp:posOffset>461645</wp:posOffset>
                      </wp:positionH>
                      <wp:positionV relativeFrom="paragraph">
                        <wp:posOffset>64770</wp:posOffset>
                      </wp:positionV>
                      <wp:extent cx="64770" cy="8890"/>
                      <wp:effectExtent l="0" t="0" r="0" b="0"/>
                      <wp:wrapNone/>
                      <wp:docPr id="158" name="墨迹 1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95">
                            <w14:nvContentPartPr>
                              <w14:cNvContentPartPr/>
                            </w14:nvContentPartPr>
                            <w14:xfrm>
                              <a:off x="5118735" y="6535420"/>
                              <a:ext cx="64770" cy="8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6.35pt;margin-top:5.1pt;height:0.7pt;width:5.1pt;z-index:251821056;mso-width-relative:page;mso-height-relative:page;" filled="f" stroked="t" coordsize="21600,21600" o:gfxdata="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2FF11DFA" wp14:editId="5017D16B">
                      <wp:simplePos x="0" y="0"/>
                      <wp:positionH relativeFrom="column">
                        <wp:posOffset>524510</wp:posOffset>
                      </wp:positionH>
                      <wp:positionV relativeFrom="paragraph">
                        <wp:posOffset>90805</wp:posOffset>
                      </wp:positionV>
                      <wp:extent cx="36830" cy="0"/>
                      <wp:effectExtent l="0" t="0" r="0" b="0"/>
                      <wp:wrapNone/>
                      <wp:docPr id="159" name="墨迹 1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96">
                            <w14:nvContentPartPr>
                              <w14:cNvContentPartPr/>
                            </w14:nvContentPartPr>
                            <w14:xfrm>
                              <a:off x="5181600" y="6561455"/>
                              <a:ext cx="36830" cy="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1.3pt;margin-top:7.15pt;height:0pt;width:2.9pt;z-index:251822080;mso-width-relative:page;mso-height-relative:page;" filled="f" stroked="t" coordsize="21600,21600" o:gfxdata="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3CC9C84B" wp14:editId="2415B798">
                      <wp:simplePos x="0" y="0"/>
                      <wp:positionH relativeFrom="column">
                        <wp:posOffset>532130</wp:posOffset>
                      </wp:positionH>
                      <wp:positionV relativeFrom="paragraph">
                        <wp:posOffset>118745</wp:posOffset>
                      </wp:positionV>
                      <wp:extent cx="33655" cy="5080"/>
                      <wp:effectExtent l="0" t="0" r="0" b="0"/>
                      <wp:wrapNone/>
                      <wp:docPr id="160" name="墨迹 1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97">
                            <w14:nvContentPartPr>
                              <w14:cNvContentPartPr/>
                            </w14:nvContentPartPr>
                            <w14:xfrm>
                              <a:off x="5189220" y="6589395"/>
                              <a:ext cx="33655" cy="5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1.9pt;margin-top:9.35pt;height:0.4pt;width:2.65pt;z-index:251823104;mso-width-relative:page;mso-height-relative:page;" filled="f" stroked="t" coordsize="21600,21600" o:gfxdata="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70310D98" wp14:editId="24E37615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78740</wp:posOffset>
                      </wp:positionV>
                      <wp:extent cx="6350" cy="109855"/>
                      <wp:effectExtent l="0" t="0" r="0" b="0"/>
                      <wp:wrapNone/>
                      <wp:docPr id="229" name="墨迹 2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98">
                            <w14:nvContentPartPr>
                              <w14:cNvContentPartPr/>
                            </w14:nvContentPartPr>
                            <w14:xfrm>
                              <a:off x="5285740" y="6549390"/>
                              <a:ext cx="6350" cy="1098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9.5pt;margin-top:6.2pt;height:8.65pt;width:0.5pt;z-index:251893760;mso-width-relative:page;mso-height-relative:page;" filled="f" stroked="t" coordsize="21600,21600" o:gfxdata="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4535D2D4" wp14:editId="3CE5E8A1">
                      <wp:simplePos x="0" y="0"/>
                      <wp:positionH relativeFrom="column">
                        <wp:posOffset>649605</wp:posOffset>
                      </wp:positionH>
                      <wp:positionV relativeFrom="paragraph">
                        <wp:posOffset>35560</wp:posOffset>
                      </wp:positionV>
                      <wp:extent cx="27305" cy="155575"/>
                      <wp:effectExtent l="0" t="0" r="0" b="0"/>
                      <wp:wrapNone/>
                      <wp:docPr id="230" name="墨迹 2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99">
                            <w14:nvContentPartPr>
                              <w14:cNvContentPartPr/>
                            </w14:nvContentPartPr>
                            <w14:xfrm>
                              <a:off x="5306695" y="6506210"/>
                              <a:ext cx="27305" cy="1555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1.15pt;margin-top:2.8pt;height:12.25pt;width:2.15pt;z-index:251894784;mso-width-relative:page;mso-height-relative:page;" filled="f" stroked="t" coordsize="21600,21600" o:gfxdata="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5B1A4B9E" wp14:editId="1AD3D227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78740</wp:posOffset>
                      </wp:positionV>
                      <wp:extent cx="78105" cy="88265"/>
                      <wp:effectExtent l="0" t="0" r="0" b="0"/>
                      <wp:wrapNone/>
                      <wp:docPr id="231" name="墨迹 2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00">
                            <w14:nvContentPartPr>
                              <w14:cNvContentPartPr/>
                            </w14:nvContentPartPr>
                            <w14:xfrm>
                              <a:off x="5334635" y="6549390"/>
                              <a:ext cx="78105" cy="882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3.35pt;margin-top:6.2pt;height:6.95pt;width:6.15pt;z-index:251895808;mso-width-relative:page;mso-height-relative:page;" filled="f" stroked="t" coordsize="21600,21600" o:gfxdata="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4B31EF45" wp14:editId="55B50062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133350</wp:posOffset>
                      </wp:positionV>
                      <wp:extent cx="7620" cy="13970"/>
                      <wp:effectExtent l="0" t="0" r="0" b="0"/>
                      <wp:wrapNone/>
                      <wp:docPr id="232" name="墨迹 2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01">
                            <w14:nvContentPartPr>
                              <w14:cNvContentPartPr/>
                            </w14:nvContentPartPr>
                            <w14:xfrm>
                              <a:off x="5426075" y="6604000"/>
                              <a:ext cx="7620" cy="139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0.55pt;margin-top:10.5pt;height:1.1pt;width:0.6pt;z-index:251896832;mso-width-relative:page;mso-height-relative:page;" filled="f" stroked="t" coordsize="21600,21600" o:gfxdata="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1BDC9309" wp14:editId="7801752A">
                      <wp:simplePos x="0" y="0"/>
                      <wp:positionH relativeFrom="column">
                        <wp:posOffset>793115</wp:posOffset>
                      </wp:positionH>
                      <wp:positionV relativeFrom="paragraph">
                        <wp:posOffset>48260</wp:posOffset>
                      </wp:positionV>
                      <wp:extent cx="55245" cy="64135"/>
                      <wp:effectExtent l="0" t="0" r="0" b="0"/>
                      <wp:wrapNone/>
                      <wp:docPr id="233" name="墨迹 2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02">
                            <w14:nvContentPartPr>
                              <w14:cNvContentPartPr/>
                            </w14:nvContentPartPr>
                            <w14:xfrm>
                              <a:off x="5450205" y="6518910"/>
                              <a:ext cx="55245" cy="641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2.45pt;margin-top:3.8pt;height:5.05pt;width:4.35pt;z-index:251897856;mso-width-relative:page;mso-height-relative:page;" filled="f" stroked="t" coordsize="21600,21600" o:gfxdata="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6AF8D599" wp14:editId="67274CD6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50800</wp:posOffset>
                      </wp:positionV>
                      <wp:extent cx="6350" cy="106680"/>
                      <wp:effectExtent l="0" t="0" r="0" b="0"/>
                      <wp:wrapNone/>
                      <wp:docPr id="234" name="墨迹 2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03">
                            <w14:nvContentPartPr>
                              <w14:cNvContentPartPr/>
                            </w14:nvContentPartPr>
                            <w14:xfrm>
                              <a:off x="5474970" y="6521450"/>
                              <a:ext cx="6350" cy="106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4.4pt;margin-top:4pt;height:8.4pt;width:0.5pt;z-index:251898880;mso-width-relative:page;mso-height-relative:page;" filled="f" stroked="t" coordsize="21600,21600" o:gfxdata="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69BB8A20" wp14:editId="5AAEEC67">
                      <wp:simplePos x="0" y="0"/>
                      <wp:positionH relativeFrom="column">
                        <wp:posOffset>868045</wp:posOffset>
                      </wp:positionH>
                      <wp:positionV relativeFrom="paragraph">
                        <wp:posOffset>26670</wp:posOffset>
                      </wp:positionV>
                      <wp:extent cx="4445" cy="155575"/>
                      <wp:effectExtent l="0" t="0" r="0" b="0"/>
                      <wp:wrapNone/>
                      <wp:docPr id="235" name="墨迹 2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04">
                            <w14:nvContentPartPr>
                              <w14:cNvContentPartPr/>
                            </w14:nvContentPartPr>
                            <w14:xfrm>
                              <a:off x="5525135" y="6497320"/>
                              <a:ext cx="4445" cy="1555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8.35pt;margin-top:2.1pt;height:12.25pt;width:0.35pt;z-index:251899904;mso-width-relative:page;mso-height-relative:page;" filled="f" stroked="t" coordsize="21600,21600" o:gfxdata="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684F51D8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03B01226" wp14:editId="14B4F068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83185</wp:posOffset>
                      </wp:positionV>
                      <wp:extent cx="64770" cy="73660"/>
                      <wp:effectExtent l="0" t="0" r="0" b="0"/>
                      <wp:wrapNone/>
                      <wp:docPr id="268" name="墨迹 2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05">
                            <w14:nvContentPartPr>
                              <w14:cNvContentPartPr/>
                            </w14:nvContentPartPr>
                            <w14:xfrm>
                              <a:off x="5636895" y="6553835"/>
                              <a:ext cx="64770" cy="736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0.85pt;margin-top:6.55pt;height:5.8pt;width:5.1pt;z-index:251933696;mso-width-relative:page;mso-height-relative:page;" filled="f" stroked="t" coordsize="21600,21600" o:gfxdata="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7C778CE3" wp14:editId="1164C8C5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102235</wp:posOffset>
                      </wp:positionV>
                      <wp:extent cx="15875" cy="97155"/>
                      <wp:effectExtent l="0" t="0" r="0" b="0"/>
                      <wp:wrapNone/>
                      <wp:docPr id="269" name="墨迹 2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06">
                            <w14:nvContentPartPr>
                              <w14:cNvContentPartPr/>
                            </w14:nvContentPartPr>
                            <w14:xfrm>
                              <a:off x="5664200" y="6572885"/>
                              <a:ext cx="15875" cy="971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.3pt;margin-top:8.05pt;height:7.65pt;width:1.25pt;z-index:251934720;mso-width-relative:page;mso-height-relative:page;" filled="f" stroked="t" coordsize="21600,21600" o:gfxdata="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6276DB0C" wp14:editId="04BE3F05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104140</wp:posOffset>
                      </wp:positionV>
                      <wp:extent cx="29845" cy="66675"/>
                      <wp:effectExtent l="0" t="0" r="0" b="0"/>
                      <wp:wrapNone/>
                      <wp:docPr id="270" name="墨迹 2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07">
                            <w14:nvContentPartPr>
                              <w14:cNvContentPartPr/>
                            </w14:nvContentPartPr>
                            <w14:xfrm>
                              <a:off x="5703570" y="6574790"/>
                              <a:ext cx="29845" cy="666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.4pt;margin-top:8.2pt;height:5.25pt;width:2.35pt;z-index:251935744;mso-width-relative:page;mso-height-relative:page;" filled="f" stroked="t" coordsize="21600,21600" o:gfxdata="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11844643" wp14:editId="1A882899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147955</wp:posOffset>
                      </wp:positionV>
                      <wp:extent cx="4445" cy="24130"/>
                      <wp:effectExtent l="0" t="0" r="0" b="0"/>
                      <wp:wrapNone/>
                      <wp:docPr id="271" name="墨迹 2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08">
                            <w14:nvContentPartPr>
                              <w14:cNvContentPartPr/>
                            </w14:nvContentPartPr>
                            <w14:xfrm>
                              <a:off x="5740400" y="6618605"/>
                              <a:ext cx="4445" cy="241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.3pt;margin-top:11.65pt;height:1.9pt;width:0.35pt;z-index:251936768;mso-width-relative:page;mso-height-relative:page;" filled="f" stroked="t" coordsize="21600,21600" o:gfxdata="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748A2828" wp14:editId="733377AC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78740</wp:posOffset>
                      </wp:positionV>
                      <wp:extent cx="52070" cy="99060"/>
                      <wp:effectExtent l="0" t="0" r="0" b="0"/>
                      <wp:wrapNone/>
                      <wp:docPr id="272" name="墨迹 2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09">
                            <w14:nvContentPartPr>
                              <w14:cNvContentPartPr/>
                            </w14:nvContentPartPr>
                            <w14:xfrm>
                              <a:off x="5763895" y="6549390"/>
                              <a:ext cx="52070" cy="990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9.15pt;margin-top:6.2pt;height:7.8pt;width:4.1pt;z-index:251937792;mso-width-relative:page;mso-height-relative:page;" filled="f" stroked="t" coordsize="21600,21600" o:gfxdata="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1882E61E" wp14:editId="70C2BE46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92710</wp:posOffset>
                      </wp:positionV>
                      <wp:extent cx="26670" cy="53975"/>
                      <wp:effectExtent l="0" t="0" r="0" b="0"/>
                      <wp:wrapNone/>
                      <wp:docPr id="273" name="墨迹 2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10">
                            <w14:nvContentPartPr>
                              <w14:cNvContentPartPr/>
                            </w14:nvContentPartPr>
                            <w14:xfrm>
                              <a:off x="5842000" y="6563360"/>
                              <a:ext cx="26670" cy="539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5.3pt;margin-top:7.3pt;height:4.25pt;width:2.1pt;z-index:251938816;mso-width-relative:page;mso-height-relative:page;" filled="f" stroked="t" coordsize="21600,21600" o:gfxdata="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7A0A782A" wp14:editId="7EB0E375">
                      <wp:simplePos x="0" y="0"/>
                      <wp:positionH relativeFrom="column">
                        <wp:posOffset>186690</wp:posOffset>
                      </wp:positionH>
                      <wp:positionV relativeFrom="paragraph">
                        <wp:posOffset>88265</wp:posOffset>
                      </wp:positionV>
                      <wp:extent cx="38100" cy="64770"/>
                      <wp:effectExtent l="0" t="0" r="0" b="0"/>
                      <wp:wrapNone/>
                      <wp:docPr id="274" name="墨迹 2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11">
                            <w14:nvContentPartPr>
                              <w14:cNvContentPartPr/>
                            </w14:nvContentPartPr>
                            <w14:xfrm>
                              <a:off x="5834380" y="6558915"/>
                              <a:ext cx="38100" cy="647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4.7pt;margin-top:6.95pt;height:5.1pt;width:3pt;z-index:251939840;mso-width-relative:page;mso-height-relative:page;" filled="f" stroked="t" coordsize="21600,21600" o:gfxdata="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6312F79D" wp14:editId="69B22277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95250</wp:posOffset>
                      </wp:positionV>
                      <wp:extent cx="43815" cy="104140"/>
                      <wp:effectExtent l="0" t="0" r="0" b="0"/>
                      <wp:wrapNone/>
                      <wp:docPr id="275" name="墨迹 2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12">
                            <w14:nvContentPartPr>
                              <w14:cNvContentPartPr/>
                            </w14:nvContentPartPr>
                            <w14:xfrm>
                              <a:off x="5923280" y="6565900"/>
                              <a:ext cx="43815" cy="1041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1.7pt;margin-top:7.5pt;height:8.2pt;width:3.45pt;z-index:251940864;mso-width-relative:page;mso-height-relative:page;" filled="f" stroked="t" coordsize="21600,21600" o:gfxdata="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71E126AA" wp14:editId="65953620">
                      <wp:simplePos x="0" y="0"/>
                      <wp:positionH relativeFrom="column">
                        <wp:posOffset>326390</wp:posOffset>
                      </wp:positionH>
                      <wp:positionV relativeFrom="paragraph">
                        <wp:posOffset>150495</wp:posOffset>
                      </wp:positionV>
                      <wp:extent cx="5715" cy="11430"/>
                      <wp:effectExtent l="0" t="0" r="0" b="0"/>
                      <wp:wrapNone/>
                      <wp:docPr id="276" name="墨迹 2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13">
                            <w14:nvContentPartPr>
                              <w14:cNvContentPartPr/>
                            </w14:nvContentPartPr>
                            <w14:xfrm>
                              <a:off x="5974080" y="6621145"/>
                              <a:ext cx="5715" cy="114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5.7pt;margin-top:11.85pt;height:0.9pt;width:0.45pt;z-index:251941888;mso-width-relative:page;mso-height-relative:page;" filled="f" stroked="t" coordsize="21600,21600" o:gfxdata="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284A58E5" wp14:editId="474118EA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78740</wp:posOffset>
                      </wp:positionV>
                      <wp:extent cx="29845" cy="111125"/>
                      <wp:effectExtent l="0" t="0" r="0" b="0"/>
                      <wp:wrapNone/>
                      <wp:docPr id="277" name="墨迹 2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14">
                            <w14:nvContentPartPr>
                              <w14:cNvContentPartPr/>
                            </w14:nvContentPartPr>
                            <w14:xfrm>
                              <a:off x="5985510" y="6549390"/>
                              <a:ext cx="29845" cy="1111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6.6pt;margin-top:6.2pt;height:8.75pt;width:2.35pt;z-index:251942912;mso-width-relative:page;mso-height-relative:page;" filled="f" stroked="t" coordsize="21600,21600" o:gfxdata="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2765AD0A" wp14:editId="02AC1EEB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74295</wp:posOffset>
                      </wp:positionV>
                      <wp:extent cx="48260" cy="109855"/>
                      <wp:effectExtent l="0" t="0" r="0" b="0"/>
                      <wp:wrapNone/>
                      <wp:docPr id="278" name="墨迹 2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15">
                            <w14:nvContentPartPr>
                              <w14:cNvContentPartPr/>
                            </w14:nvContentPartPr>
                            <w14:xfrm>
                              <a:off x="6015355" y="6544945"/>
                              <a:ext cx="48260" cy="1098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8.95pt;margin-top:5.85pt;height:8.65pt;width:3.8pt;z-index:251943936;mso-width-relative:page;mso-height-relative:page;" filled="f" stroked="t" coordsize="21600,21600" o:gfxdata="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202ADF63" wp14:editId="27C88D6B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91440</wp:posOffset>
                      </wp:positionV>
                      <wp:extent cx="40640" cy="5715"/>
                      <wp:effectExtent l="0" t="0" r="0" b="0"/>
                      <wp:wrapNone/>
                      <wp:docPr id="279" name="墨迹 2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16">
                            <w14:nvContentPartPr>
                              <w14:cNvContentPartPr/>
                            </w14:nvContentPartPr>
                            <w14:xfrm>
                              <a:off x="6031865" y="6562090"/>
                              <a:ext cx="40640" cy="57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0.25pt;margin-top:7.2pt;height:0.45pt;width:3.2pt;z-index:251944960;mso-width-relative:page;mso-height-relative:page;" filled="f" stroked="t" coordsize="21600,21600" o:gfxdata="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53E6120B" wp14:editId="3C4F1779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95250</wp:posOffset>
                      </wp:positionV>
                      <wp:extent cx="31115" cy="9525"/>
                      <wp:effectExtent l="0" t="0" r="0" b="0"/>
                      <wp:wrapNone/>
                      <wp:docPr id="282" name="墨迹 2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17">
                            <w14:nvContentPartPr>
                              <w14:cNvContentPartPr/>
                            </w14:nvContentPartPr>
                            <w14:xfrm>
                              <a:off x="6098540" y="6565900"/>
                              <a:ext cx="31115" cy="9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5.5pt;margin-top:7.5pt;height:0.75pt;width:2.45pt;z-index:251948032;mso-width-relative:page;mso-height-relative:page;" filled="f" stroked="t" coordsize="21600,21600" o:gfxdata="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414450E1" wp14:editId="74DF8BFF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127635</wp:posOffset>
                      </wp:positionV>
                      <wp:extent cx="47625" cy="9525"/>
                      <wp:effectExtent l="0" t="0" r="0" b="0"/>
                      <wp:wrapNone/>
                      <wp:docPr id="283" name="墨迹 2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18">
                            <w14:nvContentPartPr>
                              <w14:cNvContentPartPr/>
                            </w14:nvContentPartPr>
                            <w14:xfrm>
                              <a:off x="6098540" y="6598285"/>
                              <a:ext cx="47625" cy="9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5.5pt;margin-top:10.05pt;height:0.75pt;width:3.75pt;z-index:251949056;mso-width-relative:page;mso-height-relative:page;" filled="f" stroked="t" coordsize="21600,21600" o:gfxdata="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3F0AA1AF" wp14:editId="15E98DB8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71755</wp:posOffset>
                      </wp:positionV>
                      <wp:extent cx="13970" cy="101600"/>
                      <wp:effectExtent l="0" t="0" r="0" b="0"/>
                      <wp:wrapNone/>
                      <wp:docPr id="437" name="墨迹 4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19">
                            <w14:nvContentPartPr>
                              <w14:cNvContentPartPr/>
                            </w14:nvContentPartPr>
                            <w14:xfrm>
                              <a:off x="6197600" y="6542405"/>
                              <a:ext cx="13970" cy="10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3.3pt;margin-top:5.65pt;height:8pt;width:1.1pt;z-index:252106752;mso-width-relative:page;mso-height-relative:page;" filled="f" stroked="t" coordsize="21600,21600" o:gfxdata="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3BEE88D6" wp14:editId="49044E09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67310</wp:posOffset>
                      </wp:positionV>
                      <wp:extent cx="45085" cy="111125"/>
                      <wp:effectExtent l="0" t="0" r="0" b="0"/>
                      <wp:wrapNone/>
                      <wp:docPr id="438" name="墨迹 4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20">
                            <w14:nvContentPartPr>
                              <w14:cNvContentPartPr/>
                            </w14:nvContentPartPr>
                            <w14:xfrm>
                              <a:off x="6238240" y="6537960"/>
                              <a:ext cx="45085" cy="1111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6.5pt;margin-top:5.3pt;height:8.75pt;width:3.55pt;z-index:252107776;mso-width-relative:page;mso-height-relative:page;" filled="f" stroked="t" coordsize="21600,21600" o:gfxdata="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4532965F" wp14:editId="40BF91F4">
                      <wp:simplePos x="0" y="0"/>
                      <wp:positionH relativeFrom="column">
                        <wp:posOffset>612775</wp:posOffset>
                      </wp:positionH>
                      <wp:positionV relativeFrom="paragraph">
                        <wp:posOffset>86995</wp:posOffset>
                      </wp:positionV>
                      <wp:extent cx="19685" cy="5715"/>
                      <wp:effectExtent l="0" t="0" r="0" b="0"/>
                      <wp:wrapNone/>
                      <wp:docPr id="439" name="墨迹 4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21">
                            <w14:nvContentPartPr>
                              <w14:cNvContentPartPr/>
                            </w14:nvContentPartPr>
                            <w14:xfrm>
                              <a:off x="6260465" y="6557645"/>
                              <a:ext cx="19685" cy="57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8.25pt;margin-top:6.85pt;height:0.45pt;width:1.55pt;z-index:252108800;mso-width-relative:page;mso-height-relative:page;" filled="f" stroked="t" coordsize="21600,21600" o:gfxdata="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104F1682" wp14:editId="451F3D09">
                      <wp:simplePos x="0" y="0"/>
                      <wp:positionH relativeFrom="column">
                        <wp:posOffset>633095</wp:posOffset>
                      </wp:positionH>
                      <wp:positionV relativeFrom="paragraph">
                        <wp:posOffset>69850</wp:posOffset>
                      </wp:positionV>
                      <wp:extent cx="80645" cy="120015"/>
                      <wp:effectExtent l="0" t="0" r="0" b="0"/>
                      <wp:wrapNone/>
                      <wp:docPr id="440" name="墨迹 4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22">
                            <w14:nvContentPartPr>
                              <w14:cNvContentPartPr/>
                            </w14:nvContentPartPr>
                            <w14:xfrm>
                              <a:off x="6280785" y="6540500"/>
                              <a:ext cx="80645" cy="1200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9.85pt;margin-top:5.5pt;height:9.45pt;width:6.35pt;z-index:252109824;mso-width-relative:page;mso-height-relative:page;" filled="f" stroked="t" coordsize="21600,21600" o:gfxdata="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:rsidR="00F872F8" w14:paraId="19D35E5E" w14:textId="77777777">
        <w:trPr>
          <w:jc w:val="center"/>
        </w:trPr>
        <w:tc>
          <w:tcPr>
            <w:tcW w:w="2405" w:type="dxa"/>
          </w:tcPr>
          <w:p w14:paraId="18D4CC3D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200</w:t>
            </w:r>
          </w:p>
        </w:tc>
        <w:tc>
          <w:tcPr>
            <w:tcW w:w="1701" w:type="dxa"/>
          </w:tcPr>
          <w:p w14:paraId="36AC06BE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A756ADE" wp14:editId="6591B65D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71755</wp:posOffset>
                      </wp:positionV>
                      <wp:extent cx="0" cy="111760"/>
                      <wp:effectExtent l="0" t="0" r="0" b="0"/>
                      <wp:wrapNone/>
                      <wp:docPr id="60" name="墨迹 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23">
                            <w14:nvContentPartPr>
                              <w14:cNvContentPartPr/>
                            </w14:nvContentPartPr>
                            <w14:xfrm>
                              <a:off x="2607310" y="6746875"/>
                              <a:ext cx="0" cy="111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.6pt;margin-top:5.65pt;height:8.8pt;width:0pt;z-index:251720704;mso-width-relative:page;mso-height-relative:page;" filled="f" stroked="t" coordsize="21600,21600" o:gfxdata="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220E0752" wp14:editId="0F3BA018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55880</wp:posOffset>
                      </wp:positionV>
                      <wp:extent cx="57785" cy="130175"/>
                      <wp:effectExtent l="0" t="0" r="0" b="0"/>
                      <wp:wrapNone/>
                      <wp:docPr id="61" name="墨迹 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24">
                            <w14:nvContentPartPr>
                              <w14:cNvContentPartPr/>
                            </w14:nvContentPartPr>
                            <w14:xfrm>
                              <a:off x="2619375" y="6731000"/>
                              <a:ext cx="57785" cy="1301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.55pt;margin-top:4.4pt;height:10.25pt;width:4.55pt;z-index:251721728;mso-width-relative:page;mso-height-relative:page;" filled="f" stroked="t" coordsize="21600,21600" o:gfxdata="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D79813F" wp14:editId="3960477F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67310</wp:posOffset>
                      </wp:positionV>
                      <wp:extent cx="4445" cy="113665"/>
                      <wp:effectExtent l="0" t="0" r="0" b="0"/>
                      <wp:wrapNone/>
                      <wp:docPr id="62" name="墨迹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25">
                            <w14:nvContentPartPr>
                              <w14:cNvContentPartPr/>
                            </w14:nvContentPartPr>
                            <w14:xfrm>
                              <a:off x="2712085" y="6742430"/>
                              <a:ext cx="4445" cy="1136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9.85pt;margin-top:5.3pt;height:8.95pt;width:0.35pt;z-index:251722752;mso-width-relative:page;mso-height-relative:page;" filled="f" stroked="t" coordsize="21600,21600" o:gfxdata="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A3A57C" wp14:editId="4A10516D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155575</wp:posOffset>
                      </wp:positionV>
                      <wp:extent cx="4445" cy="17145"/>
                      <wp:effectExtent l="0" t="0" r="0" b="0"/>
                      <wp:wrapNone/>
                      <wp:docPr id="63" name="墨迹 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26">
                            <w14:nvContentPartPr>
                              <w14:cNvContentPartPr/>
                            </w14:nvContentPartPr>
                            <w14:xfrm>
                              <a:off x="2737485" y="6830695"/>
                              <a:ext cx="4445" cy="17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1.85pt;margin-top:12.25pt;height:1.35pt;width:0.35pt;z-index:251723776;mso-width-relative:page;mso-height-relative:page;" filled="f" stroked="t" coordsize="21600,21600" o:gfxdata="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F109218" wp14:editId="69C19834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83820</wp:posOffset>
                      </wp:positionV>
                      <wp:extent cx="43815" cy="92710"/>
                      <wp:effectExtent l="0" t="0" r="0" b="0"/>
                      <wp:wrapNone/>
                      <wp:docPr id="64" name="墨迹 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27">
                            <w14:nvContentPartPr>
                              <w14:cNvContentPartPr/>
                            </w14:nvContentPartPr>
                            <w14:xfrm>
                              <a:off x="2814320" y="6758940"/>
                              <a:ext cx="43815" cy="927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7.9pt;margin-top:6.6pt;height:7.3pt;width:3.45pt;z-index:251724800;mso-width-relative:page;mso-height-relative:page;" filled="f" stroked="t" coordsize="21600,21600" o:gfxdata="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2F8FBE6" wp14:editId="64E48DCE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71755</wp:posOffset>
                      </wp:positionV>
                      <wp:extent cx="50800" cy="69850"/>
                      <wp:effectExtent l="0" t="0" r="0" b="0"/>
                      <wp:wrapNone/>
                      <wp:docPr id="65" name="墨迹 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28">
                            <w14:nvContentPartPr>
                              <w14:cNvContentPartPr/>
                            </w14:nvContentPartPr>
                            <w14:xfrm>
                              <a:off x="2923540" y="6746875"/>
                              <a:ext cx="50800" cy="698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6.5pt;margin-top:5.65pt;height:5.5pt;width:4pt;z-index:251725824;mso-width-relative:page;mso-height-relative:page;" filled="f" stroked="t" coordsize="21600,21600" o:gfxdata="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2F20FD37" wp14:editId="1F9EF79B">
                      <wp:simplePos x="0" y="0"/>
                      <wp:positionH relativeFrom="column">
                        <wp:posOffset>342265</wp:posOffset>
                      </wp:positionH>
                      <wp:positionV relativeFrom="paragraph">
                        <wp:posOffset>65405</wp:posOffset>
                      </wp:positionV>
                      <wp:extent cx="33655" cy="75565"/>
                      <wp:effectExtent l="0" t="0" r="0" b="0"/>
                      <wp:wrapNone/>
                      <wp:docPr id="66" name="墨迹 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29">
                            <w14:nvContentPartPr>
                              <w14:cNvContentPartPr/>
                            </w14:nvContentPartPr>
                            <w14:xfrm>
                              <a:off x="2929255" y="6740525"/>
                              <a:ext cx="33655" cy="755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6.95pt;margin-top:5.15pt;height:5.95pt;width:2.65pt;z-index:251726848;mso-width-relative:page;mso-height-relative:page;" filled="f" stroked="t" coordsize="21600,21600" o:gfxdata="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08DB9DF" wp14:editId="48205B34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55880</wp:posOffset>
                      </wp:positionV>
                      <wp:extent cx="60325" cy="111760"/>
                      <wp:effectExtent l="0" t="0" r="0" b="0"/>
                      <wp:wrapNone/>
                      <wp:docPr id="67" name="墨迹 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30">
                            <w14:nvContentPartPr>
                              <w14:cNvContentPartPr/>
                            </w14:nvContentPartPr>
                            <w14:xfrm>
                              <a:off x="3009265" y="6731000"/>
                              <a:ext cx="60325" cy="111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3.25pt;margin-top:4.4pt;height:8.8pt;width:4.75pt;z-index:251727872;mso-width-relative:page;mso-height-relative:page;" filled="f" stroked="t" coordsize="21600,21600" o:gfxdata="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C57C6C4" wp14:editId="6E70FDC1">
                      <wp:simplePos x="0" y="0"/>
                      <wp:positionH relativeFrom="column">
                        <wp:posOffset>499110</wp:posOffset>
                      </wp:positionH>
                      <wp:positionV relativeFrom="paragraph">
                        <wp:posOffset>130175</wp:posOffset>
                      </wp:positionV>
                      <wp:extent cx="5715" cy="24130"/>
                      <wp:effectExtent l="0" t="0" r="0" b="0"/>
                      <wp:wrapNone/>
                      <wp:docPr id="68" name="墨迹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31">
                            <w14:nvContentPartPr>
                              <w14:cNvContentPartPr/>
                            </w14:nvContentPartPr>
                            <w14:xfrm>
                              <a:off x="3086100" y="6805295"/>
                              <a:ext cx="5715" cy="241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9.3pt;margin-top:10.25pt;height:1.9pt;width:0.45pt;z-index:251728896;mso-width-relative:page;mso-height-relative:page;" filled="f" stroked="t" coordsize="21600,21600" o:gfxdata="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7FC3C9EC" wp14:editId="152669D5">
                      <wp:simplePos x="0" y="0"/>
                      <wp:positionH relativeFrom="column">
                        <wp:posOffset>510540</wp:posOffset>
                      </wp:positionH>
                      <wp:positionV relativeFrom="paragraph">
                        <wp:posOffset>46355</wp:posOffset>
                      </wp:positionV>
                      <wp:extent cx="62865" cy="137160"/>
                      <wp:effectExtent l="0" t="0" r="0" b="0"/>
                      <wp:wrapNone/>
                      <wp:docPr id="69" name="墨迹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32">
                            <w14:nvContentPartPr>
                              <w14:cNvContentPartPr/>
                            </w14:nvContentPartPr>
                            <w14:xfrm>
                              <a:off x="3097530" y="6721475"/>
                              <a:ext cx="62865" cy="137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0.2pt;margin-top:3.65pt;height:10.8pt;width:4.95pt;z-index:251729920;mso-width-relative:page;mso-height-relative:page;" filled="f" stroked="t" coordsize="21600,21600" o:gfxdata="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DB6D708" wp14:editId="6A64591F">
                      <wp:simplePos x="0" y="0"/>
                      <wp:positionH relativeFrom="column">
                        <wp:posOffset>574675</wp:posOffset>
                      </wp:positionH>
                      <wp:positionV relativeFrom="paragraph">
                        <wp:posOffset>46355</wp:posOffset>
                      </wp:positionV>
                      <wp:extent cx="50165" cy="120650"/>
                      <wp:effectExtent l="0" t="0" r="0" b="0"/>
                      <wp:wrapNone/>
                      <wp:docPr id="70" name="墨迹 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33">
                            <w14:nvContentPartPr>
                              <w14:cNvContentPartPr/>
                            </w14:nvContentPartPr>
                            <w14:xfrm>
                              <a:off x="3161665" y="6721475"/>
                              <a:ext cx="50165" cy="1206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5.25pt;margin-top:3.65pt;height:9.5pt;width:3.95pt;z-index:251730944;mso-width-relative:page;mso-height-relative:page;" filled="f" stroked="t" coordsize="21600,21600" o:gfxdata="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26BBE6FC" wp14:editId="11991A88">
                      <wp:simplePos x="0" y="0"/>
                      <wp:positionH relativeFrom="column">
                        <wp:posOffset>605790</wp:posOffset>
                      </wp:positionH>
                      <wp:positionV relativeFrom="paragraph">
                        <wp:posOffset>57150</wp:posOffset>
                      </wp:positionV>
                      <wp:extent cx="27940" cy="8255"/>
                      <wp:effectExtent l="0" t="0" r="0" b="0"/>
                      <wp:wrapNone/>
                      <wp:docPr id="71" name="墨迹 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34">
                            <w14:nvContentPartPr>
                              <w14:cNvContentPartPr/>
                            </w14:nvContentPartPr>
                            <w14:xfrm>
                              <a:off x="3192780" y="6732270"/>
                              <a:ext cx="27940" cy="82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7.7pt;margin-top:4.5pt;height:0.65pt;width:2.2pt;z-index:251731968;mso-width-relative:page;mso-height-relative:page;" filled="f" stroked="t" coordsize="21600,21600" o:gfxdata="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99B83BC" wp14:editId="1E19A335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69850</wp:posOffset>
                      </wp:positionV>
                      <wp:extent cx="67310" cy="9525"/>
                      <wp:effectExtent l="0" t="0" r="0" b="0"/>
                      <wp:wrapNone/>
                      <wp:docPr id="72" name="墨迹 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35">
                            <w14:nvContentPartPr>
                              <w14:cNvContentPartPr/>
                            </w14:nvContentPartPr>
                            <w14:xfrm>
                              <a:off x="3229610" y="6744970"/>
                              <a:ext cx="67310" cy="9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0.6pt;margin-top:5.5pt;height:0.75pt;width:5.3pt;z-index:251732992;mso-width-relative:page;mso-height-relative:page;" filled="f" stroked="t" coordsize="21600,21600" o:gfxdata="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896EEE9" wp14:editId="31584580">
                      <wp:simplePos x="0" y="0"/>
                      <wp:positionH relativeFrom="column">
                        <wp:posOffset>645160</wp:posOffset>
                      </wp:positionH>
                      <wp:positionV relativeFrom="paragraph">
                        <wp:posOffset>104775</wp:posOffset>
                      </wp:positionV>
                      <wp:extent cx="69850" cy="13970"/>
                      <wp:effectExtent l="0" t="0" r="0" b="0"/>
                      <wp:wrapNone/>
                      <wp:docPr id="73" name="墨迹 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36">
                            <w14:nvContentPartPr>
                              <w14:cNvContentPartPr/>
                            </w14:nvContentPartPr>
                            <w14:xfrm>
                              <a:off x="3232150" y="6779895"/>
                              <a:ext cx="69850" cy="139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0.8pt;margin-top:8.25pt;height:1.1pt;width:5.5pt;z-index:251734016;mso-width-relative:page;mso-height-relative:page;" filled="f" stroked="t" coordsize="21600,21600" o:gfxdata="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226F05B6" wp14:editId="183AD22A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38735</wp:posOffset>
                      </wp:positionV>
                      <wp:extent cx="26035" cy="128270"/>
                      <wp:effectExtent l="0" t="0" r="0" b="0"/>
                      <wp:wrapNone/>
                      <wp:docPr id="206" name="墨迹 2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37">
                            <w14:nvContentPartPr>
                              <w14:cNvContentPartPr/>
                            </w14:nvContentPartPr>
                            <w14:xfrm>
                              <a:off x="3329940" y="6713855"/>
                              <a:ext cx="26035" cy="128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8.5pt;margin-top:3.05pt;height:10.1pt;width:2.05pt;z-index:251870208;mso-width-relative:page;mso-height-relative:page;" filled="f" stroked="t" coordsize="21600,21600" o:gfxdata="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239D4DD5" wp14:editId="64BF9D2C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45085</wp:posOffset>
                      </wp:positionV>
                      <wp:extent cx="59690" cy="64135"/>
                      <wp:effectExtent l="0" t="0" r="0" b="0"/>
                      <wp:wrapNone/>
                      <wp:docPr id="207" name="墨迹 2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38">
                            <w14:nvContentPartPr>
                              <w14:cNvContentPartPr/>
                            </w14:nvContentPartPr>
                            <w14:xfrm>
                              <a:off x="3361690" y="6720205"/>
                              <a:ext cx="59690" cy="641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1pt;margin-top:3.55pt;height:5.05pt;width:4.7pt;z-index:251871232;mso-width-relative:page;mso-height-relative:page;" filled="f" stroked="t" coordsize="21600,21600" o:gfxdata="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25FD950D" wp14:editId="0C4BD510">
                      <wp:simplePos x="0" y="0"/>
                      <wp:positionH relativeFrom="column">
                        <wp:posOffset>793115</wp:posOffset>
                      </wp:positionH>
                      <wp:positionV relativeFrom="paragraph">
                        <wp:posOffset>41910</wp:posOffset>
                      </wp:positionV>
                      <wp:extent cx="8890" cy="131445"/>
                      <wp:effectExtent l="0" t="0" r="0" b="0"/>
                      <wp:wrapNone/>
                      <wp:docPr id="208" name="墨迹 2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39">
                            <w14:nvContentPartPr>
                              <w14:cNvContentPartPr/>
                            </w14:nvContentPartPr>
                            <w14:xfrm>
                              <a:off x="3380105" y="6717030"/>
                              <a:ext cx="8890" cy="1314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2.45pt;margin-top:3.3pt;height:10.35pt;width:0.7pt;z-index:251872256;mso-width-relative:page;mso-height-relative:page;" filled="f" stroked="t" coordsize="21600,21600" o:gfxdata="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54398946" wp14:editId="3E5420B1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45085</wp:posOffset>
                      </wp:positionV>
                      <wp:extent cx="55245" cy="106680"/>
                      <wp:effectExtent l="0" t="0" r="0" b="0"/>
                      <wp:wrapNone/>
                      <wp:docPr id="209" name="墨迹 2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40">
                            <w14:nvContentPartPr>
                              <w14:cNvContentPartPr/>
                            </w14:nvContentPartPr>
                            <w14:xfrm>
                              <a:off x="3404870" y="6720205"/>
                              <a:ext cx="55245" cy="106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4.4pt;margin-top:3.55pt;height:8.4pt;width:4.35pt;z-index:251873280;mso-width-relative:page;mso-height-relative:page;" filled="f" stroked="t" coordsize="21600,21600" o:gfxdata="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3C76ED1C" wp14:editId="39731799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130810</wp:posOffset>
                      </wp:positionV>
                      <wp:extent cx="3175" cy="4445"/>
                      <wp:effectExtent l="0" t="0" r="0" b="0"/>
                      <wp:wrapNone/>
                      <wp:docPr id="210" name="墨迹 2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41">
                            <w14:nvContentPartPr>
                              <w14:cNvContentPartPr/>
                            </w14:nvContentPartPr>
                            <w14:xfrm>
                              <a:off x="3477895" y="6805930"/>
                              <a:ext cx="3175" cy="44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0.15pt;margin-top:10.3pt;height:0.35pt;width:0.25pt;z-index:251874304;mso-width-relative:page;mso-height-relative:page;" filled="f" stroked="t" coordsize="21600,21600" o:gfxdata="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0F5D2CEA" wp14:editId="0490C8CE">
                      <wp:simplePos x="0" y="0"/>
                      <wp:positionH relativeFrom="column">
                        <wp:posOffset>915035</wp:posOffset>
                      </wp:positionH>
                      <wp:positionV relativeFrom="paragraph">
                        <wp:posOffset>33020</wp:posOffset>
                      </wp:positionV>
                      <wp:extent cx="36830" cy="121920"/>
                      <wp:effectExtent l="0" t="0" r="0" b="0"/>
                      <wp:wrapNone/>
                      <wp:docPr id="211" name="墨迹 2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42">
                            <w14:nvContentPartPr>
                              <w14:cNvContentPartPr/>
                            </w14:nvContentPartPr>
                            <w14:xfrm>
                              <a:off x="3502025" y="6708140"/>
                              <a:ext cx="36830" cy="12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2.05pt;margin-top:2.6pt;height:9.6pt;width:2.9pt;z-index:251875328;mso-width-relative:page;mso-height-relative:page;" filled="f" stroked="t" coordsize="21600,21600" o:gfxdata="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4174385D" wp14:editId="22A32419">
                      <wp:simplePos x="0" y="0"/>
                      <wp:positionH relativeFrom="column">
                        <wp:posOffset>955040</wp:posOffset>
                      </wp:positionH>
                      <wp:positionV relativeFrom="paragraph">
                        <wp:posOffset>17780</wp:posOffset>
                      </wp:positionV>
                      <wp:extent cx="64135" cy="125095"/>
                      <wp:effectExtent l="0" t="0" r="0" b="0"/>
                      <wp:wrapNone/>
                      <wp:docPr id="212" name="墨迹 2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43">
                            <w14:nvContentPartPr>
                              <w14:cNvContentPartPr/>
                            </w14:nvContentPartPr>
                            <w14:xfrm>
                              <a:off x="3542030" y="6692900"/>
                              <a:ext cx="64135" cy="125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5.2pt;margin-top:1.4pt;height:9.85pt;width:5.05pt;z-index:251876352;mso-width-relative:page;mso-height-relative:page;" filled="f" stroked="t" coordsize="21600,21600" o:gfxdata="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008B84EA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67ACA487" wp14:editId="6530B9E4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81280</wp:posOffset>
                      </wp:positionV>
                      <wp:extent cx="9525" cy="94615"/>
                      <wp:effectExtent l="0" t="0" r="0" b="0"/>
                      <wp:wrapNone/>
                      <wp:docPr id="358" name="墨迹 3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44">
                            <w14:nvContentPartPr>
                              <w14:cNvContentPartPr/>
                            </w14:nvContentPartPr>
                            <w14:xfrm>
                              <a:off x="3669030" y="6756400"/>
                              <a:ext cx="9525" cy="946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0.15pt;margin-top:6.4pt;height:7.45pt;width:0.75pt;z-index:252025856;mso-width-relative:page;mso-height-relative:page;" filled="f" stroked="t" coordsize="21600,21600" o:gfxdata="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19583A6B" wp14:editId="68C5E57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78740</wp:posOffset>
                      </wp:positionV>
                      <wp:extent cx="64770" cy="85725"/>
                      <wp:effectExtent l="0" t="0" r="0" b="0"/>
                      <wp:wrapNone/>
                      <wp:docPr id="359" name="墨迹 3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45">
                            <w14:nvContentPartPr>
                              <w14:cNvContentPartPr/>
                            </w14:nvContentPartPr>
                            <w14:xfrm>
                              <a:off x="3689985" y="6753860"/>
                              <a:ext cx="64770" cy="857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.8pt;margin-top:6.2pt;height:6.75pt;width:5.1pt;z-index:252026880;mso-width-relative:page;mso-height-relative:page;" filled="f" stroked="t" coordsize="21600,21600" o:gfxdata="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0B02360C" wp14:editId="6EE015F7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57785</wp:posOffset>
                      </wp:positionV>
                      <wp:extent cx="50800" cy="140970"/>
                      <wp:effectExtent l="0" t="0" r="0" b="0"/>
                      <wp:wrapNone/>
                      <wp:docPr id="360" name="墨迹 3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46">
                            <w14:nvContentPartPr>
                              <w14:cNvContentPartPr/>
                            </w14:nvContentPartPr>
                            <w14:xfrm>
                              <a:off x="3738245" y="6732905"/>
                              <a:ext cx="50800" cy="1409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.6pt;margin-top:4.55pt;height:11.1pt;width:4pt;z-index:252027904;mso-width-relative:page;mso-height-relative:page;" filled="f" stroked="t" coordsize="21600,21600" o:gfxdata="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25B799FF" wp14:editId="0F9B8975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139065</wp:posOffset>
                      </wp:positionV>
                      <wp:extent cx="3175" cy="18415"/>
                      <wp:effectExtent l="0" t="0" r="0" b="0"/>
                      <wp:wrapNone/>
                      <wp:docPr id="361" name="墨迹 3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47">
                            <w14:nvContentPartPr>
                              <w14:cNvContentPartPr/>
                            </w14:nvContentPartPr>
                            <w14:xfrm>
                              <a:off x="3789680" y="6814185"/>
                              <a:ext cx="3175" cy="18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9.65pt;margin-top:10.95pt;height:1.45pt;width:0.25pt;z-index:252028928;mso-width-relative:page;mso-height-relative:page;" filled="f" stroked="t" coordsize="21600,21600" o:gfxdata="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5CF4FB5C" wp14:editId="3D5BD88E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67310</wp:posOffset>
                      </wp:positionV>
                      <wp:extent cx="48895" cy="136525"/>
                      <wp:effectExtent l="0" t="0" r="0" b="0"/>
                      <wp:wrapNone/>
                      <wp:docPr id="362" name="墨迹 3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48">
                            <w14:nvContentPartPr>
                              <w14:cNvContentPartPr/>
                            </w14:nvContentPartPr>
                            <w14:xfrm>
                              <a:off x="3803015" y="6742430"/>
                              <a:ext cx="48895" cy="136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0.7pt;margin-top:5.3pt;height:10.75pt;width:3.85pt;z-index:252029952;mso-width-relative:page;mso-height-relative:page;" filled="f" stroked="t" coordsize="21600,21600" o:gfxdata="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078F9B27" wp14:editId="2B3FD94C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97155</wp:posOffset>
                      </wp:positionV>
                      <wp:extent cx="29210" cy="53340"/>
                      <wp:effectExtent l="0" t="0" r="0" b="0"/>
                      <wp:wrapNone/>
                      <wp:docPr id="363" name="墨迹 3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49">
                            <w14:nvContentPartPr>
                              <w14:cNvContentPartPr/>
                            </w14:nvContentPartPr>
                            <w14:xfrm>
                              <a:off x="3884295" y="6772275"/>
                              <a:ext cx="29210" cy="533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7.1pt;margin-top:7.65pt;height:4.2pt;width:2.3pt;z-index:252030976;mso-width-relative:page;mso-height-relative:page;" filled="f" stroked="t" coordsize="21600,21600" o:gfxdata="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4B7FFFF1" wp14:editId="088A9765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83185</wp:posOffset>
                      </wp:positionV>
                      <wp:extent cx="38100" cy="62230"/>
                      <wp:effectExtent l="0" t="0" r="0" b="0"/>
                      <wp:wrapNone/>
                      <wp:docPr id="364" name="墨迹 3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50">
                            <w14:nvContentPartPr>
                              <w14:cNvContentPartPr/>
                            </w14:nvContentPartPr>
                            <w14:xfrm>
                              <a:off x="3878580" y="6758305"/>
                              <a:ext cx="38100" cy="622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6.65pt;margin-top:6.55pt;height:4.9pt;width:3pt;z-index:252032000;mso-width-relative:page;mso-height-relative:page;" filled="f" stroked="t" coordsize="21600,21600" o:gfxdata="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47DEC52C" wp14:editId="483F0DC3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74295</wp:posOffset>
                      </wp:positionV>
                      <wp:extent cx="43815" cy="94615"/>
                      <wp:effectExtent l="0" t="0" r="0" b="0"/>
                      <wp:wrapNone/>
                      <wp:docPr id="365" name="墨迹 3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51">
                            <w14:nvContentPartPr>
                              <w14:cNvContentPartPr/>
                            </w14:nvContentPartPr>
                            <w14:xfrm>
                              <a:off x="3953510" y="6749415"/>
                              <a:ext cx="43815" cy="946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2.55pt;margin-top:5.85pt;height:7.45pt;width:3.45pt;z-index:252033024;mso-width-relative:page;mso-height-relative:page;" filled="f" stroked="t" coordsize="21600,21600" o:gfxdata="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35FFD772" wp14:editId="32F8EF94">
                      <wp:simplePos x="0" y="0"/>
                      <wp:positionH relativeFrom="column">
                        <wp:posOffset>339725</wp:posOffset>
                      </wp:positionH>
                      <wp:positionV relativeFrom="paragraph">
                        <wp:posOffset>127635</wp:posOffset>
                      </wp:positionV>
                      <wp:extent cx="3175" cy="17145"/>
                      <wp:effectExtent l="0" t="0" r="0" b="0"/>
                      <wp:wrapNone/>
                      <wp:docPr id="366" name="墨迹 3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52">
                            <w14:nvContentPartPr>
                              <w14:cNvContentPartPr/>
                            </w14:nvContentPartPr>
                            <w14:xfrm>
                              <a:off x="4006850" y="6802755"/>
                              <a:ext cx="3175" cy="17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6.75pt;margin-top:10.05pt;height:1.35pt;width:0.25pt;z-index:252034048;mso-width-relative:page;mso-height-relative:page;" filled="f" stroked="t" coordsize="21600,21600" o:gfxdata="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130BDF54" wp14:editId="498355D5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57785</wp:posOffset>
                      </wp:positionV>
                      <wp:extent cx="46355" cy="133985"/>
                      <wp:effectExtent l="0" t="0" r="0" b="0"/>
                      <wp:wrapNone/>
                      <wp:docPr id="367" name="墨迹 3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53">
                            <w14:nvContentPartPr>
                              <w14:cNvContentPartPr/>
                            </w14:nvContentPartPr>
                            <w14:xfrm>
                              <a:off x="4023360" y="6732905"/>
                              <a:ext cx="46355" cy="133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8.05pt;margin-top:4.55pt;height:10.55pt;width:3.65pt;z-index:252035072;mso-width-relative:page;mso-height-relative:page;" filled="f" stroked="t" coordsize="21600,21600" o:gfxdata="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4E80AEAF" wp14:editId="39BA5567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62230</wp:posOffset>
                      </wp:positionV>
                      <wp:extent cx="59055" cy="111125"/>
                      <wp:effectExtent l="0" t="0" r="0" b="0"/>
                      <wp:wrapNone/>
                      <wp:docPr id="368" name="墨迹 3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54">
                            <w14:nvContentPartPr>
                              <w14:cNvContentPartPr/>
                            </w14:nvContentPartPr>
                            <w14:xfrm>
                              <a:off x="4061460" y="6737350"/>
                              <a:ext cx="59055" cy="1111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1.05pt;margin-top:4.9pt;height:8.75pt;width:4.65pt;z-index:252036096;mso-width-relative:page;mso-height-relative:page;" filled="f" stroked="t" coordsize="21600,21600" o:gfxdata="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3C6B247D" wp14:editId="7563A19B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70485</wp:posOffset>
                      </wp:positionV>
                      <wp:extent cx="36195" cy="15240"/>
                      <wp:effectExtent l="0" t="0" r="0" b="0"/>
                      <wp:wrapNone/>
                      <wp:docPr id="369" name="墨迹 3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55">
                            <w14:nvContentPartPr>
                              <w14:cNvContentPartPr/>
                            </w14:nvContentPartPr>
                            <w14:xfrm>
                              <a:off x="4095115" y="6745605"/>
                              <a:ext cx="36195" cy="1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3.7pt;margin-top:5.55pt;height:1.2pt;width:2.85pt;z-index:252037120;mso-width-relative:page;mso-height-relative:page;" filled="f" stroked="t" coordsize="21600,21600" o:gfxdata="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0A3B9B1E" wp14:editId="2BBA7F47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91440</wp:posOffset>
                      </wp:positionV>
                      <wp:extent cx="33655" cy="10160"/>
                      <wp:effectExtent l="0" t="0" r="0" b="0"/>
                      <wp:wrapNone/>
                      <wp:docPr id="370" name="墨迹 3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56">
                            <w14:nvContentPartPr>
                              <w14:cNvContentPartPr/>
                            </w14:nvContentPartPr>
                            <w14:xfrm>
                              <a:off x="4136390" y="6766560"/>
                              <a:ext cx="33655" cy="1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6.95pt;margin-top:7.2pt;height:0.8pt;width:2.65pt;z-index:252038144;mso-width-relative:page;mso-height-relative:page;" filled="f" stroked="t" coordsize="21600,21600" o:gfxdata="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2CB1952B" wp14:editId="33B46C50">
                      <wp:simplePos x="0" y="0"/>
                      <wp:positionH relativeFrom="column">
                        <wp:posOffset>467360</wp:posOffset>
                      </wp:positionH>
                      <wp:positionV relativeFrom="paragraph">
                        <wp:posOffset>116840</wp:posOffset>
                      </wp:positionV>
                      <wp:extent cx="43815" cy="17145"/>
                      <wp:effectExtent l="0" t="0" r="0" b="0"/>
                      <wp:wrapNone/>
                      <wp:docPr id="371" name="墨迹 3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57">
                            <w14:nvContentPartPr>
                              <w14:cNvContentPartPr/>
                            </w14:nvContentPartPr>
                            <w14:xfrm>
                              <a:off x="4134485" y="6791960"/>
                              <a:ext cx="43815" cy="17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6.8pt;margin-top:9.2pt;height:1.35pt;width:3.45pt;z-index:252039168;mso-width-relative:page;mso-height-relative:page;" filled="f" stroked="t" coordsize="21600,21600" o:gfxdata="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2BABFCCD" wp14:editId="000DFFBF">
                      <wp:simplePos x="0" y="0"/>
                      <wp:positionH relativeFrom="column">
                        <wp:posOffset>554355</wp:posOffset>
                      </wp:positionH>
                      <wp:positionV relativeFrom="paragraph">
                        <wp:posOffset>70485</wp:posOffset>
                      </wp:positionV>
                      <wp:extent cx="36830" cy="108585"/>
                      <wp:effectExtent l="0" t="0" r="0" b="0"/>
                      <wp:wrapNone/>
                      <wp:docPr id="416" name="墨迹 4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58">
                            <w14:nvContentPartPr>
                              <w14:cNvContentPartPr/>
                            </w14:nvContentPartPr>
                            <w14:xfrm>
                              <a:off x="4221480" y="6745605"/>
                              <a:ext cx="36830" cy="1085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3.65pt;margin-top:5.55pt;height:8.55pt;width:2.9pt;z-index:252085248;mso-width-relative:page;mso-height-relative:page;" filled="f" stroked="t" coordsize="21600,21600" o:gfxdata="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3418E980" wp14:editId="3AC2A64C">
                      <wp:simplePos x="0" y="0"/>
                      <wp:positionH relativeFrom="column">
                        <wp:posOffset>567690</wp:posOffset>
                      </wp:positionH>
                      <wp:positionV relativeFrom="paragraph">
                        <wp:posOffset>94615</wp:posOffset>
                      </wp:positionV>
                      <wp:extent cx="40640" cy="10160"/>
                      <wp:effectExtent l="0" t="0" r="0" b="0"/>
                      <wp:wrapNone/>
                      <wp:docPr id="417" name="墨迹 4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59">
                            <w14:nvContentPartPr>
                              <w14:cNvContentPartPr/>
                            </w14:nvContentPartPr>
                            <w14:xfrm>
                              <a:off x="4234815" y="6769735"/>
                              <a:ext cx="40640" cy="1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4.7pt;margin-top:7.45pt;height:0.8pt;width:3.2pt;z-index:252086272;mso-width-relative:page;mso-height-relative:page;" filled="f" stroked="t" coordsize="21600,21600" o:gfxdata="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58728E12" wp14:editId="3DC127EC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66040</wp:posOffset>
                      </wp:positionV>
                      <wp:extent cx="3175" cy="111125"/>
                      <wp:effectExtent l="0" t="0" r="0" b="0"/>
                      <wp:wrapNone/>
                      <wp:docPr id="418" name="墨迹 4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60">
                            <w14:nvContentPartPr>
                              <w14:cNvContentPartPr/>
                            </w14:nvContentPartPr>
                            <w14:xfrm>
                              <a:off x="4276725" y="6741160"/>
                              <a:ext cx="3175" cy="1111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8pt;margin-top:5.2pt;height:8.75pt;width:0.25pt;z-index:252087296;mso-width-relative:page;mso-height-relative:page;" filled="f" stroked="t" coordsize="21600,21600" o:gfxdata="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36256B57" wp14:editId="5493C3F1">
                      <wp:simplePos x="0" y="0"/>
                      <wp:positionH relativeFrom="column">
                        <wp:posOffset>640715</wp:posOffset>
                      </wp:positionH>
                      <wp:positionV relativeFrom="paragraph">
                        <wp:posOffset>52070</wp:posOffset>
                      </wp:positionV>
                      <wp:extent cx="42545" cy="117475"/>
                      <wp:effectExtent l="0" t="0" r="0" b="0"/>
                      <wp:wrapNone/>
                      <wp:docPr id="419" name="墨迹 4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61">
                            <w14:nvContentPartPr>
                              <w14:cNvContentPartPr/>
                            </w14:nvContentPartPr>
                            <w14:xfrm>
                              <a:off x="4307840" y="6727190"/>
                              <a:ext cx="42545" cy="1174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0.45pt;margin-top:4.1pt;height:9.25pt;width:3.35pt;z-index:252088320;mso-width-relative:page;mso-height-relative:page;" filled="f" stroked="t" coordsize="21600,21600" o:gfxdata="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43D0DE80" wp14:editId="3EF4A832">
                      <wp:simplePos x="0" y="0"/>
                      <wp:positionH relativeFrom="column">
                        <wp:posOffset>701675</wp:posOffset>
                      </wp:positionH>
                      <wp:positionV relativeFrom="paragraph">
                        <wp:posOffset>132715</wp:posOffset>
                      </wp:positionV>
                      <wp:extent cx="2540" cy="15240"/>
                      <wp:effectExtent l="0" t="0" r="0" b="0"/>
                      <wp:wrapNone/>
                      <wp:docPr id="420" name="墨迹 4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62">
                            <w14:nvContentPartPr>
                              <w14:cNvContentPartPr/>
                            </w14:nvContentPartPr>
                            <w14:xfrm>
                              <a:off x="4368800" y="6807835"/>
                              <a:ext cx="2540" cy="1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5.25pt;margin-top:10.45pt;height:1.2pt;width:0.2pt;z-index:252089344;mso-width-relative:page;mso-height-relative:page;" filled="f" stroked="t" coordsize="21600,21600" o:gfxdata="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4AE55BE2" wp14:editId="5C02BF26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59055</wp:posOffset>
                      </wp:positionV>
                      <wp:extent cx="53340" cy="101600"/>
                      <wp:effectExtent l="0" t="0" r="0" b="0"/>
                      <wp:wrapNone/>
                      <wp:docPr id="421" name="墨迹 4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63">
                            <w14:nvContentPartPr>
                              <w14:cNvContentPartPr/>
                            </w14:nvContentPartPr>
                            <w14:xfrm>
                              <a:off x="4412615" y="6734175"/>
                              <a:ext cx="53340" cy="10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8.7pt;margin-top:4.65pt;height:8pt;width:4.2pt;z-index:252090368;mso-width-relative:page;mso-height-relative:page;" filled="f" stroked="t" coordsize="21600,21600" o:gfxdata="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706BEAAB" wp14:editId="7716A877">
                      <wp:simplePos x="0" y="0"/>
                      <wp:positionH relativeFrom="column">
                        <wp:posOffset>803275</wp:posOffset>
                      </wp:positionH>
                      <wp:positionV relativeFrom="paragraph">
                        <wp:posOffset>54610</wp:posOffset>
                      </wp:positionV>
                      <wp:extent cx="47625" cy="104140"/>
                      <wp:effectExtent l="0" t="0" r="0" b="0"/>
                      <wp:wrapNone/>
                      <wp:docPr id="422" name="墨迹 4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64">
                            <w14:nvContentPartPr>
                              <w14:cNvContentPartPr/>
                            </w14:nvContentPartPr>
                            <w14:xfrm>
                              <a:off x="4470400" y="6729730"/>
                              <a:ext cx="47625" cy="1041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3.25pt;margin-top:4.3pt;height:8.2pt;width:3.75pt;z-index:252091392;mso-width-relative:page;mso-height-relative:page;" filled="f" stroked="t" coordsize="21600,21600" o:gfxdata="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60" w:type="dxa"/>
          </w:tcPr>
          <w:p w14:paraId="0376A8FA" w14:textId="59A7DD8D" w:rsidR="00F872F8" w:rsidRDefault="00DD79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56576" behindDoc="0" locked="0" layoutInCell="1" allowOverlap="1" wp14:anchorId="68EFE378" wp14:editId="7ADDF8AB">
                      <wp:simplePos x="0" y="0"/>
                      <wp:positionH relativeFrom="column">
                        <wp:posOffset>842010</wp:posOffset>
                      </wp:positionH>
                      <wp:positionV relativeFrom="paragraph">
                        <wp:posOffset>41910</wp:posOffset>
                      </wp:positionV>
                      <wp:extent cx="22860" cy="104140"/>
                      <wp:effectExtent l="0" t="0" r="0" b="0"/>
                      <wp:wrapNone/>
                      <wp:docPr id="388" name="墨迹 3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860" cy="1041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B7C6DF" id="墨迹 388" o:spid="_x0000_s1026" type="#_x0000_t75" style="position:absolute;left:0;text-align:left;margin-left:65.8pt;margin-top:2.8pt;width:2.8pt;height:9.2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">
                      <v:imagedata r:id="rId266" o:title="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3B49D14C" wp14:editId="19EF1206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44450</wp:posOffset>
                      </wp:positionV>
                      <wp:extent cx="36830" cy="140335"/>
                      <wp:effectExtent l="0" t="0" r="0" b="0"/>
                      <wp:wrapNone/>
                      <wp:docPr id="128" name="墨迹 1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67">
                            <w14:nvContentPartPr>
                              <w14:cNvContentPartPr/>
                            </w14:nvContentPartPr>
                            <w14:xfrm>
                              <a:off x="4621530" y="6719570"/>
                              <a:ext cx="36830" cy="140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2.8pt;margin-top:3.5pt;height:11.05pt;width:2.9pt;z-index:251790336;mso-width-relative:page;mso-height-relative:page;" filled="f" stroked="t" coordsize="21600,21600" o:gfxdata="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0393399D" wp14:editId="4215EFD0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69215</wp:posOffset>
                      </wp:positionV>
                      <wp:extent cx="45720" cy="116205"/>
                      <wp:effectExtent l="0" t="0" r="0" b="0"/>
                      <wp:wrapNone/>
                      <wp:docPr id="129" name="墨迹 1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68">
                            <w14:nvContentPartPr>
                              <w14:cNvContentPartPr/>
                            </w14:nvContentPartPr>
                            <w14:xfrm>
                              <a:off x="4658360" y="6744335"/>
                              <a:ext cx="45720" cy="1162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0.1pt;margin-top:5.45pt;height:9.15pt;width:3.6pt;z-index:251791360;mso-width-relative:page;mso-height-relative:page;" filled="f" stroked="t" coordsize="21600,21600" o:gfxdata="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5E9DC5BE" wp14:editId="65B7F94A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128905</wp:posOffset>
                      </wp:positionV>
                      <wp:extent cx="6985" cy="29845"/>
                      <wp:effectExtent l="0" t="0" r="0" b="0"/>
                      <wp:wrapNone/>
                      <wp:docPr id="130" name="墨迹 1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69">
                            <w14:nvContentPartPr>
                              <w14:cNvContentPartPr/>
                            </w14:nvContentPartPr>
                            <w14:xfrm>
                              <a:off x="4732020" y="6804025"/>
                              <a:ext cx="6985" cy="298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.9pt;margin-top:10.15pt;height:2.35pt;width:0.55pt;z-index:251792384;mso-width-relative:page;mso-height-relative:page;" filled="f" stroked="t" coordsize="21600,21600" o:gfxdata="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5DE381F8" wp14:editId="7BFDEB1F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48260</wp:posOffset>
                      </wp:positionV>
                      <wp:extent cx="66675" cy="175895"/>
                      <wp:effectExtent l="0" t="0" r="0" b="0"/>
                      <wp:wrapNone/>
                      <wp:docPr id="131" name="墨迹 1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70">
                            <w14:nvContentPartPr>
                              <w14:cNvContentPartPr/>
                            </w14:nvContentPartPr>
                            <w14:xfrm>
                              <a:off x="4756785" y="6723380"/>
                              <a:ext cx="66675" cy="1758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.85pt;margin-top:3.8pt;height:13.85pt;width:5.25pt;z-index:251793408;mso-width-relative:page;mso-height-relative:page;" filled="f" stroked="t" coordsize="21600,21600" o:gfxdata="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5731F0E8" wp14:editId="31F3DCCF">
                      <wp:simplePos x="0" y="0"/>
                      <wp:positionH relativeFrom="column">
                        <wp:posOffset>170180</wp:posOffset>
                      </wp:positionH>
                      <wp:positionV relativeFrom="paragraph">
                        <wp:posOffset>72390</wp:posOffset>
                      </wp:positionV>
                      <wp:extent cx="45720" cy="98425"/>
                      <wp:effectExtent l="0" t="0" r="0" b="0"/>
                      <wp:wrapNone/>
                      <wp:docPr id="132" name="墨迹 1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71">
                            <w14:nvContentPartPr>
                              <w14:cNvContentPartPr/>
                            </w14:nvContentPartPr>
                            <w14:xfrm>
                              <a:off x="4827270" y="6747510"/>
                              <a:ext cx="45720" cy="984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3.4pt;margin-top:5.7pt;height:7.75pt;width:3.6pt;z-index:251794432;mso-width-relative:page;mso-height-relative:page;" filled="f" stroked="t" coordsize="21600,21600" o:gfxdata="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736AB395" wp14:editId="5F7858C8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86360</wp:posOffset>
                      </wp:positionV>
                      <wp:extent cx="56515" cy="48895"/>
                      <wp:effectExtent l="0" t="0" r="0" b="0"/>
                      <wp:wrapNone/>
                      <wp:docPr id="133" name="墨迹 1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72">
                            <w14:nvContentPartPr>
                              <w14:cNvContentPartPr/>
                            </w14:nvContentPartPr>
                            <w14:xfrm>
                              <a:off x="4918710" y="6761480"/>
                              <a:ext cx="56515" cy="488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0.6pt;margin-top:6.8pt;height:3.85pt;width:4.45pt;z-index:251795456;mso-width-relative:page;mso-height-relative:page;" filled="f" stroked="t" coordsize="21600,21600" o:gfxdata="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26F2E206" wp14:editId="4ED5D333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69215</wp:posOffset>
                      </wp:positionV>
                      <wp:extent cx="80645" cy="77470"/>
                      <wp:effectExtent l="0" t="0" r="0" b="0"/>
                      <wp:wrapNone/>
                      <wp:docPr id="134" name="墨迹 1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73">
                            <w14:nvContentPartPr>
                              <w14:cNvContentPartPr/>
                            </w14:nvContentPartPr>
                            <w14:xfrm>
                              <a:off x="4900930" y="6744335"/>
                              <a:ext cx="80645" cy="774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9.2pt;margin-top:5.45pt;height:6.1pt;width:6.35pt;z-index:251796480;mso-width-relative:page;mso-height-relative:page;" filled="f" stroked="t" coordsize="21600,21600" o:gfxdata="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7C142F41" wp14:editId="2D65C7C0">
                      <wp:simplePos x="0" y="0"/>
                      <wp:positionH relativeFrom="column">
                        <wp:posOffset>335280</wp:posOffset>
                      </wp:positionH>
                      <wp:positionV relativeFrom="paragraph">
                        <wp:posOffset>58420</wp:posOffset>
                      </wp:positionV>
                      <wp:extent cx="38735" cy="93345"/>
                      <wp:effectExtent l="0" t="0" r="0" b="0"/>
                      <wp:wrapNone/>
                      <wp:docPr id="135" name="墨迹 1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74">
                            <w14:nvContentPartPr>
                              <w14:cNvContentPartPr/>
                            </w14:nvContentPartPr>
                            <w14:xfrm>
                              <a:off x="4992370" y="6733540"/>
                              <a:ext cx="38735" cy="933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6.4pt;margin-top:4.6pt;height:7.35pt;width:3.05pt;z-index:251797504;mso-width-relative:page;mso-height-relative:page;" filled="f" stroked="t" coordsize="21600,21600" o:gfxdata="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34ACE366" wp14:editId="679C80F1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111125</wp:posOffset>
                      </wp:positionV>
                      <wp:extent cx="1905" cy="22860"/>
                      <wp:effectExtent l="0" t="0" r="0" b="0"/>
                      <wp:wrapNone/>
                      <wp:docPr id="136" name="墨迹 1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75">
                            <w14:nvContentPartPr>
                              <w14:cNvContentPartPr/>
                            </w14:nvContentPartPr>
                            <w14:xfrm>
                              <a:off x="5055235" y="6786245"/>
                              <a:ext cx="1905" cy="228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1.35pt;margin-top:8.75pt;height:1.8pt;width:0.15pt;z-index:251798528;mso-width-relative:page;mso-height-relative:page;" filled="f" stroked="t" coordsize="21600,21600" o:gfxdata="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7A0B82ED" wp14:editId="26AAB516">
                      <wp:simplePos x="0" y="0"/>
                      <wp:positionH relativeFrom="column">
                        <wp:posOffset>405130</wp:posOffset>
                      </wp:positionH>
                      <wp:positionV relativeFrom="paragraph">
                        <wp:posOffset>44450</wp:posOffset>
                      </wp:positionV>
                      <wp:extent cx="52705" cy="133350"/>
                      <wp:effectExtent l="0" t="0" r="0" b="0"/>
                      <wp:wrapNone/>
                      <wp:docPr id="137" name="墨迹 1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76">
                            <w14:nvContentPartPr>
                              <w14:cNvContentPartPr/>
                            </w14:nvContentPartPr>
                            <w14:xfrm>
                              <a:off x="5062220" y="6719570"/>
                              <a:ext cx="52705" cy="1333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1.9pt;margin-top:3.5pt;height:10.5pt;width:4.15pt;z-index:251799552;mso-width-relative:page;mso-height-relative:page;" filled="f" stroked="t" coordsize="21600,21600" o:gfxdata="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7DF1D18C" wp14:editId="4100EFC8">
                      <wp:simplePos x="0" y="0"/>
                      <wp:positionH relativeFrom="column">
                        <wp:posOffset>456565</wp:posOffset>
                      </wp:positionH>
                      <wp:positionV relativeFrom="paragraph">
                        <wp:posOffset>44450</wp:posOffset>
                      </wp:positionV>
                      <wp:extent cx="71755" cy="112395"/>
                      <wp:effectExtent l="0" t="0" r="0" b="0"/>
                      <wp:wrapNone/>
                      <wp:docPr id="138" name="墨迹 1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77">
                            <w14:nvContentPartPr>
                              <w14:cNvContentPartPr/>
                            </w14:nvContentPartPr>
                            <w14:xfrm>
                              <a:off x="5113655" y="6719570"/>
                              <a:ext cx="71755" cy="1123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5.95pt;margin-top:3.5pt;height:8.85pt;width:5.65pt;z-index:251800576;mso-width-relative:page;mso-height-relative:page;" filled="f" stroked="t" coordsize="21600,21600" o:gfxdata="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5BFB9250" wp14:editId="5D28EBEA">
                      <wp:simplePos x="0" y="0"/>
                      <wp:positionH relativeFrom="column">
                        <wp:posOffset>489585</wp:posOffset>
                      </wp:positionH>
                      <wp:positionV relativeFrom="paragraph">
                        <wp:posOffset>62230</wp:posOffset>
                      </wp:positionV>
                      <wp:extent cx="47625" cy="0"/>
                      <wp:effectExtent l="0" t="0" r="0" b="0"/>
                      <wp:wrapNone/>
                      <wp:docPr id="139" name="墨迹 1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78">
                            <w14:nvContentPartPr>
                              <w14:cNvContentPartPr/>
                            </w14:nvContentPartPr>
                            <w14:xfrm>
                              <a:off x="5146675" y="6737350"/>
                              <a:ext cx="47625" cy="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8.55pt;margin-top:4.9pt;height:0pt;width:3.75pt;z-index:251801600;mso-width-relative:page;mso-height-relative:page;" filled="f" stroked="t" coordsize="21600,21600" o:gfxdata="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05EF5C95" wp14:editId="4ABF7B2C">
                      <wp:simplePos x="0" y="0"/>
                      <wp:positionH relativeFrom="column">
                        <wp:posOffset>542290</wp:posOffset>
                      </wp:positionH>
                      <wp:positionV relativeFrom="paragraph">
                        <wp:posOffset>90170</wp:posOffset>
                      </wp:positionV>
                      <wp:extent cx="26035" cy="0"/>
                      <wp:effectExtent l="0" t="0" r="0" b="0"/>
                      <wp:wrapNone/>
                      <wp:docPr id="140" name="墨迹 1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79">
                            <w14:nvContentPartPr>
                              <w14:cNvContentPartPr/>
                            </w14:nvContentPartPr>
                            <w14:xfrm>
                              <a:off x="5199380" y="6765290"/>
                              <a:ext cx="26035" cy="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2.7pt;margin-top:7.1pt;height:0pt;width:2.05pt;z-index:251802624;mso-width-relative:page;mso-height-relative:page;" filled="f" stroked="t" coordsize="21600,21600" o:gfxdata="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2EE525EB" wp14:editId="27EC8788">
                      <wp:simplePos x="0" y="0"/>
                      <wp:positionH relativeFrom="column">
                        <wp:posOffset>535305</wp:posOffset>
                      </wp:positionH>
                      <wp:positionV relativeFrom="paragraph">
                        <wp:posOffset>121920</wp:posOffset>
                      </wp:positionV>
                      <wp:extent cx="54610" cy="10795"/>
                      <wp:effectExtent l="0" t="0" r="0" b="0"/>
                      <wp:wrapNone/>
                      <wp:docPr id="141" name="墨迹 1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80">
                            <w14:nvContentPartPr>
                              <w14:cNvContentPartPr/>
                            </w14:nvContentPartPr>
                            <w14:xfrm>
                              <a:off x="5192395" y="6797040"/>
                              <a:ext cx="54610" cy="10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2.15pt;margin-top:9.6pt;height:0.85pt;width:4.3pt;z-index:251803648;mso-width-relative:page;mso-height-relative:page;" filled="f" stroked="t" coordsize="21600,21600" o:gfxdata="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38183A1C" wp14:editId="147A0583">
                      <wp:simplePos x="0" y="0"/>
                      <wp:positionH relativeFrom="column">
                        <wp:posOffset>615950</wp:posOffset>
                      </wp:positionH>
                      <wp:positionV relativeFrom="paragraph">
                        <wp:posOffset>60325</wp:posOffset>
                      </wp:positionV>
                      <wp:extent cx="40005" cy="97790"/>
                      <wp:effectExtent l="0" t="0" r="0" b="0"/>
                      <wp:wrapNone/>
                      <wp:docPr id="236" name="墨迹 2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81">
                            <w14:nvContentPartPr>
                              <w14:cNvContentPartPr/>
                            </w14:nvContentPartPr>
                            <w14:xfrm>
                              <a:off x="5273040" y="6735445"/>
                              <a:ext cx="40005" cy="977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8.5pt;margin-top:4.75pt;height:7.7pt;width:3.15pt;z-index:251900928;mso-width-relative:page;mso-height-relative:page;" filled="f" stroked="t" coordsize="21600,21600" o:gfxdata="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2832350E" wp14:editId="292A11FC">
                      <wp:simplePos x="0" y="0"/>
                      <wp:positionH relativeFrom="column">
                        <wp:posOffset>655955</wp:posOffset>
                      </wp:positionH>
                      <wp:positionV relativeFrom="paragraph">
                        <wp:posOffset>53975</wp:posOffset>
                      </wp:positionV>
                      <wp:extent cx="48895" cy="121920"/>
                      <wp:effectExtent l="0" t="0" r="0" b="0"/>
                      <wp:wrapNone/>
                      <wp:docPr id="237" name="墨迹 2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82">
                            <w14:nvContentPartPr>
                              <w14:cNvContentPartPr/>
                            </w14:nvContentPartPr>
                            <w14:xfrm>
                              <a:off x="5313045" y="6729095"/>
                              <a:ext cx="48895" cy="12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1.65pt;margin-top:4.25pt;height:9.6pt;width:3.85pt;z-index:251901952;mso-width-relative:page;mso-height-relative:page;" filled="f" stroked="t" coordsize="21600,21600" o:gfxdata="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4E00B75B" wp14:editId="0C86EA7D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83185</wp:posOffset>
                      </wp:positionV>
                      <wp:extent cx="38100" cy="4445"/>
                      <wp:effectExtent l="0" t="0" r="0" b="0"/>
                      <wp:wrapNone/>
                      <wp:docPr id="238" name="墨迹 2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83">
                            <w14:nvContentPartPr>
                              <w14:cNvContentPartPr/>
                            </w14:nvContentPartPr>
                            <w14:xfrm>
                              <a:off x="5325110" y="6758305"/>
                              <a:ext cx="38100" cy="44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2.6pt;margin-top:6.55pt;height:0.35pt;width:3pt;z-index:251902976;mso-width-relative:page;mso-height-relative:page;" filled="f" stroked="t" coordsize="21600,21600" o:gfxdata="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2EDE7B61" wp14:editId="282FF408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41910</wp:posOffset>
                      </wp:positionV>
                      <wp:extent cx="64135" cy="167640"/>
                      <wp:effectExtent l="0" t="0" r="0" b="0"/>
                      <wp:wrapNone/>
                      <wp:docPr id="239" name="墨迹 2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84">
                            <w14:nvContentPartPr>
                              <w14:cNvContentPartPr/>
                            </w14:nvContentPartPr>
                            <w14:xfrm>
                              <a:off x="5349875" y="6717030"/>
                              <a:ext cx="64135" cy="167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4.55pt;margin-top:3.3pt;height:13.2pt;width:5.05pt;z-index:251904000;mso-width-relative:page;mso-height-relative:page;" filled="f" stroked="t" coordsize="21600,21600" o:gfxdata="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52B1AECC" wp14:editId="058BA46D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142875</wp:posOffset>
                      </wp:positionV>
                      <wp:extent cx="4445" cy="19685"/>
                      <wp:effectExtent l="0" t="0" r="0" b="0"/>
                      <wp:wrapNone/>
                      <wp:docPr id="240" name="墨迹 2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85">
                            <w14:nvContentPartPr>
                              <w14:cNvContentPartPr/>
                            </w14:nvContentPartPr>
                            <w14:xfrm>
                              <a:off x="5431790" y="6817995"/>
                              <a:ext cx="4445" cy="19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1pt;margin-top:11.25pt;height:1.55pt;width:0.35pt;z-index:251905024;mso-width-relative:page;mso-height-relative:page;" filled="f" stroked="t" coordsize="21600,21600" o:gfxdata="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592F94AE" wp14:editId="1167C210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51435</wp:posOffset>
                      </wp:positionV>
                      <wp:extent cx="30480" cy="173990"/>
                      <wp:effectExtent l="0" t="0" r="0" b="0"/>
                      <wp:wrapNone/>
                      <wp:docPr id="241" name="墨迹 2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86">
                            <w14:nvContentPartPr>
                              <w14:cNvContentPartPr/>
                            </w14:nvContentPartPr>
                            <w14:xfrm>
                              <a:off x="5456555" y="6726555"/>
                              <a:ext cx="30480" cy="1739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2.95pt;margin-top:4.05pt;height:13.7pt;width:2.4pt;z-index:251906048;mso-width-relative:page;mso-height-relative:page;" filled="f" stroked="t" coordsize="21600,21600" o:gfxdata="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 w:rsidR="0042147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548C9409" wp14:editId="30180E43">
                      <wp:simplePos x="0" y="0"/>
                      <wp:positionH relativeFrom="column">
                        <wp:posOffset>846455</wp:posOffset>
                      </wp:positionH>
                      <wp:positionV relativeFrom="paragraph">
                        <wp:posOffset>63500</wp:posOffset>
                      </wp:positionV>
                      <wp:extent cx="68580" cy="121920"/>
                      <wp:effectExtent l="0" t="0" r="0" b="0"/>
                      <wp:wrapNone/>
                      <wp:docPr id="242" name="墨迹 2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87">
                            <w14:nvContentPartPr>
                              <w14:cNvContentPartPr/>
                            </w14:nvContentPartPr>
                            <w14:xfrm>
                              <a:off x="5503545" y="6738620"/>
                              <a:ext cx="68580" cy="12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6.65pt;margin-top:5pt;height:9.6pt;width:5.4pt;z-index:251907072;mso-width-relative:page;mso-height-relative:page;" filled="f" stroked="t" coordsize="21600,21600" o:gfxdata="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7A3D397D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25E7F6E2" wp14:editId="4EF70E13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66040</wp:posOffset>
                      </wp:positionV>
                      <wp:extent cx="34925" cy="117475"/>
                      <wp:effectExtent l="0" t="0" r="0" b="0"/>
                      <wp:wrapNone/>
                      <wp:docPr id="284" name="墨迹 2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88">
                            <w14:nvContentPartPr>
                              <w14:cNvContentPartPr/>
                            </w14:nvContentPartPr>
                            <w14:xfrm>
                              <a:off x="5629910" y="6741160"/>
                              <a:ext cx="34925" cy="1174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1.4pt;margin-top:5.2pt;height:9.25pt;width:2.75pt;z-index:251950080;mso-width-relative:page;mso-height-relative:page;" filled="f" stroked="t" coordsize="21600,21600" o:gfxdata="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76E3BDCC" wp14:editId="19F54594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94615</wp:posOffset>
                      </wp:positionV>
                      <wp:extent cx="22860" cy="15240"/>
                      <wp:effectExtent l="0" t="0" r="0" b="0"/>
                      <wp:wrapNone/>
                      <wp:docPr id="285" name="墨迹 2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89">
                            <w14:nvContentPartPr>
                              <w14:cNvContentPartPr/>
                            </w14:nvContentPartPr>
                            <w14:xfrm>
                              <a:off x="5638800" y="6769735"/>
                              <a:ext cx="22860" cy="1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0.7pt;margin-top:7.45pt;height:1.2pt;width:1.8pt;z-index:251951104;mso-width-relative:page;mso-height-relative:page;" filled="f" stroked="t" coordsize="21600,21600" o:gfxdata="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717B0C04" wp14:editId="1888D9B6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73025</wp:posOffset>
                      </wp:positionV>
                      <wp:extent cx="60325" cy="64770"/>
                      <wp:effectExtent l="0" t="0" r="0" b="0"/>
                      <wp:wrapNone/>
                      <wp:docPr id="286" name="墨迹 2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90">
                            <w14:nvContentPartPr>
                              <w14:cNvContentPartPr/>
                            </w14:nvContentPartPr>
                            <w14:xfrm>
                              <a:off x="5666740" y="6748145"/>
                              <a:ext cx="60325" cy="647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.5pt;margin-top:5.75pt;height:5.1pt;width:4.75pt;z-index:251952128;mso-width-relative:page;mso-height-relative:page;" filled="f" stroked="t" coordsize="21600,21600" o:gfxdata="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5514D017" wp14:editId="1A7FEC4F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91440</wp:posOffset>
                      </wp:positionV>
                      <wp:extent cx="9525" cy="99060"/>
                      <wp:effectExtent l="0" t="0" r="0" b="0"/>
                      <wp:wrapNone/>
                      <wp:docPr id="287" name="墨迹 2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91">
                            <w14:nvContentPartPr>
                              <w14:cNvContentPartPr/>
                            </w14:nvContentPartPr>
                            <w14:xfrm>
                              <a:off x="5696585" y="6766560"/>
                              <a:ext cx="9525" cy="990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.85pt;margin-top:7.2pt;height:7.8pt;width:0.75pt;z-index:251953152;mso-width-relative:page;mso-height-relative:page;" filled="f" stroked="t" coordsize="21600,21600" o:gfxdata="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38994008" wp14:editId="6A3A489F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144780</wp:posOffset>
                      </wp:positionV>
                      <wp:extent cx="2540" cy="15240"/>
                      <wp:effectExtent l="0" t="0" r="0" b="0"/>
                      <wp:wrapNone/>
                      <wp:docPr id="288" name="墨迹 2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92">
                            <w14:nvContentPartPr>
                              <w14:cNvContentPartPr/>
                            </w14:nvContentPartPr>
                            <w14:xfrm>
                              <a:off x="5728970" y="6819900"/>
                              <a:ext cx="2540" cy="1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.4pt;margin-top:11.4pt;height:1.2pt;width:0.2pt;z-index:251954176;mso-width-relative:page;mso-height-relative:page;" filled="f" stroked="t" coordsize="21600,21600" o:gfxdata="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5900F42C" wp14:editId="14A411DB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73025</wp:posOffset>
                      </wp:positionV>
                      <wp:extent cx="64770" cy="55245"/>
                      <wp:effectExtent l="0" t="0" r="0" b="0"/>
                      <wp:wrapNone/>
                      <wp:docPr id="289" name="墨迹 2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93">
                            <w14:nvContentPartPr>
                              <w14:cNvContentPartPr/>
                            </w14:nvContentPartPr>
                            <w14:xfrm>
                              <a:off x="5754370" y="6748145"/>
                              <a:ext cx="64770" cy="552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8.4pt;margin-top:5.75pt;height:4.35pt;width:5.1pt;z-index:251955200;mso-width-relative:page;mso-height-relative:page;" filled="f" stroked="t" coordsize="21600,21600" o:gfxdata="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754DB82D" wp14:editId="419F8A56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80010</wp:posOffset>
                      </wp:positionV>
                      <wp:extent cx="4445" cy="104140"/>
                      <wp:effectExtent l="0" t="0" r="0" b="0"/>
                      <wp:wrapNone/>
                      <wp:docPr id="290" name="墨迹 2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94">
                            <w14:nvContentPartPr>
                              <w14:cNvContentPartPr/>
                            </w14:nvContentPartPr>
                            <w14:xfrm>
                              <a:off x="5784850" y="6755130"/>
                              <a:ext cx="4445" cy="1041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0.8pt;margin-top:6.3pt;height:8.2pt;width:0.35pt;z-index:251956224;mso-width-relative:page;mso-height-relative:page;" filled="f" stroked="t" coordsize="21600,21600" o:gfxdata="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208AE5FA" wp14:editId="0BA56E68">
                      <wp:simplePos x="0" y="0"/>
                      <wp:positionH relativeFrom="column">
                        <wp:posOffset>201295</wp:posOffset>
                      </wp:positionH>
                      <wp:positionV relativeFrom="paragraph">
                        <wp:posOffset>98425</wp:posOffset>
                      </wp:positionV>
                      <wp:extent cx="26670" cy="48260"/>
                      <wp:effectExtent l="0" t="0" r="0" b="0"/>
                      <wp:wrapNone/>
                      <wp:docPr id="291" name="墨迹 29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95">
                            <w14:nvContentPartPr>
                              <w14:cNvContentPartPr/>
                            </w14:nvContentPartPr>
                            <w14:xfrm>
                              <a:off x="5848985" y="6773545"/>
                              <a:ext cx="26670" cy="482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5.85pt;margin-top:7.75pt;height:3.8pt;width:2.1pt;z-index:251957248;mso-width-relative:page;mso-height-relative:page;" filled="f" stroked="t" coordsize="21600,21600" o:gfxdata="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6489434D" wp14:editId="00E7D1AB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84455</wp:posOffset>
                      </wp:positionV>
                      <wp:extent cx="38100" cy="60960"/>
                      <wp:effectExtent l="0" t="0" r="0" b="0"/>
                      <wp:wrapNone/>
                      <wp:docPr id="292" name="墨迹 2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96">
                            <w14:nvContentPartPr>
                              <w14:cNvContentPartPr/>
                            </w14:nvContentPartPr>
                            <w14:xfrm>
                              <a:off x="5843270" y="6759575"/>
                              <a:ext cx="38100" cy="60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5.4pt;margin-top:6.65pt;height:4.8pt;width:3pt;z-index:251958272;mso-width-relative:page;mso-height-relative:page;" filled="f" stroked="t" coordsize="21600,21600" o:gfxdata="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586347CA" wp14:editId="73C5F2D6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75565</wp:posOffset>
                      </wp:positionV>
                      <wp:extent cx="53340" cy="94615"/>
                      <wp:effectExtent l="0" t="0" r="0" b="0"/>
                      <wp:wrapNone/>
                      <wp:docPr id="293" name="墨迹 2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97">
                            <w14:nvContentPartPr>
                              <w14:cNvContentPartPr/>
                            </w14:nvContentPartPr>
                            <w14:xfrm>
                              <a:off x="5890895" y="6750685"/>
                              <a:ext cx="53340" cy="946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9.15pt;margin-top:5.95pt;height:7.45pt;width:4.2pt;z-index:251959296;mso-width-relative:page;mso-height-relative:page;" filled="f" stroked="t" coordsize="21600,21600" o:gfxdata="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0C01FAF9" wp14:editId="4305E66B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128270</wp:posOffset>
                      </wp:positionV>
                      <wp:extent cx="5715" cy="27940"/>
                      <wp:effectExtent l="0" t="0" r="0" b="0"/>
                      <wp:wrapNone/>
                      <wp:docPr id="294" name="墨迹 2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98">
                            <w14:nvContentPartPr>
                              <w14:cNvContentPartPr/>
                            </w14:nvContentPartPr>
                            <w14:xfrm>
                              <a:off x="5964555" y="6803390"/>
                              <a:ext cx="5715" cy="279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4.95pt;margin-top:10.1pt;height:2.2pt;width:0.45pt;z-index:251960320;mso-width-relative:page;mso-height-relative:page;" filled="f" stroked="t" coordsize="21600,21600" o:gfxdata="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5465670B" wp14:editId="512EF879">
                      <wp:simplePos x="0" y="0"/>
                      <wp:positionH relativeFrom="column">
                        <wp:posOffset>330835</wp:posOffset>
                      </wp:positionH>
                      <wp:positionV relativeFrom="paragraph">
                        <wp:posOffset>63500</wp:posOffset>
                      </wp:positionV>
                      <wp:extent cx="43815" cy="136525"/>
                      <wp:effectExtent l="0" t="0" r="0" b="0"/>
                      <wp:wrapNone/>
                      <wp:docPr id="295" name="墨迹 2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299">
                            <w14:nvContentPartPr>
                              <w14:cNvContentPartPr/>
                            </w14:nvContentPartPr>
                            <w14:xfrm>
                              <a:off x="5978525" y="6738620"/>
                              <a:ext cx="43815" cy="136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6.05pt;margin-top:5pt;height:10.75pt;width:3.45pt;z-index:251961344;mso-width-relative:page;mso-height-relative:page;" filled="f" stroked="t" coordsize="21600,21600" o:gfxdata="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11FF0DE1" wp14:editId="00C43501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59055</wp:posOffset>
                      </wp:positionV>
                      <wp:extent cx="55245" cy="108585"/>
                      <wp:effectExtent l="0" t="0" r="0" b="0"/>
                      <wp:wrapNone/>
                      <wp:docPr id="296" name="墨迹 2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00">
                            <w14:nvContentPartPr>
                              <w14:cNvContentPartPr/>
                            </w14:nvContentPartPr>
                            <w14:xfrm>
                              <a:off x="6019800" y="6734175"/>
                              <a:ext cx="55245" cy="1085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9.3pt;margin-top:4.65pt;height:8.55pt;width:4.35pt;z-index:251962368;mso-width-relative:page;mso-height-relative:page;" filled="f" stroked="t" coordsize="21600,21600" o:gfxdata="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023206B0" wp14:editId="54373E91">
                      <wp:simplePos x="0" y="0"/>
                      <wp:positionH relativeFrom="column">
                        <wp:posOffset>397510</wp:posOffset>
                      </wp:positionH>
                      <wp:positionV relativeFrom="paragraph">
                        <wp:posOffset>64770</wp:posOffset>
                      </wp:positionV>
                      <wp:extent cx="47625" cy="12700"/>
                      <wp:effectExtent l="0" t="0" r="0" b="0"/>
                      <wp:wrapNone/>
                      <wp:docPr id="297" name="墨迹 2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01">
                            <w14:nvContentPartPr>
                              <w14:cNvContentPartPr/>
                            </w14:nvContentPartPr>
                            <w14:xfrm>
                              <a:off x="6045200" y="6739890"/>
                              <a:ext cx="47625" cy="12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1.3pt;margin-top:5.1pt;height:1pt;width:3.75pt;z-index:251963392;mso-width-relative:page;mso-height-relative:page;" filled="f" stroked="t" coordsize="21600,21600" o:gfxdata="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66682197" wp14:editId="43DD9870">
                      <wp:simplePos x="0" y="0"/>
                      <wp:positionH relativeFrom="column">
                        <wp:posOffset>441960</wp:posOffset>
                      </wp:positionH>
                      <wp:positionV relativeFrom="paragraph">
                        <wp:posOffset>92710</wp:posOffset>
                      </wp:positionV>
                      <wp:extent cx="38100" cy="3175"/>
                      <wp:effectExtent l="0" t="0" r="0" b="0"/>
                      <wp:wrapNone/>
                      <wp:docPr id="298" name="墨迹 2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02">
                            <w14:nvContentPartPr>
                              <w14:cNvContentPartPr/>
                            </w14:nvContentPartPr>
                            <w14:xfrm>
                              <a:off x="6089650" y="6767830"/>
                              <a:ext cx="38100" cy="31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4.8pt;margin-top:7.3pt;height:0.25pt;width:3pt;z-index:251964416;mso-width-relative:page;mso-height-relative:page;" filled="f" stroked="t" coordsize="21600,21600" o:gfxdata="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272DE0D3" wp14:editId="2616B3DA">
                      <wp:simplePos x="0" y="0"/>
                      <wp:positionH relativeFrom="column">
                        <wp:posOffset>439420</wp:posOffset>
                      </wp:positionH>
                      <wp:positionV relativeFrom="paragraph">
                        <wp:posOffset>118110</wp:posOffset>
                      </wp:positionV>
                      <wp:extent cx="64770" cy="12700"/>
                      <wp:effectExtent l="0" t="0" r="0" b="0"/>
                      <wp:wrapNone/>
                      <wp:docPr id="299" name="墨迹 2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03">
                            <w14:nvContentPartPr>
                              <w14:cNvContentPartPr/>
                            </w14:nvContentPartPr>
                            <w14:xfrm>
                              <a:off x="6087110" y="6793230"/>
                              <a:ext cx="64770" cy="12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4.6pt;margin-top:9.3pt;height:1pt;width:5.1pt;z-index:251965440;mso-width-relative:page;mso-height-relative:page;" filled="f" stroked="t" coordsize="21600,21600" o:gfxdata="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4FFE8AAF" wp14:editId="731B4944">
                      <wp:simplePos x="0" y="0"/>
                      <wp:positionH relativeFrom="column">
                        <wp:posOffset>524510</wp:posOffset>
                      </wp:positionH>
                      <wp:positionV relativeFrom="paragraph">
                        <wp:posOffset>88900</wp:posOffset>
                      </wp:positionV>
                      <wp:extent cx="77470" cy="87630"/>
                      <wp:effectExtent l="0" t="0" r="0" b="0"/>
                      <wp:wrapNone/>
                      <wp:docPr id="441" name="墨迹 4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04">
                            <w14:nvContentPartPr>
                              <w14:cNvContentPartPr/>
                            </w14:nvContentPartPr>
                            <w14:xfrm>
                              <a:off x="6172200" y="6764020"/>
                              <a:ext cx="77470" cy="876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1.3pt;margin-top:7pt;height:6.9pt;width:6.1pt;z-index:252110848;mso-width-relative:page;mso-height-relative:page;" filled="f" stroked="t" coordsize="21600,21600" o:gfxdata="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78D6B2E8" wp14:editId="5F9A5C33">
                      <wp:simplePos x="0" y="0"/>
                      <wp:positionH relativeFrom="column">
                        <wp:posOffset>610235</wp:posOffset>
                      </wp:positionH>
                      <wp:positionV relativeFrom="paragraph">
                        <wp:posOffset>81915</wp:posOffset>
                      </wp:positionV>
                      <wp:extent cx="34925" cy="62230"/>
                      <wp:effectExtent l="0" t="0" r="0" b="0"/>
                      <wp:wrapNone/>
                      <wp:docPr id="442" name="墨迹 4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05">
                            <w14:nvContentPartPr>
                              <w14:cNvContentPartPr/>
                            </w14:nvContentPartPr>
                            <w14:xfrm>
                              <a:off x="6257925" y="6757035"/>
                              <a:ext cx="34925" cy="622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8.05pt;margin-top:6.45pt;height:4.9pt;width:2.75pt;z-index:252111872;mso-width-relative:page;mso-height-relative:page;" filled="f" stroked="t" coordsize="21600,21600" o:gfxdata="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3FCFFC59" wp14:editId="2910CAC9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66040</wp:posOffset>
                      </wp:positionV>
                      <wp:extent cx="85725" cy="64770"/>
                      <wp:effectExtent l="0" t="0" r="0" b="0"/>
                      <wp:wrapNone/>
                      <wp:docPr id="443" name="墨迹 4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06">
                            <w14:nvContentPartPr>
                              <w14:cNvContentPartPr/>
                            </w14:nvContentPartPr>
                            <w14:xfrm>
                              <a:off x="6306185" y="6741160"/>
                              <a:ext cx="85725" cy="647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1.85pt;margin-top:5.2pt;height:5.1pt;width:6.75pt;z-index:252112896;mso-width-relative:page;mso-height-relative:page;" filled="f" stroked="t" coordsize="21600,21600" o:gfxdata="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04403C71" wp14:editId="2F5B701A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59055</wp:posOffset>
                      </wp:positionV>
                      <wp:extent cx="11430" cy="147955"/>
                      <wp:effectExtent l="0" t="0" r="0" b="0"/>
                      <wp:wrapNone/>
                      <wp:docPr id="444" name="墨迹 4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07">
                            <w14:nvContentPartPr>
                              <w14:cNvContentPartPr/>
                            </w14:nvContentPartPr>
                            <w14:xfrm>
                              <a:off x="6343650" y="6734175"/>
                              <a:ext cx="11430" cy="1479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4.8pt;margin-top:4.65pt;height:11.65pt;width:0.9pt;z-index:252113920;mso-width-relative:page;mso-height-relative:page;" filled="f" stroked="t" coordsize="21600,21600" o:gfxdata="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:rsidR="00F872F8" w14:paraId="073B7AF2" w14:textId="77777777">
        <w:trPr>
          <w:jc w:val="center"/>
        </w:trPr>
        <w:tc>
          <w:tcPr>
            <w:tcW w:w="2405" w:type="dxa"/>
          </w:tcPr>
          <w:p w14:paraId="5CD7EA3A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250</w:t>
            </w:r>
          </w:p>
        </w:tc>
        <w:tc>
          <w:tcPr>
            <w:tcW w:w="1701" w:type="dxa"/>
          </w:tcPr>
          <w:p w14:paraId="6241A81B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1E85FFF" wp14:editId="2AB7AF93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69850</wp:posOffset>
                      </wp:positionV>
                      <wp:extent cx="54610" cy="67310"/>
                      <wp:effectExtent l="0" t="0" r="0" b="0"/>
                      <wp:wrapNone/>
                      <wp:docPr id="74" name="墨迹 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08">
                            <w14:nvContentPartPr>
                              <w14:cNvContentPartPr/>
                            </w14:nvContentPartPr>
                            <w14:xfrm>
                              <a:off x="2560955" y="6949440"/>
                              <a:ext cx="54610" cy="673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2.05pt;margin-top:5.5pt;height:5.3pt;width:4.3pt;z-index:251735040;mso-width-relative:page;mso-height-relative:page;" filled="f" stroked="t" coordsize="21600,21600" o:gfxdata="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63D7707E" wp14:editId="5B0386A9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71755</wp:posOffset>
                      </wp:positionV>
                      <wp:extent cx="5715" cy="83820"/>
                      <wp:effectExtent l="0" t="0" r="0" b="0"/>
                      <wp:wrapNone/>
                      <wp:docPr id="75" name="墨迹 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09">
                            <w14:nvContentPartPr>
                              <w14:cNvContentPartPr/>
                            </w14:nvContentPartPr>
                            <w14:xfrm>
                              <a:off x="2620645" y="6951345"/>
                              <a:ext cx="5715" cy="838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.65pt;margin-top:5.65pt;height:6.6pt;width:0.45pt;z-index:251736064;mso-width-relative:page;mso-height-relative:page;" filled="f" stroked="t" coordsize="21600,21600" o:gfxdata="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151E906" wp14:editId="2E6546AD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62865</wp:posOffset>
                      </wp:positionV>
                      <wp:extent cx="81280" cy="55880"/>
                      <wp:effectExtent l="0" t="0" r="0" b="0"/>
                      <wp:wrapNone/>
                      <wp:docPr id="76" name="墨迹 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10">
                            <w14:nvContentPartPr>
                              <w14:cNvContentPartPr/>
                            </w14:nvContentPartPr>
                            <w14:xfrm>
                              <a:off x="2644775" y="6942455"/>
                              <a:ext cx="81280" cy="55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.55pt;margin-top:4.95pt;height:4.4pt;width:6.4pt;z-index:251737088;mso-width-relative:page;mso-height-relative:page;" filled="f" stroked="t" coordsize="21600,21600" o:gfxdata="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E5516DD" wp14:editId="215B0915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69850</wp:posOffset>
                      </wp:positionV>
                      <wp:extent cx="18415" cy="104775"/>
                      <wp:effectExtent l="0" t="0" r="0" b="0"/>
                      <wp:wrapNone/>
                      <wp:docPr id="77" name="墨迹 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11">
                            <w14:nvContentPartPr>
                              <w14:cNvContentPartPr/>
                            </w14:nvContentPartPr>
                            <w14:xfrm>
                              <a:off x="2684145" y="6949440"/>
                              <a:ext cx="18415" cy="1047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.65pt;margin-top:5.5pt;height:8.25pt;width:1.45pt;z-index:251738112;mso-width-relative:page;mso-height-relative:page;" filled="f" stroked="t" coordsize="21600,21600" o:gfxdata="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3C783A94" wp14:editId="6B6C1256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141605</wp:posOffset>
                      </wp:positionV>
                      <wp:extent cx="2540" cy="15240"/>
                      <wp:effectExtent l="0" t="0" r="0" b="0"/>
                      <wp:wrapNone/>
                      <wp:docPr id="78" name="墨迹 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12">
                            <w14:nvContentPartPr>
                              <w14:cNvContentPartPr/>
                            </w14:nvContentPartPr>
                            <w14:xfrm>
                              <a:off x="2726055" y="7021195"/>
                              <a:ext cx="2540" cy="1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0.95pt;margin-top:11.15pt;height:1.2pt;width:0.2pt;z-index:251739136;mso-width-relative:page;mso-height-relative:page;" filled="f" stroked="t" coordsize="21600,21600" o:gfxdata="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2C084D87" wp14:editId="5592F741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41910</wp:posOffset>
                      </wp:positionV>
                      <wp:extent cx="48895" cy="158115"/>
                      <wp:effectExtent l="0" t="0" r="0" b="0"/>
                      <wp:wrapNone/>
                      <wp:docPr id="79" name="墨迹 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13">
                            <w14:nvContentPartPr>
                              <w14:cNvContentPartPr/>
                            </w14:nvContentPartPr>
                            <w14:xfrm>
                              <a:off x="2769870" y="6921500"/>
                              <a:ext cx="48895" cy="1581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4.4pt;margin-top:3.3pt;height:12.45pt;width:3.85pt;z-index:251740160;mso-width-relative:page;mso-height-relative:page;" filled="f" stroked="t" coordsize="21600,21600" o:gfxdata="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2244FD5" wp14:editId="46176257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81280</wp:posOffset>
                      </wp:positionV>
                      <wp:extent cx="41910" cy="64770"/>
                      <wp:effectExtent l="0" t="0" r="0" b="0"/>
                      <wp:wrapNone/>
                      <wp:docPr id="80" name="墨迹 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14">
                            <w14:nvContentPartPr>
                              <w14:cNvContentPartPr/>
                            </w14:nvContentPartPr>
                            <w14:xfrm>
                              <a:off x="2886075" y="6960870"/>
                              <a:ext cx="41910" cy="647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3.55pt;margin-top:6.4pt;height:5.1pt;width:3.3pt;z-index:251741184;mso-width-relative:page;mso-height-relative:page;" filled="f" stroked="t" coordsize="21600,21600" o:gfxdata="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A2473C9" wp14:editId="337A97C6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74295</wp:posOffset>
                      </wp:positionV>
                      <wp:extent cx="68580" cy="69850"/>
                      <wp:effectExtent l="0" t="0" r="0" b="0"/>
                      <wp:wrapNone/>
                      <wp:docPr id="81" name="墨迹 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15">
                            <w14:nvContentPartPr>
                              <w14:cNvContentPartPr/>
                            </w14:nvContentPartPr>
                            <w14:xfrm>
                              <a:off x="2868930" y="6953885"/>
                              <a:ext cx="68580" cy="698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2.2pt;margin-top:5.85pt;height:5.5pt;width:5.4pt;z-index:251742208;mso-width-relative:page;mso-height-relative:page;" filled="f" stroked="t" coordsize="21600,21600" o:gfxdata="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011D51CA" wp14:editId="5CD7511A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64770</wp:posOffset>
                      </wp:positionV>
                      <wp:extent cx="50800" cy="92710"/>
                      <wp:effectExtent l="0" t="0" r="0" b="0"/>
                      <wp:wrapNone/>
                      <wp:docPr id="82" name="墨迹 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16">
                            <w14:nvContentPartPr>
                              <w14:cNvContentPartPr/>
                            </w14:nvContentPartPr>
                            <w14:xfrm>
                              <a:off x="2967355" y="6944360"/>
                              <a:ext cx="50800" cy="927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9.95pt;margin-top:5.1pt;height:7.3pt;width:4pt;z-index:251743232;mso-width-relative:page;mso-height-relative:page;" filled="f" stroked="t" coordsize="21600,21600" o:gfxdata="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B4F3E6B" wp14:editId="3A1A6A5C">
                      <wp:simplePos x="0" y="0"/>
                      <wp:positionH relativeFrom="column">
                        <wp:posOffset>461645</wp:posOffset>
                      </wp:positionH>
                      <wp:positionV relativeFrom="paragraph">
                        <wp:posOffset>125095</wp:posOffset>
                      </wp:positionV>
                      <wp:extent cx="10160" cy="22225"/>
                      <wp:effectExtent l="0" t="0" r="0" b="0"/>
                      <wp:wrapNone/>
                      <wp:docPr id="83" name="墨迹 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17">
                            <w14:nvContentPartPr>
                              <w14:cNvContentPartPr/>
                            </w14:nvContentPartPr>
                            <w14:xfrm>
                              <a:off x="3048635" y="7004685"/>
                              <a:ext cx="10160" cy="222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6.35pt;margin-top:9.85pt;height:1.75pt;width:0.8pt;z-index:251744256;mso-width-relative:page;mso-height-relative:page;" filled="f" stroked="t" coordsize="21600,21600" o:gfxdata="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26F1CF2" wp14:editId="1BB63B5F">
                      <wp:simplePos x="0" y="0"/>
                      <wp:positionH relativeFrom="column">
                        <wp:posOffset>478155</wp:posOffset>
                      </wp:positionH>
                      <wp:positionV relativeFrom="paragraph">
                        <wp:posOffset>48895</wp:posOffset>
                      </wp:positionV>
                      <wp:extent cx="50800" cy="125095"/>
                      <wp:effectExtent l="0" t="0" r="0" b="0"/>
                      <wp:wrapNone/>
                      <wp:docPr id="84" name="墨迹 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18">
                            <w14:nvContentPartPr>
                              <w14:cNvContentPartPr/>
                            </w14:nvContentPartPr>
                            <w14:xfrm>
                              <a:off x="3065145" y="6928485"/>
                              <a:ext cx="50800" cy="125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7.65pt;margin-top:3.85pt;height:9.85pt;width:4pt;z-index:251745280;mso-width-relative:page;mso-height-relative:page;" filled="f" stroked="t" coordsize="21600,21600" o:gfxdata="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9105B9E" wp14:editId="43978767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50800</wp:posOffset>
                      </wp:positionV>
                      <wp:extent cx="60325" cy="116205"/>
                      <wp:effectExtent l="0" t="0" r="0" b="0"/>
                      <wp:wrapNone/>
                      <wp:docPr id="85" name="墨迹 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19">
                            <w14:nvContentPartPr>
                              <w14:cNvContentPartPr/>
                            </w14:nvContentPartPr>
                            <w14:xfrm>
                              <a:off x="3122930" y="6930390"/>
                              <a:ext cx="60325" cy="1162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2.2pt;margin-top:4pt;height:9.15pt;width:4.75pt;z-index:251746304;mso-width-relative:page;mso-height-relative:page;" filled="f" stroked="t" coordsize="21600,21600" o:gfxdata="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7324D71" wp14:editId="4FD1A56B">
                      <wp:simplePos x="0" y="0"/>
                      <wp:positionH relativeFrom="column">
                        <wp:posOffset>559435</wp:posOffset>
                      </wp:positionH>
                      <wp:positionV relativeFrom="paragraph">
                        <wp:posOffset>54610</wp:posOffset>
                      </wp:positionV>
                      <wp:extent cx="47625" cy="8255"/>
                      <wp:effectExtent l="0" t="0" r="0" b="0"/>
                      <wp:wrapNone/>
                      <wp:docPr id="86" name="墨迹 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20">
                            <w14:nvContentPartPr>
                              <w14:cNvContentPartPr/>
                            </w14:nvContentPartPr>
                            <w14:xfrm>
                              <a:off x="3146425" y="6934200"/>
                              <a:ext cx="47625" cy="82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4.05pt;margin-top:4.3pt;height:0.65pt;width:3.75pt;z-index:251747328;mso-width-relative:page;mso-height-relative:page;" filled="f" stroked="t" coordsize="21600,21600" o:gfxdata="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38C3CAA5" wp14:editId="4A41EE70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78740</wp:posOffset>
                      </wp:positionV>
                      <wp:extent cx="53340" cy="2540"/>
                      <wp:effectExtent l="0" t="0" r="0" b="0"/>
                      <wp:wrapNone/>
                      <wp:docPr id="87" name="墨迹 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21">
                            <w14:nvContentPartPr>
                              <w14:cNvContentPartPr/>
                            </w14:nvContentPartPr>
                            <w14:xfrm>
                              <a:off x="3222625" y="6958330"/>
                              <a:ext cx="53340" cy="25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0.05pt;margin-top:6.2pt;height:0.2pt;width:4.2pt;z-index:251748352;mso-width-relative:page;mso-height-relative:page;" filled="f" stroked="t" coordsize="21600,21600" o:gfxdata="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E651800" wp14:editId="6756A59E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107950</wp:posOffset>
                      </wp:positionV>
                      <wp:extent cx="84455" cy="19685"/>
                      <wp:effectExtent l="0" t="0" r="0" b="0"/>
                      <wp:wrapNone/>
                      <wp:docPr id="88" name="墨迹 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22">
                            <w14:nvContentPartPr>
                              <w14:cNvContentPartPr/>
                            </w14:nvContentPartPr>
                            <w14:xfrm>
                              <a:off x="3215640" y="6987540"/>
                              <a:ext cx="84455" cy="19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9.5pt;margin-top:8.5pt;height:1.55pt;width:6.65pt;z-index:251749376;mso-width-relative:page;mso-height-relative:page;" filled="f" stroked="t" coordsize="21600,21600" o:gfxdata="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021C94A4" wp14:editId="1D7EFCD2">
                      <wp:simplePos x="0" y="0"/>
                      <wp:positionH relativeFrom="column">
                        <wp:posOffset>747395</wp:posOffset>
                      </wp:positionH>
                      <wp:positionV relativeFrom="paragraph">
                        <wp:posOffset>48260</wp:posOffset>
                      </wp:positionV>
                      <wp:extent cx="82550" cy="109855"/>
                      <wp:effectExtent l="0" t="0" r="0" b="0"/>
                      <wp:wrapNone/>
                      <wp:docPr id="213" name="墨迹 2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23">
                            <w14:nvContentPartPr>
                              <w14:cNvContentPartPr/>
                            </w14:nvContentPartPr>
                            <w14:xfrm>
                              <a:off x="3334385" y="6927850"/>
                              <a:ext cx="82550" cy="1098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8.85pt;margin-top:3.8pt;height:8.65pt;width:6.5pt;z-index:251877376;mso-width-relative:page;mso-height-relative:page;" filled="f" stroked="t" coordsize="21600,21600" o:gfxdata="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2BB5C255" wp14:editId="76ED10A4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33020</wp:posOffset>
                      </wp:positionV>
                      <wp:extent cx="73025" cy="143510"/>
                      <wp:effectExtent l="0" t="0" r="0" b="0"/>
                      <wp:wrapNone/>
                      <wp:docPr id="214" name="墨迹 2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24">
                            <w14:nvContentPartPr>
                              <w14:cNvContentPartPr/>
                            </w14:nvContentPartPr>
                            <w14:xfrm>
                              <a:off x="3392170" y="6912610"/>
                              <a:ext cx="73025" cy="1435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3.4pt;margin-top:2.6pt;height:11.3pt;width:5.75pt;z-index:251878400;mso-width-relative:page;mso-height-relative:page;" filled="f" stroked="t" coordsize="21600,21600" o:gfxdata="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7FA454A4" wp14:editId="5E501B86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46990</wp:posOffset>
                      </wp:positionV>
                      <wp:extent cx="31750" cy="22860"/>
                      <wp:effectExtent l="0" t="0" r="0" b="0"/>
                      <wp:wrapNone/>
                      <wp:docPr id="215" name="墨迹 2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25">
                            <w14:nvContentPartPr>
                              <w14:cNvContentPartPr/>
                            </w14:nvContentPartPr>
                            <w14:xfrm>
                              <a:off x="3437890" y="6926580"/>
                              <a:ext cx="31750" cy="228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7pt;margin-top:3.7pt;height:1.8pt;width:2.5pt;z-index:251879424;mso-width-relative:page;mso-height-relative:page;" filled="f" stroked="t" coordsize="21600,21600" o:gfxdata="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423CDEF0" wp14:editId="34416F4F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158115</wp:posOffset>
                      </wp:positionV>
                      <wp:extent cx="6350" cy="13970"/>
                      <wp:effectExtent l="0" t="0" r="0" b="0"/>
                      <wp:wrapNone/>
                      <wp:docPr id="216" name="墨迹 2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26">
                            <w14:nvContentPartPr>
                              <w14:cNvContentPartPr/>
                            </w14:nvContentPartPr>
                            <w14:xfrm>
                              <a:off x="3484245" y="7037705"/>
                              <a:ext cx="6350" cy="139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0.65pt;margin-top:12.45pt;height:1.1pt;width:0.5pt;z-index:251880448;mso-width-relative:page;mso-height-relative:page;" filled="f" stroked="t" coordsize="21600,21600" o:gfxdata="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4D580689" wp14:editId="44FF91A2">
                      <wp:simplePos x="0" y="0"/>
                      <wp:positionH relativeFrom="column">
                        <wp:posOffset>918210</wp:posOffset>
                      </wp:positionH>
                      <wp:positionV relativeFrom="paragraph">
                        <wp:posOffset>51435</wp:posOffset>
                      </wp:positionV>
                      <wp:extent cx="45720" cy="94615"/>
                      <wp:effectExtent l="0" t="0" r="0" b="0"/>
                      <wp:wrapNone/>
                      <wp:docPr id="217" name="墨迹 2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27">
                            <w14:nvContentPartPr>
                              <w14:cNvContentPartPr/>
                            </w14:nvContentPartPr>
                            <w14:xfrm>
                              <a:off x="3505200" y="6931025"/>
                              <a:ext cx="45720" cy="946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2.3pt;margin-top:4.05pt;height:7.45pt;width:3.6pt;z-index:251881472;mso-width-relative:page;mso-height-relative:page;" filled="f" stroked="t" coordsize="21600,21600" o:gfxdata="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1B82C1DB" wp14:editId="0253A569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33020</wp:posOffset>
                      </wp:positionV>
                      <wp:extent cx="52070" cy="128270"/>
                      <wp:effectExtent l="0" t="0" r="0" b="0"/>
                      <wp:wrapNone/>
                      <wp:docPr id="218" name="墨迹 2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28">
                            <w14:nvContentPartPr>
                              <w14:cNvContentPartPr/>
                            </w14:nvContentPartPr>
                            <w14:xfrm>
                              <a:off x="3560445" y="6912610"/>
                              <a:ext cx="52070" cy="128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6.65pt;margin-top:2.6pt;height:10.1pt;width:4.1pt;z-index:251882496;mso-width-relative:page;mso-height-relative:page;" filled="f" stroked="t" coordsize="21600,21600" o:gfxdata="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0BDB0960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5DFD5F1F" wp14:editId="5C370805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71120</wp:posOffset>
                      </wp:positionV>
                      <wp:extent cx="4445" cy="71755"/>
                      <wp:effectExtent l="0" t="0" r="0" b="0"/>
                      <wp:wrapNone/>
                      <wp:docPr id="345" name="墨迹 3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29">
                            <w14:nvContentPartPr>
                              <w14:cNvContentPartPr/>
                            </w14:nvContentPartPr>
                            <w14:xfrm>
                              <a:off x="3657600" y="6950710"/>
                              <a:ext cx="4445" cy="717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0.75pt;margin-top:5.6pt;height:5.65pt;width:0.35pt;z-index:252012544;mso-width-relative:page;mso-height-relative:page;" filled="f" stroked="t" coordsize="21600,21600" o:gfxdata="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463B9DE7" wp14:editId="78258AF2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34290</wp:posOffset>
                      </wp:positionV>
                      <wp:extent cx="62230" cy="178435"/>
                      <wp:effectExtent l="0" t="0" r="0" b="0"/>
                      <wp:wrapNone/>
                      <wp:docPr id="346" name="墨迹 3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30">
                            <w14:nvContentPartPr>
                              <w14:cNvContentPartPr/>
                            </w14:nvContentPartPr>
                            <w14:xfrm>
                              <a:off x="3666490" y="6913880"/>
                              <a:ext cx="62230" cy="1784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0.05pt;margin-top:2.7pt;height:14.05pt;width:4.9pt;z-index:252013568;mso-width-relative:page;mso-height-relative:page;" filled="f" stroked="t" coordsize="21600,21600" o:gfxdata="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5350528F" wp14:editId="4B7C2079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78105</wp:posOffset>
                      </wp:positionV>
                      <wp:extent cx="29845" cy="62230"/>
                      <wp:effectExtent l="0" t="0" r="0" b="0"/>
                      <wp:wrapNone/>
                      <wp:docPr id="347" name="墨迹 3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31">
                            <w14:nvContentPartPr>
                              <w14:cNvContentPartPr/>
                            </w14:nvContentPartPr>
                            <w14:xfrm>
                              <a:off x="3745230" y="6957695"/>
                              <a:ext cx="29845" cy="622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.15pt;margin-top:6.15pt;height:4.9pt;width:2.35pt;z-index:252014592;mso-width-relative:page;mso-height-relative:page;" filled="f" stroked="t" coordsize="21600,21600" o:gfxdata="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73F6AAB4" wp14:editId="58FFB90B">
                      <wp:simplePos x="0" y="0"/>
                      <wp:positionH relativeFrom="column">
                        <wp:posOffset>113030</wp:posOffset>
                      </wp:positionH>
                      <wp:positionV relativeFrom="paragraph">
                        <wp:posOffset>138430</wp:posOffset>
                      </wp:positionV>
                      <wp:extent cx="4445" cy="16510"/>
                      <wp:effectExtent l="0" t="0" r="0" b="0"/>
                      <wp:wrapNone/>
                      <wp:docPr id="348" name="墨迹 3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32">
                            <w14:nvContentPartPr>
                              <w14:cNvContentPartPr/>
                            </w14:nvContentPartPr>
                            <w14:xfrm>
                              <a:off x="3780155" y="7018020"/>
                              <a:ext cx="4445" cy="165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8.9pt;margin-top:10.9pt;height:1.3pt;width:0.35pt;z-index:252015616;mso-width-relative:page;mso-height-relative:page;" filled="f" stroked="t" coordsize="21600,21600" o:gfxdata="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656ACC5C" wp14:editId="4D2EDECE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61595</wp:posOffset>
                      </wp:positionV>
                      <wp:extent cx="78740" cy="53340"/>
                      <wp:effectExtent l="0" t="0" r="0" b="0"/>
                      <wp:wrapNone/>
                      <wp:docPr id="349" name="墨迹 3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33">
                            <w14:nvContentPartPr>
                              <w14:cNvContentPartPr/>
                            </w14:nvContentPartPr>
                            <w14:xfrm>
                              <a:off x="3808095" y="6941185"/>
                              <a:ext cx="78740" cy="533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1.1pt;margin-top:4.85pt;height:4.2pt;width:6.2pt;z-index:252016640;mso-width-relative:page;mso-height-relative:page;" filled="f" stroked="t" coordsize="21600,21600" o:gfxdata="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1A266891" wp14:editId="4E865373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66675</wp:posOffset>
                      </wp:positionV>
                      <wp:extent cx="16510" cy="92710"/>
                      <wp:effectExtent l="0" t="0" r="0" b="0"/>
                      <wp:wrapNone/>
                      <wp:docPr id="350" name="墨迹 3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34">
                            <w14:nvContentPartPr>
                              <w14:cNvContentPartPr/>
                            </w14:nvContentPartPr>
                            <w14:xfrm>
                              <a:off x="3842385" y="6946265"/>
                              <a:ext cx="16510" cy="927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3.8pt;margin-top:5.25pt;height:7.3pt;width:1.3pt;z-index:252017664;mso-width-relative:page;mso-height-relative:page;" filled="f" stroked="t" coordsize="21600,21600" o:gfxdata="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123C3547" wp14:editId="2AD497BF">
                      <wp:simplePos x="0" y="0"/>
                      <wp:positionH relativeFrom="column">
                        <wp:posOffset>245110</wp:posOffset>
                      </wp:positionH>
                      <wp:positionV relativeFrom="paragraph">
                        <wp:posOffset>89535</wp:posOffset>
                      </wp:positionV>
                      <wp:extent cx="27940" cy="52070"/>
                      <wp:effectExtent l="0" t="0" r="0" b="0"/>
                      <wp:wrapNone/>
                      <wp:docPr id="351" name="墨迹 3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35">
                            <w14:nvContentPartPr>
                              <w14:cNvContentPartPr/>
                            </w14:nvContentPartPr>
                            <w14:xfrm>
                              <a:off x="3912235" y="6969125"/>
                              <a:ext cx="27940" cy="520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9.3pt;margin-top:7.05pt;height:4.1pt;width:2.2pt;z-index:252018688;mso-width-relative:page;mso-height-relative:page;" filled="f" stroked="t" coordsize="21600,21600" o:gfxdata="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38CE41A5" wp14:editId="5BB926D0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85090</wp:posOffset>
                      </wp:positionV>
                      <wp:extent cx="47625" cy="61595"/>
                      <wp:effectExtent l="0" t="0" r="0" b="0"/>
                      <wp:wrapNone/>
                      <wp:docPr id="352" name="墨迹 3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36">
                            <w14:nvContentPartPr>
                              <w14:cNvContentPartPr/>
                            </w14:nvContentPartPr>
                            <w14:xfrm>
                              <a:off x="3894455" y="6964680"/>
                              <a:ext cx="47625" cy="615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7.9pt;margin-top:6.7pt;height:4.85pt;width:3.75pt;z-index:252019712;mso-width-relative:page;mso-height-relative:page;" filled="f" stroked="t" coordsize="21600,21600" o:gfxdata="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6912EB87" wp14:editId="15E27E73">
                      <wp:simplePos x="0" y="0"/>
                      <wp:positionH relativeFrom="column">
                        <wp:posOffset>291465</wp:posOffset>
                      </wp:positionH>
                      <wp:positionV relativeFrom="paragraph">
                        <wp:posOffset>61595</wp:posOffset>
                      </wp:positionV>
                      <wp:extent cx="48895" cy="94615"/>
                      <wp:effectExtent l="0" t="0" r="0" b="0"/>
                      <wp:wrapNone/>
                      <wp:docPr id="353" name="墨迹 3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37">
                            <w14:nvContentPartPr>
                              <w14:cNvContentPartPr/>
                            </w14:nvContentPartPr>
                            <w14:xfrm>
                              <a:off x="3958590" y="6941185"/>
                              <a:ext cx="48895" cy="946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2.95pt;margin-top:4.85pt;height:7.45pt;width:3.85pt;z-index:252020736;mso-width-relative:page;mso-height-relative:page;" filled="f" stroked="t" coordsize="21600,21600" o:gfxdata="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2D19C48A" wp14:editId="5095B5E7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119380</wp:posOffset>
                      </wp:positionV>
                      <wp:extent cx="5715" cy="17145"/>
                      <wp:effectExtent l="0" t="0" r="0" b="0"/>
                      <wp:wrapNone/>
                      <wp:docPr id="354" name="墨迹 3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38">
                            <w14:nvContentPartPr>
                              <w14:cNvContentPartPr/>
                            </w14:nvContentPartPr>
                            <w14:xfrm>
                              <a:off x="4016375" y="6998970"/>
                              <a:ext cx="5715" cy="17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7.5pt;margin-top:9.4pt;height:1.35pt;width:0.45pt;z-index:252021760;mso-width-relative:page;mso-height-relative:page;" filled="f" stroked="t" coordsize="21600,21600" o:gfxdata="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1A703B9B" wp14:editId="5EAB773C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54610</wp:posOffset>
                      </wp:positionV>
                      <wp:extent cx="55245" cy="133985"/>
                      <wp:effectExtent l="0" t="0" r="0" b="0"/>
                      <wp:wrapNone/>
                      <wp:docPr id="355" name="墨迹 3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39">
                            <w14:nvContentPartPr>
                              <w14:cNvContentPartPr/>
                            </w14:nvContentPartPr>
                            <w14:xfrm>
                              <a:off x="4025265" y="6934200"/>
                              <a:ext cx="55245" cy="133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8.2pt;margin-top:4.3pt;height:10.55pt;width:4.35pt;z-index:252022784;mso-width-relative:page;mso-height-relative:page;" filled="f" stroked="t" coordsize="21600,21600" o:gfxdata="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730A0F09" wp14:editId="63EFCF18">
                      <wp:simplePos x="0" y="0"/>
                      <wp:positionH relativeFrom="column">
                        <wp:posOffset>410210</wp:posOffset>
                      </wp:positionH>
                      <wp:positionV relativeFrom="paragraph">
                        <wp:posOffset>59690</wp:posOffset>
                      </wp:positionV>
                      <wp:extent cx="56515" cy="125095"/>
                      <wp:effectExtent l="0" t="0" r="0" b="0"/>
                      <wp:wrapNone/>
                      <wp:docPr id="356" name="墨迹 3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40">
                            <w14:nvContentPartPr>
                              <w14:cNvContentPartPr/>
                            </w14:nvContentPartPr>
                            <w14:xfrm>
                              <a:off x="4077335" y="6939280"/>
                              <a:ext cx="56515" cy="125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2.3pt;margin-top:4.7pt;height:9.85pt;width:4.45pt;z-index:252023808;mso-width-relative:page;mso-height-relative:page;" filled="f" stroked="t" coordsize="21600,21600" o:gfxdata="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01E8AB42" wp14:editId="55FEA6CB">
                      <wp:simplePos x="0" y="0"/>
                      <wp:positionH relativeFrom="column">
                        <wp:posOffset>443865</wp:posOffset>
                      </wp:positionH>
                      <wp:positionV relativeFrom="paragraph">
                        <wp:posOffset>61595</wp:posOffset>
                      </wp:positionV>
                      <wp:extent cx="31115" cy="18415"/>
                      <wp:effectExtent l="0" t="0" r="0" b="0"/>
                      <wp:wrapNone/>
                      <wp:docPr id="357" name="墨迹 3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41">
                            <w14:nvContentPartPr>
                              <w14:cNvContentPartPr/>
                            </w14:nvContentPartPr>
                            <w14:xfrm>
                              <a:off x="4110990" y="6941185"/>
                              <a:ext cx="31115" cy="18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4.95pt;margin-top:4.85pt;height:1.45pt;width:2.45pt;z-index:252024832;mso-width-relative:page;mso-height-relative:page;" filled="f" stroked="t" coordsize="21600,21600" o:gfxdata="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25518CD9" wp14:editId="449515CE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83820</wp:posOffset>
                      </wp:positionV>
                      <wp:extent cx="33655" cy="10160"/>
                      <wp:effectExtent l="0" t="0" r="0" b="0"/>
                      <wp:wrapNone/>
                      <wp:docPr id="372" name="墨迹 3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42">
                            <w14:nvContentPartPr>
                              <w14:cNvContentPartPr/>
                            </w14:nvContentPartPr>
                            <w14:xfrm>
                              <a:off x="4148455" y="6963410"/>
                              <a:ext cx="33655" cy="1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7.9pt;margin-top:6.6pt;height:0.8pt;width:2.65pt;z-index:252040192;mso-width-relative:page;mso-height-relative:page;" filled="f" stroked="t" coordsize="21600,21600" o:gfxdata="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267269C9" wp14:editId="0E5117B8">
                      <wp:simplePos x="0" y="0"/>
                      <wp:positionH relativeFrom="column">
                        <wp:posOffset>478790</wp:posOffset>
                      </wp:positionH>
                      <wp:positionV relativeFrom="paragraph">
                        <wp:posOffset>119380</wp:posOffset>
                      </wp:positionV>
                      <wp:extent cx="42545" cy="11430"/>
                      <wp:effectExtent l="0" t="0" r="0" b="0"/>
                      <wp:wrapNone/>
                      <wp:docPr id="373" name="墨迹 3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43">
                            <w14:nvContentPartPr>
                              <w14:cNvContentPartPr/>
                            </w14:nvContentPartPr>
                            <w14:xfrm>
                              <a:off x="4145915" y="6998970"/>
                              <a:ext cx="42545" cy="114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7.7pt;margin-top:9.4pt;height:0.9pt;width:3.35pt;z-index:252041216;mso-width-relative:page;mso-height-relative:page;" filled="f" stroked="t" coordsize="21600,21600" o:gfxdata="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58079D33" wp14:editId="37267F93">
                      <wp:simplePos x="0" y="0"/>
                      <wp:positionH relativeFrom="column">
                        <wp:posOffset>577215</wp:posOffset>
                      </wp:positionH>
                      <wp:positionV relativeFrom="paragraph">
                        <wp:posOffset>62230</wp:posOffset>
                      </wp:positionV>
                      <wp:extent cx="25400" cy="108585"/>
                      <wp:effectExtent l="0" t="0" r="0" b="0"/>
                      <wp:wrapNone/>
                      <wp:docPr id="423" name="墨迹 4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44">
                            <w14:nvContentPartPr>
                              <w14:cNvContentPartPr/>
                            </w14:nvContentPartPr>
                            <w14:xfrm>
                              <a:off x="4244340" y="6941820"/>
                              <a:ext cx="25400" cy="1085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5.45pt;margin-top:4.9pt;height:8.55pt;width:2pt;z-index:252092416;mso-width-relative:page;mso-height-relative:page;" filled="f" stroked="t" coordsize="21600,21600" o:gfxdata="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5AF90045" wp14:editId="1D8C370D">
                      <wp:simplePos x="0" y="0"/>
                      <wp:positionH relativeFrom="column">
                        <wp:posOffset>607060</wp:posOffset>
                      </wp:positionH>
                      <wp:positionV relativeFrom="paragraph">
                        <wp:posOffset>78740</wp:posOffset>
                      </wp:positionV>
                      <wp:extent cx="41275" cy="83185"/>
                      <wp:effectExtent l="0" t="0" r="0" b="0"/>
                      <wp:wrapNone/>
                      <wp:docPr id="424" name="墨迹 4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45">
                            <w14:nvContentPartPr>
                              <w14:cNvContentPartPr/>
                            </w14:nvContentPartPr>
                            <w14:xfrm>
                              <a:off x="4274185" y="6958330"/>
                              <a:ext cx="41275" cy="831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7.8pt;margin-top:6.2pt;height:6.55pt;width:3.25pt;z-index:252093440;mso-width-relative:page;mso-height-relative:page;" filled="f" stroked="t" coordsize="21600,21600" o:gfxdata="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2728BB5A" wp14:editId="60A82610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34925</wp:posOffset>
                      </wp:positionV>
                      <wp:extent cx="48260" cy="154940"/>
                      <wp:effectExtent l="0" t="0" r="0" b="0"/>
                      <wp:wrapNone/>
                      <wp:docPr id="425" name="墨迹 4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46">
                            <w14:nvContentPartPr>
                              <w14:cNvContentPartPr/>
                            </w14:nvContentPartPr>
                            <w14:xfrm>
                              <a:off x="4331970" y="6914515"/>
                              <a:ext cx="48260" cy="1549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2.35pt;margin-top:2.75pt;height:12.2pt;width:3.8pt;z-index:252094464;mso-width-relative:page;mso-height-relative:page;" filled="f" stroked="t" coordsize="21600,21600" o:gfxdata="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60" w:type="dxa"/>
          </w:tcPr>
          <w:p w14:paraId="6D035B20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2DC920C2" wp14:editId="17FA905D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50800</wp:posOffset>
                      </wp:positionV>
                      <wp:extent cx="41910" cy="119380"/>
                      <wp:effectExtent l="0" t="0" r="0" b="0"/>
                      <wp:wrapNone/>
                      <wp:docPr id="116" name="墨迹 1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47">
                            <w14:nvContentPartPr>
                              <w14:cNvContentPartPr/>
                            </w14:nvContentPartPr>
                            <w14:xfrm>
                              <a:off x="4655185" y="6930390"/>
                              <a:ext cx="41910" cy="1193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0.15pt;margin-top:4pt;height:9.4pt;width:3.3pt;z-index:251778048;mso-width-relative:page;mso-height-relative:page;" filled="f" stroked="t" coordsize="21600,21600" o:gfxdata="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02810A1E" wp14:editId="2B6DDB92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54610</wp:posOffset>
                      </wp:positionV>
                      <wp:extent cx="47625" cy="151130"/>
                      <wp:effectExtent l="0" t="0" r="0" b="0"/>
                      <wp:wrapNone/>
                      <wp:docPr id="117" name="墨迹 1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48">
                            <w14:nvContentPartPr>
                              <w14:cNvContentPartPr/>
                            </w14:nvContentPartPr>
                            <w14:xfrm>
                              <a:off x="4692015" y="6934200"/>
                              <a:ext cx="47625" cy="1511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.75pt;margin-top:4.3pt;height:11.9pt;width:3.75pt;z-index:251779072;mso-width-relative:page;mso-height-relative:page;" filled="f" stroked="t" coordsize="21600,21600" o:gfxdata="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08D2C23" wp14:editId="32E2F8C2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138430</wp:posOffset>
                      </wp:positionV>
                      <wp:extent cx="6985" cy="15875"/>
                      <wp:effectExtent l="0" t="0" r="0" b="0"/>
                      <wp:wrapNone/>
                      <wp:docPr id="118" name="墨迹 1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49">
                            <w14:nvContentPartPr>
                              <w14:cNvContentPartPr/>
                            </w14:nvContentPartPr>
                            <w14:xfrm>
                              <a:off x="4774565" y="7018020"/>
                              <a:ext cx="6985" cy="158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9.25pt;margin-top:10.9pt;height:1.25pt;width:0.55pt;z-index:251780096;mso-width-relative:page;mso-height-relative:page;" filled="f" stroked="t" coordsize="21600,21600" o:gfxdata="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486DED3D" wp14:editId="3C3310EE">
                      <wp:simplePos x="0" y="0"/>
                      <wp:positionH relativeFrom="column">
                        <wp:posOffset>145415</wp:posOffset>
                      </wp:positionH>
                      <wp:positionV relativeFrom="paragraph">
                        <wp:posOffset>85725</wp:posOffset>
                      </wp:positionV>
                      <wp:extent cx="56515" cy="87630"/>
                      <wp:effectExtent l="0" t="0" r="0" b="0"/>
                      <wp:wrapNone/>
                      <wp:docPr id="119" name="墨迹 1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50">
                            <w14:nvContentPartPr>
                              <w14:cNvContentPartPr/>
                            </w14:nvContentPartPr>
                            <w14:xfrm>
                              <a:off x="4802505" y="6965315"/>
                              <a:ext cx="56515" cy="876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1.45pt;margin-top:6.75pt;height:6.9pt;width:4.45pt;z-index:251781120;mso-width-relative:page;mso-height-relative:page;" filled="f" stroked="t" coordsize="21600,21600" o:gfxdata="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0E1D5727" wp14:editId="16A51ABC">
                      <wp:simplePos x="0" y="0"/>
                      <wp:positionH relativeFrom="column">
                        <wp:posOffset>180340</wp:posOffset>
                      </wp:positionH>
                      <wp:positionV relativeFrom="paragraph">
                        <wp:posOffset>50800</wp:posOffset>
                      </wp:positionV>
                      <wp:extent cx="56515" cy="161290"/>
                      <wp:effectExtent l="0" t="0" r="0" b="0"/>
                      <wp:wrapNone/>
                      <wp:docPr id="120" name="墨迹 1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51">
                            <w14:nvContentPartPr>
                              <w14:cNvContentPartPr/>
                            </w14:nvContentPartPr>
                            <w14:xfrm>
                              <a:off x="4837430" y="6930390"/>
                              <a:ext cx="56515" cy="1612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4.2pt;margin-top:4pt;height:12.7pt;width:4.45pt;z-index:251782144;mso-width-relative:page;mso-height-relative:page;" filled="f" stroked="t" coordsize="21600,21600" o:gfxdata="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56FF4E2D" wp14:editId="1B66F0D0">
                      <wp:simplePos x="0" y="0"/>
                      <wp:positionH relativeFrom="column">
                        <wp:posOffset>275590</wp:posOffset>
                      </wp:positionH>
                      <wp:positionV relativeFrom="paragraph">
                        <wp:posOffset>68580</wp:posOffset>
                      </wp:positionV>
                      <wp:extent cx="70485" cy="66675"/>
                      <wp:effectExtent l="0" t="0" r="0" b="0"/>
                      <wp:wrapNone/>
                      <wp:docPr id="121" name="墨迹 1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52">
                            <w14:nvContentPartPr>
                              <w14:cNvContentPartPr/>
                            </w14:nvContentPartPr>
                            <w14:xfrm>
                              <a:off x="4932680" y="6948170"/>
                              <a:ext cx="70485" cy="666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1.7pt;margin-top:5.4pt;height:5.25pt;width:5.55pt;z-index:251783168;mso-width-relative:page;mso-height-relative:page;" filled="f" stroked="t" coordsize="21600,21600" o:gfxdata="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57311495" wp14:editId="10EF7ABD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50800</wp:posOffset>
                      </wp:positionV>
                      <wp:extent cx="84455" cy="94615"/>
                      <wp:effectExtent l="0" t="0" r="0" b="0"/>
                      <wp:wrapNone/>
                      <wp:docPr id="122" name="墨迹 1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53">
                            <w14:nvContentPartPr>
                              <w14:cNvContentPartPr/>
                            </w14:nvContentPartPr>
                            <w14:xfrm>
                              <a:off x="4914900" y="6930390"/>
                              <a:ext cx="84455" cy="946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0.3pt;margin-top:4pt;height:7.45pt;width:6.65pt;z-index:251784192;mso-width-relative:page;mso-height-relative:page;" filled="f" stroked="t" coordsize="21600,21600" o:gfxdata="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4E4459A2" wp14:editId="2F2F85CD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43815</wp:posOffset>
                      </wp:positionV>
                      <wp:extent cx="36830" cy="123190"/>
                      <wp:effectExtent l="0" t="0" r="0" b="0"/>
                      <wp:wrapNone/>
                      <wp:docPr id="123" name="墨迹 1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54">
                            <w14:nvContentPartPr>
                              <w14:cNvContentPartPr/>
                            </w14:nvContentPartPr>
                            <w14:xfrm>
                              <a:off x="5018405" y="6923405"/>
                              <a:ext cx="36830" cy="1231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8.45pt;margin-top:3.45pt;height:9.7pt;width:2.9pt;z-index:251785216;mso-width-relative:page;mso-height-relative:page;" filled="f" stroked="t" coordsize="21600,21600" o:gfxdata="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4D2CDD2B" wp14:editId="4D2D9057">
                      <wp:simplePos x="0" y="0"/>
                      <wp:positionH relativeFrom="column">
                        <wp:posOffset>419735</wp:posOffset>
                      </wp:positionH>
                      <wp:positionV relativeFrom="paragraph">
                        <wp:posOffset>121285</wp:posOffset>
                      </wp:positionV>
                      <wp:extent cx="13970" cy="29845"/>
                      <wp:effectExtent l="0" t="0" r="0" b="0"/>
                      <wp:wrapNone/>
                      <wp:docPr id="124" name="墨迹 1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55">
                            <w14:nvContentPartPr>
                              <w14:cNvContentPartPr/>
                            </w14:nvContentPartPr>
                            <w14:xfrm>
                              <a:off x="5076825" y="7000875"/>
                              <a:ext cx="13970" cy="298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3.05pt;margin-top:9.55pt;height:2.35pt;width:1.1pt;z-index:251786240;mso-width-relative:page;mso-height-relative:page;" filled="f" stroked="t" coordsize="21600,21600" o:gfxdata="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68072BA6" wp14:editId="76227B88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33020</wp:posOffset>
                      </wp:positionV>
                      <wp:extent cx="77470" cy="161290"/>
                      <wp:effectExtent l="0" t="0" r="0" b="0"/>
                      <wp:wrapNone/>
                      <wp:docPr id="125" name="墨迹 1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56">
                            <w14:nvContentPartPr>
                              <w14:cNvContentPartPr/>
                            </w14:nvContentPartPr>
                            <w14:xfrm>
                              <a:off x="5086985" y="6912610"/>
                              <a:ext cx="77470" cy="1612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3.85pt;margin-top:2.6pt;height:12.7pt;width:6.1pt;z-index:251787264;mso-width-relative:page;mso-height-relative:page;" filled="f" stroked="t" coordsize="21600,21600" o:gfxdata="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23EA16C1" wp14:editId="6677B7D0">
                      <wp:simplePos x="0" y="0"/>
                      <wp:positionH relativeFrom="column">
                        <wp:posOffset>496570</wp:posOffset>
                      </wp:positionH>
                      <wp:positionV relativeFrom="paragraph">
                        <wp:posOffset>36830</wp:posOffset>
                      </wp:positionV>
                      <wp:extent cx="70485" cy="144145"/>
                      <wp:effectExtent l="0" t="0" r="0" b="0"/>
                      <wp:wrapNone/>
                      <wp:docPr id="126" name="墨迹 1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57">
                            <w14:nvContentPartPr>
                              <w14:cNvContentPartPr/>
                            </w14:nvContentPartPr>
                            <w14:xfrm>
                              <a:off x="5153660" y="6916420"/>
                              <a:ext cx="70485" cy="144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9.1pt;margin-top:2.9pt;height:11.35pt;width:5.55pt;z-index:251788288;mso-width-relative:page;mso-height-relative:page;" filled="f" stroked="t" coordsize="21600,21600" o:gfxdata="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19D38E44" wp14:editId="6405892A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40005</wp:posOffset>
                      </wp:positionV>
                      <wp:extent cx="33655" cy="10795"/>
                      <wp:effectExtent l="0" t="0" r="0" b="0"/>
                      <wp:wrapNone/>
                      <wp:docPr id="127" name="墨迹 1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58">
                            <w14:nvContentPartPr>
                              <w14:cNvContentPartPr/>
                            </w14:nvContentPartPr>
                            <w14:xfrm>
                              <a:off x="5196205" y="6919595"/>
                              <a:ext cx="33655" cy="10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2.45pt;margin-top:3.15pt;height:0.85pt;width:2.65pt;z-index:251789312;mso-width-relative:page;mso-height-relative:page;" filled="f" stroked="t" coordsize="21600,21600" o:gfxdata="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436BEE85" wp14:editId="1EAA2B20">
                      <wp:simplePos x="0" y="0"/>
                      <wp:positionH relativeFrom="column">
                        <wp:posOffset>570230</wp:posOffset>
                      </wp:positionH>
                      <wp:positionV relativeFrom="paragraph">
                        <wp:posOffset>78740</wp:posOffset>
                      </wp:positionV>
                      <wp:extent cx="40640" cy="3810"/>
                      <wp:effectExtent l="0" t="0" r="0" b="0"/>
                      <wp:wrapNone/>
                      <wp:docPr id="142" name="墨迹 1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59">
                            <w14:nvContentPartPr>
                              <w14:cNvContentPartPr/>
                            </w14:nvContentPartPr>
                            <w14:xfrm>
                              <a:off x="5227320" y="6958330"/>
                              <a:ext cx="40640" cy="38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4.9pt;margin-top:6.2pt;height:0.3pt;width:3.2pt;z-index:251804672;mso-width-relative:page;mso-height-relative:page;" filled="f" stroked="t" coordsize="21600,21600" o:gfxdata="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0145370E" wp14:editId="575DD20D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117475</wp:posOffset>
                      </wp:positionV>
                      <wp:extent cx="47625" cy="13970"/>
                      <wp:effectExtent l="0" t="0" r="0" b="0"/>
                      <wp:wrapNone/>
                      <wp:docPr id="143" name="墨迹 1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60">
                            <w14:nvContentPartPr>
                              <w14:cNvContentPartPr/>
                            </w14:nvContentPartPr>
                            <w14:xfrm>
                              <a:off x="5231130" y="6997065"/>
                              <a:ext cx="47625" cy="139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5.2pt;margin-top:9.25pt;height:1.1pt;width:3.75pt;z-index:251805696;mso-width-relative:page;mso-height-relative:page;" filled="f" stroked="t" coordsize="21600,21600" o:gfxdata="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5501EE1" wp14:editId="2DBD8118">
                      <wp:simplePos x="0" y="0"/>
                      <wp:positionH relativeFrom="column">
                        <wp:posOffset>648335</wp:posOffset>
                      </wp:positionH>
                      <wp:positionV relativeFrom="paragraph">
                        <wp:posOffset>54610</wp:posOffset>
                      </wp:positionV>
                      <wp:extent cx="34925" cy="128270"/>
                      <wp:effectExtent l="0" t="0" r="0" b="0"/>
                      <wp:wrapNone/>
                      <wp:docPr id="243" name="墨迹 2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61">
                            <w14:nvContentPartPr>
                              <w14:cNvContentPartPr/>
                            </w14:nvContentPartPr>
                            <w14:xfrm>
                              <a:off x="5305425" y="6934200"/>
                              <a:ext cx="34925" cy="128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1.05pt;margin-top:4.3pt;height:10.1pt;width:2.75pt;z-index:251908096;mso-width-relative:page;mso-height-relative:page;" filled="f" stroked="t" coordsize="21600,21600" o:gfxdata="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5A0E4A03" wp14:editId="713A3C30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75565</wp:posOffset>
                      </wp:positionV>
                      <wp:extent cx="50165" cy="73025"/>
                      <wp:effectExtent l="0" t="0" r="0" b="0"/>
                      <wp:wrapNone/>
                      <wp:docPr id="244" name="墨迹 2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62">
                            <w14:nvContentPartPr>
                              <w14:cNvContentPartPr/>
                            </w14:nvContentPartPr>
                            <w14:xfrm>
                              <a:off x="5337175" y="6955155"/>
                              <a:ext cx="50165" cy="730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3.55pt;margin-top:5.95pt;height:5.75pt;width:3.95pt;z-index:251909120;mso-width-relative:page;mso-height-relative:page;" filled="f" stroked="t" coordsize="21600,21600" o:gfxdata="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6223FB3E" wp14:editId="196A5277">
                      <wp:simplePos x="0" y="0"/>
                      <wp:positionH relativeFrom="column">
                        <wp:posOffset>724535</wp:posOffset>
                      </wp:positionH>
                      <wp:positionV relativeFrom="paragraph">
                        <wp:posOffset>51435</wp:posOffset>
                      </wp:positionV>
                      <wp:extent cx="41275" cy="131445"/>
                      <wp:effectExtent l="0" t="0" r="0" b="0"/>
                      <wp:wrapNone/>
                      <wp:docPr id="245" name="墨迹 2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63">
                            <w14:nvContentPartPr>
                              <w14:cNvContentPartPr/>
                            </w14:nvContentPartPr>
                            <w14:xfrm>
                              <a:off x="5381625" y="6931025"/>
                              <a:ext cx="41275" cy="1314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7.05pt;margin-top:4.05pt;height:10.35pt;width:3.25pt;z-index:251910144;mso-width-relative:page;mso-height-relative:page;" filled="f" stroked="t" coordsize="21600,21600" o:gfxdata="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1EEA6A03" wp14:editId="21F1B335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127635</wp:posOffset>
                      </wp:positionV>
                      <wp:extent cx="4445" cy="10795"/>
                      <wp:effectExtent l="0" t="0" r="0" b="0"/>
                      <wp:wrapNone/>
                      <wp:docPr id="246" name="墨迹 2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64">
                            <w14:nvContentPartPr>
                              <w14:cNvContentPartPr/>
                            </w14:nvContentPartPr>
                            <w14:xfrm>
                              <a:off x="5447030" y="7007225"/>
                              <a:ext cx="4445" cy="10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2.2pt;margin-top:10.05pt;height:0.85pt;width:0.35pt;z-index:251911168;mso-width-relative:page;mso-height-relative:page;" filled="f" stroked="t" coordsize="21600,21600" o:gfxdata="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5074C1FC" wp14:editId="2A42B033">
                      <wp:simplePos x="0" y="0"/>
                      <wp:positionH relativeFrom="column">
                        <wp:posOffset>802640</wp:posOffset>
                      </wp:positionH>
                      <wp:positionV relativeFrom="paragraph">
                        <wp:posOffset>51435</wp:posOffset>
                      </wp:positionV>
                      <wp:extent cx="53340" cy="109855"/>
                      <wp:effectExtent l="0" t="0" r="0" b="0"/>
                      <wp:wrapNone/>
                      <wp:docPr id="247" name="墨迹 2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65">
                            <w14:nvContentPartPr>
                              <w14:cNvContentPartPr/>
                            </w14:nvContentPartPr>
                            <w14:xfrm>
                              <a:off x="5459730" y="6931025"/>
                              <a:ext cx="53340" cy="1098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3.2pt;margin-top:4.05pt;height:8.65pt;width:4.2pt;z-index:251912192;mso-width-relative:page;mso-height-relative:page;" filled="f" stroked="t" coordsize="21600,21600" o:gfxdata="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5B6E4B39" wp14:editId="3148BA7A">
                      <wp:simplePos x="0" y="0"/>
                      <wp:positionH relativeFrom="column">
                        <wp:posOffset>854075</wp:posOffset>
                      </wp:positionH>
                      <wp:positionV relativeFrom="paragraph">
                        <wp:posOffset>17780</wp:posOffset>
                      </wp:positionV>
                      <wp:extent cx="60960" cy="165100"/>
                      <wp:effectExtent l="0" t="0" r="0" b="0"/>
                      <wp:wrapNone/>
                      <wp:docPr id="248" name="墨迹 2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66">
                            <w14:nvContentPartPr>
                              <w14:cNvContentPartPr/>
                            </w14:nvContentPartPr>
                            <w14:xfrm>
                              <a:off x="5511165" y="6897370"/>
                              <a:ext cx="60960" cy="1651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7.25pt;margin-top:1.4pt;height:13pt;width:4.8pt;z-index:251913216;mso-width-relative:page;mso-height-relative:page;" filled="f" stroked="t" coordsize="21600,21600" o:gfxdata="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34CBBDC2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4E269BF5" wp14:editId="3A39E457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61595</wp:posOffset>
                      </wp:positionV>
                      <wp:extent cx="34290" cy="123190"/>
                      <wp:effectExtent l="0" t="0" r="0" b="0"/>
                      <wp:wrapNone/>
                      <wp:docPr id="300" name="墨迹 3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67">
                            <w14:nvContentPartPr>
                              <w14:cNvContentPartPr/>
                            </w14:nvContentPartPr>
                            <w14:xfrm>
                              <a:off x="5635625" y="6941185"/>
                              <a:ext cx="34290" cy="1231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0.95pt;margin-top:4.85pt;height:9.7pt;width:2.7pt;z-index:251966464;mso-width-relative:page;mso-height-relative:page;" filled="f" stroked="t" coordsize="21600,21600" o:gfxdata="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59F9AB61" wp14:editId="5A3096E8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66040</wp:posOffset>
                      </wp:positionV>
                      <wp:extent cx="38100" cy="115570"/>
                      <wp:effectExtent l="0" t="0" r="0" b="0"/>
                      <wp:wrapNone/>
                      <wp:docPr id="301" name="墨迹 3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68">
                            <w14:nvContentPartPr>
                              <w14:cNvContentPartPr/>
                            </w14:nvContentPartPr>
                            <w14:xfrm>
                              <a:off x="5672455" y="6945630"/>
                              <a:ext cx="38100" cy="1155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.95pt;margin-top:5.2pt;height:9.1pt;width:3pt;z-index:251967488;mso-width-relative:page;mso-height-relative:page;" filled="f" stroked="t" coordsize="21600,21600" o:gfxdata="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151A26FD" wp14:editId="2756702F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149860</wp:posOffset>
                      </wp:positionV>
                      <wp:extent cx="6350" cy="8890"/>
                      <wp:effectExtent l="0" t="0" r="0" b="0"/>
                      <wp:wrapNone/>
                      <wp:docPr id="302" name="墨迹 3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69">
                            <w14:nvContentPartPr>
                              <w14:cNvContentPartPr/>
                            </w14:nvContentPartPr>
                            <w14:xfrm>
                              <a:off x="5729605" y="7029450"/>
                              <a:ext cx="6350" cy="8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.45pt;margin-top:11.8pt;height:0.7pt;width:0.5pt;z-index:251968512;mso-width-relative:page;mso-height-relative:page;" filled="f" stroked="t" coordsize="21600,21600" o:gfxdata="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3A1A7E5C" wp14:editId="256E6D9C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76200</wp:posOffset>
                      </wp:positionV>
                      <wp:extent cx="36830" cy="102235"/>
                      <wp:effectExtent l="0" t="0" r="0" b="0"/>
                      <wp:wrapNone/>
                      <wp:docPr id="303" name="墨迹 3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70">
                            <w14:nvContentPartPr>
                              <w14:cNvContentPartPr/>
                            </w14:nvContentPartPr>
                            <w14:xfrm>
                              <a:off x="5771515" y="6955790"/>
                              <a:ext cx="36830" cy="1022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9.75pt;margin-top:6pt;height:8.05pt;width:2.9pt;z-index:251969536;mso-width-relative:page;mso-height-relative:page;" filled="f" stroked="t" coordsize="21600,21600" o:gfxdata="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186FB983" wp14:editId="112CA724">
                      <wp:simplePos x="0" y="0"/>
                      <wp:positionH relativeFrom="column">
                        <wp:posOffset>156845</wp:posOffset>
                      </wp:positionH>
                      <wp:positionV relativeFrom="paragraph">
                        <wp:posOffset>76200</wp:posOffset>
                      </wp:positionV>
                      <wp:extent cx="35560" cy="118110"/>
                      <wp:effectExtent l="0" t="0" r="0" b="0"/>
                      <wp:wrapNone/>
                      <wp:docPr id="304" name="墨迹 3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71">
                            <w14:nvContentPartPr>
                              <w14:cNvContentPartPr/>
                            </w14:nvContentPartPr>
                            <w14:xfrm>
                              <a:off x="5804535" y="6955790"/>
                              <a:ext cx="35560" cy="118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2.35pt;margin-top:6pt;height:9.3pt;width:2.8pt;z-index:251970560;mso-width-relative:page;mso-height-relative:page;" filled="f" stroked="t" coordsize="21600,21600" o:gfxdata="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7914CDAB" wp14:editId="2E22FECD">
                      <wp:simplePos x="0" y="0"/>
                      <wp:positionH relativeFrom="column">
                        <wp:posOffset>236855</wp:posOffset>
                      </wp:positionH>
                      <wp:positionV relativeFrom="paragraph">
                        <wp:posOffset>93345</wp:posOffset>
                      </wp:positionV>
                      <wp:extent cx="40640" cy="59055"/>
                      <wp:effectExtent l="0" t="0" r="0" b="0"/>
                      <wp:wrapNone/>
                      <wp:docPr id="305" name="墨迹 3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72">
                            <w14:nvContentPartPr>
                              <w14:cNvContentPartPr/>
                            </w14:nvContentPartPr>
                            <w14:xfrm>
                              <a:off x="5884545" y="6972935"/>
                              <a:ext cx="40640" cy="590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8.65pt;margin-top:7.35pt;height:4.65pt;width:3.2pt;z-index:251971584;mso-width-relative:page;mso-height-relative:page;" filled="f" stroked="t" coordsize="21600,21600" o:gfxdata="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0F95C4AF" wp14:editId="7FA7289D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81280</wp:posOffset>
                      </wp:positionV>
                      <wp:extent cx="50800" cy="71755"/>
                      <wp:effectExtent l="0" t="0" r="0" b="0"/>
                      <wp:wrapNone/>
                      <wp:docPr id="306" name="墨迹 3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73">
                            <w14:nvContentPartPr>
                              <w14:cNvContentPartPr/>
                            </w14:nvContentPartPr>
                            <w14:xfrm>
                              <a:off x="5876290" y="6960870"/>
                              <a:ext cx="50800" cy="717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8pt;margin-top:6.4pt;height:5.65pt;width:4pt;z-index:251972608;mso-width-relative:page;mso-height-relative:page;" filled="f" stroked="t" coordsize="21600,21600" o:gfxdata="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4ACE1455" wp14:editId="5EEEE01C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76200</wp:posOffset>
                      </wp:positionV>
                      <wp:extent cx="38100" cy="103505"/>
                      <wp:effectExtent l="0" t="0" r="0" b="0"/>
                      <wp:wrapNone/>
                      <wp:docPr id="307" name="墨迹 3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74">
                            <w14:nvContentPartPr>
                              <w14:cNvContentPartPr/>
                            </w14:nvContentPartPr>
                            <w14:xfrm>
                              <a:off x="5937885" y="6955790"/>
                              <a:ext cx="38100" cy="1035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2.85pt;margin-top:6pt;height:8.15pt;width:3pt;z-index:251973632;mso-width-relative:page;mso-height-relative:page;" filled="f" stroked="t" coordsize="21600,21600" o:gfxdata="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0D188D35" wp14:editId="01EDE779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140335</wp:posOffset>
                      </wp:positionV>
                      <wp:extent cx="14605" cy="20955"/>
                      <wp:effectExtent l="0" t="0" r="0" b="0"/>
                      <wp:wrapNone/>
                      <wp:docPr id="308" name="墨迹 3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75">
                            <w14:nvContentPartPr>
                              <w14:cNvContentPartPr/>
                            </w14:nvContentPartPr>
                            <w14:xfrm>
                              <a:off x="5985510" y="7019925"/>
                              <a:ext cx="14605" cy="209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6.6pt;margin-top:11.05pt;height:1.65pt;width:1.15pt;z-index:251974656;mso-width-relative:page;mso-height-relative:page;" filled="f" stroked="t" coordsize="21600,21600" o:gfxdata="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1ED5CFCC" wp14:editId="0B91797D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63500</wp:posOffset>
                      </wp:positionV>
                      <wp:extent cx="59055" cy="123190"/>
                      <wp:effectExtent l="0" t="0" r="0" b="0"/>
                      <wp:wrapNone/>
                      <wp:docPr id="309" name="墨迹 3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76">
                            <w14:nvContentPartPr>
                              <w14:cNvContentPartPr/>
                            </w14:nvContentPartPr>
                            <w14:xfrm>
                              <a:off x="5998210" y="6943090"/>
                              <a:ext cx="59055" cy="1231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7.6pt;margin-top:5pt;height:9.7pt;width:4.65pt;z-index:251975680;mso-width-relative:page;mso-height-relative:page;" filled="f" stroked="t" coordsize="21600,21600" o:gfxdata="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66EE799D" wp14:editId="65BC67A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68580</wp:posOffset>
                      </wp:positionV>
                      <wp:extent cx="33020" cy="103505"/>
                      <wp:effectExtent l="0" t="0" r="0" b="0"/>
                      <wp:wrapNone/>
                      <wp:docPr id="310" name="墨迹 3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77">
                            <w14:nvContentPartPr>
                              <w14:cNvContentPartPr/>
                            </w14:nvContentPartPr>
                            <w14:xfrm>
                              <a:off x="6053455" y="6948170"/>
                              <a:ext cx="33020" cy="1035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1.95pt;margin-top:5.4pt;height:8.15pt;width:2.6pt;z-index:251976704;mso-width-relative:page;mso-height-relative:page;" filled="f" stroked="t" coordsize="21600,21600" o:gfxdata="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07E08566" wp14:editId="4B6A61D6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77470</wp:posOffset>
                      </wp:positionV>
                      <wp:extent cx="31115" cy="10795"/>
                      <wp:effectExtent l="0" t="0" r="0" b="0"/>
                      <wp:wrapNone/>
                      <wp:docPr id="311" name="墨迹 3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78">
                            <w14:nvContentPartPr>
                              <w14:cNvContentPartPr/>
                            </w14:nvContentPartPr>
                            <w14:xfrm>
                              <a:off x="6066790" y="6957060"/>
                              <a:ext cx="31115" cy="10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3pt;margin-top:6.1pt;height:0.85pt;width:2.45pt;z-index:251977728;mso-width-relative:page;mso-height-relative:page;" filled="f" stroked="t" coordsize="21600,21600" o:gfxdata="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4B382908" wp14:editId="448AED06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88265</wp:posOffset>
                      </wp:positionV>
                      <wp:extent cx="61595" cy="10160"/>
                      <wp:effectExtent l="0" t="0" r="0" b="0"/>
                      <wp:wrapNone/>
                      <wp:docPr id="312" name="墨迹 3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79">
                            <w14:nvContentPartPr>
                              <w14:cNvContentPartPr/>
                            </w14:nvContentPartPr>
                            <w14:xfrm>
                              <a:off x="6113780" y="6967855"/>
                              <a:ext cx="61595" cy="1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6.7pt;margin-top:6.95pt;height:0.8pt;width:4.85pt;z-index:251978752;mso-width-relative:page;mso-height-relative:page;" filled="f" stroked="t" coordsize="21600,21600" o:gfxdata="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20B3E635" wp14:editId="30934FBA">
                      <wp:simplePos x="0" y="0"/>
                      <wp:positionH relativeFrom="column">
                        <wp:posOffset>456565</wp:posOffset>
                      </wp:positionH>
                      <wp:positionV relativeFrom="paragraph">
                        <wp:posOffset>130175</wp:posOffset>
                      </wp:positionV>
                      <wp:extent cx="78740" cy="12065"/>
                      <wp:effectExtent l="0" t="0" r="0" b="0"/>
                      <wp:wrapNone/>
                      <wp:docPr id="313" name="墨迹 3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80">
                            <w14:nvContentPartPr>
                              <w14:cNvContentPartPr/>
                            </w14:nvContentPartPr>
                            <w14:xfrm>
                              <a:off x="6104255" y="7009765"/>
                              <a:ext cx="78740" cy="120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5.95pt;margin-top:10.25pt;height:0.95pt;width:6.2pt;z-index:251979776;mso-width-relative:page;mso-height-relative:page;" filled="f" stroked="t" coordsize="21600,21600" o:gfxdata="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1E666F8F" wp14:editId="5AD28462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67310</wp:posOffset>
                      </wp:positionV>
                      <wp:extent cx="57785" cy="85725"/>
                      <wp:effectExtent l="0" t="0" r="0" b="0"/>
                      <wp:wrapNone/>
                      <wp:docPr id="445" name="墨迹 4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81">
                            <w14:nvContentPartPr>
                              <w14:cNvContentPartPr/>
                            </w14:nvContentPartPr>
                            <w14:xfrm>
                              <a:off x="6195695" y="6946900"/>
                              <a:ext cx="57785" cy="857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3.15pt;margin-top:5.3pt;height:6.75pt;width:4.55pt;z-index:252114944;mso-width-relative:page;mso-height-relative:page;" filled="f" stroked="t" coordsize="21600,21600" o:gfxdata="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592D8FB9" wp14:editId="43EF8A2B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67310</wp:posOffset>
                      </wp:positionV>
                      <wp:extent cx="31115" cy="94615"/>
                      <wp:effectExtent l="0" t="0" r="0" b="0"/>
                      <wp:wrapNone/>
                      <wp:docPr id="446" name="墨迹 4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82">
                            <w14:nvContentPartPr>
                              <w14:cNvContentPartPr/>
                            </w14:nvContentPartPr>
                            <w14:xfrm>
                              <a:off x="6261100" y="6946900"/>
                              <a:ext cx="31115" cy="946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8.3pt;margin-top:5.3pt;height:7.45pt;width:2.45pt;z-index:252115968;mso-width-relative:page;mso-height-relative:page;" filled="f" stroked="t" coordsize="21600,21600" o:gfxdata="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579464EB" wp14:editId="72F06848">
                      <wp:simplePos x="0" y="0"/>
                      <wp:positionH relativeFrom="column">
                        <wp:posOffset>624205</wp:posOffset>
                      </wp:positionH>
                      <wp:positionV relativeFrom="paragraph">
                        <wp:posOffset>84455</wp:posOffset>
                      </wp:positionV>
                      <wp:extent cx="29845" cy="17145"/>
                      <wp:effectExtent l="0" t="0" r="0" b="0"/>
                      <wp:wrapNone/>
                      <wp:docPr id="447" name="墨迹 4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83">
                            <w14:nvContentPartPr>
                              <w14:cNvContentPartPr/>
                            </w14:nvContentPartPr>
                            <w14:xfrm>
                              <a:off x="6271895" y="6964045"/>
                              <a:ext cx="29845" cy="17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9.15pt;margin-top:6.65pt;height:1.35pt;width:2.35pt;z-index:252116992;mso-width-relative:page;mso-height-relative:page;" filled="f" stroked="t" coordsize="21600,21600" o:gfxdata="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0BDD74FD" wp14:editId="49DDD7DD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50800</wp:posOffset>
                      </wp:positionV>
                      <wp:extent cx="32385" cy="129540"/>
                      <wp:effectExtent l="0" t="0" r="0" b="0"/>
                      <wp:wrapNone/>
                      <wp:docPr id="448" name="墨迹 4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84">
                            <w14:nvContentPartPr>
                              <w14:cNvContentPartPr/>
                            </w14:nvContentPartPr>
                            <w14:xfrm>
                              <a:off x="6306185" y="6930390"/>
                              <a:ext cx="32385" cy="1295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1.85pt;margin-top:4pt;height:10.2pt;width:2.55pt;z-index:252118016;mso-width-relative:page;mso-height-relative:page;" filled="f" stroked="t" coordsize="21600,21600" o:gfxdata="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5EAF1DD6" wp14:editId="7F1891CD">
                      <wp:simplePos x="0" y="0"/>
                      <wp:positionH relativeFrom="column">
                        <wp:posOffset>721360</wp:posOffset>
                      </wp:positionH>
                      <wp:positionV relativeFrom="paragraph">
                        <wp:posOffset>133985</wp:posOffset>
                      </wp:positionV>
                      <wp:extent cx="5715" cy="6985"/>
                      <wp:effectExtent l="0" t="0" r="0" b="0"/>
                      <wp:wrapNone/>
                      <wp:docPr id="449" name="墨迹 4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85">
                            <w14:nvContentPartPr>
                              <w14:cNvContentPartPr/>
                            </w14:nvContentPartPr>
                            <w14:xfrm>
                              <a:off x="6369050" y="7013575"/>
                              <a:ext cx="5715" cy="6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6.8pt;margin-top:10.55pt;height:0.55pt;width:0.45pt;z-index:252119040;mso-width-relative:page;mso-height-relative:page;" filled="f" stroked="t" coordsize="21600,21600" o:gfxdata="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6C9E575C" wp14:editId="118A6839">
                      <wp:simplePos x="0" y="0"/>
                      <wp:positionH relativeFrom="column">
                        <wp:posOffset>741680</wp:posOffset>
                      </wp:positionH>
                      <wp:positionV relativeFrom="paragraph">
                        <wp:posOffset>71755</wp:posOffset>
                      </wp:positionV>
                      <wp:extent cx="43815" cy="73660"/>
                      <wp:effectExtent l="0" t="0" r="0" b="0"/>
                      <wp:wrapNone/>
                      <wp:docPr id="450" name="墨迹 4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86">
                            <w14:nvContentPartPr>
                              <w14:cNvContentPartPr/>
                            </w14:nvContentPartPr>
                            <w14:xfrm>
                              <a:off x="6389370" y="6951345"/>
                              <a:ext cx="43815" cy="736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8.4pt;margin-top:5.65pt;height:5.8pt;width:3.45pt;z-index:252120064;mso-width-relative:page;mso-height-relative:page;" filled="f" stroked="t" coordsize="21600,21600" o:gfxdata="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05CD19AB" wp14:editId="285E6920">
                      <wp:simplePos x="0" y="0"/>
                      <wp:positionH relativeFrom="column">
                        <wp:posOffset>797560</wp:posOffset>
                      </wp:positionH>
                      <wp:positionV relativeFrom="paragraph">
                        <wp:posOffset>43815</wp:posOffset>
                      </wp:positionV>
                      <wp:extent cx="71755" cy="71755"/>
                      <wp:effectExtent l="0" t="0" r="0" b="0"/>
                      <wp:wrapNone/>
                      <wp:docPr id="451" name="墨迹 4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87">
                            <w14:nvContentPartPr>
                              <w14:cNvContentPartPr/>
                            </w14:nvContentPartPr>
                            <w14:xfrm>
                              <a:off x="6445250" y="6923405"/>
                              <a:ext cx="71755" cy="717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2.8pt;margin-top:3.45pt;height:5.65pt;width:5.65pt;z-index:252121088;mso-width-relative:page;mso-height-relative:page;" filled="f" stroked="t" coordsize="21600,21600" o:gfxdata="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48F3A659" wp14:editId="4641873D">
                      <wp:simplePos x="0" y="0"/>
                      <wp:positionH relativeFrom="column">
                        <wp:posOffset>831850</wp:posOffset>
                      </wp:positionH>
                      <wp:positionV relativeFrom="paragraph">
                        <wp:posOffset>46355</wp:posOffset>
                      </wp:positionV>
                      <wp:extent cx="11430" cy="120015"/>
                      <wp:effectExtent l="0" t="0" r="0" b="0"/>
                      <wp:wrapNone/>
                      <wp:docPr id="452" name="墨迹 4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88">
                            <w14:nvContentPartPr>
                              <w14:cNvContentPartPr/>
                            </w14:nvContentPartPr>
                            <w14:xfrm>
                              <a:off x="6479540" y="6925945"/>
                              <a:ext cx="11430" cy="1200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5.5pt;margin-top:3.65pt;height:9.45pt;width:0.9pt;z-index:252122112;mso-width-relative:page;mso-height-relative:page;" filled="f" stroked="t" coordsize="21600,21600" o:gfxdata="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:rsidR="00F872F8" w14:paraId="2C8336CA" w14:textId="77777777">
        <w:trPr>
          <w:jc w:val="center"/>
        </w:trPr>
        <w:tc>
          <w:tcPr>
            <w:tcW w:w="2405" w:type="dxa"/>
          </w:tcPr>
          <w:p w14:paraId="0FE843A0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300</w:t>
            </w:r>
          </w:p>
        </w:tc>
        <w:tc>
          <w:tcPr>
            <w:tcW w:w="1701" w:type="dxa"/>
          </w:tcPr>
          <w:p w14:paraId="5C76FCF5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5AEE0002" wp14:editId="77832630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90170</wp:posOffset>
                      </wp:positionV>
                      <wp:extent cx="40640" cy="57785"/>
                      <wp:effectExtent l="0" t="0" r="0" b="0"/>
                      <wp:wrapNone/>
                      <wp:docPr id="89" name="墨迹 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89">
                            <w14:nvContentPartPr>
                              <w14:cNvContentPartPr/>
                            </w14:nvContentPartPr>
                            <w14:xfrm>
                              <a:off x="2570480" y="7174230"/>
                              <a:ext cx="40640" cy="57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1.3pt;margin-top:7.1pt;height:4.55pt;width:3.2pt;z-index:251750400;mso-width-relative:page;mso-height-relative:page;" filled="f" stroked="t" coordsize="21600,21600" o:gfxdata="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D5CFAFE" wp14:editId="7315D057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64770</wp:posOffset>
                      </wp:positionV>
                      <wp:extent cx="43815" cy="97790"/>
                      <wp:effectExtent l="0" t="0" r="0" b="0"/>
                      <wp:wrapNone/>
                      <wp:docPr id="90" name="墨迹 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90">
                            <w14:nvContentPartPr>
                              <w14:cNvContentPartPr/>
                            </w14:nvContentPartPr>
                            <w14:xfrm>
                              <a:off x="2616835" y="7148830"/>
                              <a:ext cx="43815" cy="977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.35pt;margin-top:5.1pt;height:7.7pt;width:3.45pt;z-index:251751424;mso-width-relative:page;mso-height-relative:page;" filled="f" stroked="t" coordsize="21600,21600" o:gfxdata="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26E6935E" wp14:editId="76B03711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81280</wp:posOffset>
                      </wp:positionV>
                      <wp:extent cx="47625" cy="62865"/>
                      <wp:effectExtent l="0" t="0" r="0" b="0"/>
                      <wp:wrapNone/>
                      <wp:docPr id="91" name="墨迹 9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91">
                            <w14:nvContentPartPr>
                              <w14:cNvContentPartPr/>
                            </w14:nvContentPartPr>
                            <w14:xfrm>
                              <a:off x="2674620" y="7165340"/>
                              <a:ext cx="47625" cy="628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.9pt;margin-top:6.4pt;height:4.95pt;width:3.75pt;z-index:251752448;mso-width-relative:page;mso-height-relative:page;" filled="f" stroked="t" coordsize="21600,21600" o:gfxdata="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13D70AC" wp14:editId="0D186D19">
                      <wp:simplePos x="0" y="0"/>
                      <wp:positionH relativeFrom="column">
                        <wp:posOffset>153035</wp:posOffset>
                      </wp:positionH>
                      <wp:positionV relativeFrom="paragraph">
                        <wp:posOffset>118110</wp:posOffset>
                      </wp:positionV>
                      <wp:extent cx="10160" cy="10160"/>
                      <wp:effectExtent l="0" t="0" r="0" b="0"/>
                      <wp:wrapNone/>
                      <wp:docPr id="92" name="墨迹 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92">
                            <w14:nvContentPartPr>
                              <w14:cNvContentPartPr/>
                            </w14:nvContentPartPr>
                            <w14:xfrm>
                              <a:off x="2740025" y="7202170"/>
                              <a:ext cx="10160" cy="1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2.05pt;margin-top:9.3pt;height:0.8pt;width:0.8pt;z-index:251753472;mso-width-relative:page;mso-height-relative:page;" filled="f" stroked="t" coordsize="21600,21600" o:gfxdata="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7D1E2029" wp14:editId="07C4BB0F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57785</wp:posOffset>
                      </wp:positionV>
                      <wp:extent cx="67310" cy="50800"/>
                      <wp:effectExtent l="0" t="0" r="0" b="0"/>
                      <wp:wrapNone/>
                      <wp:docPr id="93" name="墨迹 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93">
                            <w14:nvContentPartPr>
                              <w14:cNvContentPartPr/>
                            </w14:nvContentPartPr>
                            <w14:xfrm>
                              <a:off x="2788920" y="7141845"/>
                              <a:ext cx="67310" cy="50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5.9pt;margin-top:4.55pt;height:4pt;width:5.3pt;z-index:251754496;mso-width-relative:page;mso-height-relative:page;" filled="f" stroked="t" coordsize="21600,21600" o:gfxdata="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2148F329" wp14:editId="06A53507">
                      <wp:simplePos x="0" y="0"/>
                      <wp:positionH relativeFrom="column">
                        <wp:posOffset>224790</wp:posOffset>
                      </wp:positionH>
                      <wp:positionV relativeFrom="paragraph">
                        <wp:posOffset>67310</wp:posOffset>
                      </wp:positionV>
                      <wp:extent cx="13970" cy="116205"/>
                      <wp:effectExtent l="0" t="0" r="0" b="0"/>
                      <wp:wrapNone/>
                      <wp:docPr id="94" name="墨迹 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94">
                            <w14:nvContentPartPr>
                              <w14:cNvContentPartPr/>
                            </w14:nvContentPartPr>
                            <w14:xfrm>
                              <a:off x="2811780" y="7151370"/>
                              <a:ext cx="13970" cy="1162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7.7pt;margin-top:5.3pt;height:9.15pt;width:1.1pt;z-index:251755520;mso-width-relative:page;mso-height-relative:page;" filled="f" stroked="t" coordsize="21600,21600" o:gfxdata="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0AF00BD0" wp14:editId="3601DBDE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95250</wp:posOffset>
                      </wp:positionV>
                      <wp:extent cx="40640" cy="59055"/>
                      <wp:effectExtent l="0" t="0" r="0" b="0"/>
                      <wp:wrapNone/>
                      <wp:docPr id="95" name="墨迹 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95">
                            <w14:nvContentPartPr>
                              <w14:cNvContentPartPr/>
                            </w14:nvContentPartPr>
                            <w14:xfrm>
                              <a:off x="2874645" y="7179310"/>
                              <a:ext cx="40640" cy="590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2.65pt;margin-top:7.5pt;height:4.65pt;width:3.2pt;z-index:251756544;mso-width-relative:page;mso-height-relative:page;" filled="f" stroked="t" coordsize="21600,21600" o:gfxdata="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005C9B0F" wp14:editId="7BB545E5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83185</wp:posOffset>
                      </wp:positionV>
                      <wp:extent cx="62865" cy="62865"/>
                      <wp:effectExtent l="0" t="0" r="0" b="0"/>
                      <wp:wrapNone/>
                      <wp:docPr id="96" name="墨迹 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96">
                            <w14:nvContentPartPr>
                              <w14:cNvContentPartPr/>
                            </w14:nvContentPartPr>
                            <w14:xfrm>
                              <a:off x="2863215" y="7167245"/>
                              <a:ext cx="62865" cy="628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1.75pt;margin-top:6.55pt;height:4.95pt;width:4.95pt;z-index:251757568;mso-width-relative:page;mso-height-relative:page;" filled="f" stroked="t" coordsize="21600,21600" o:gfxdata="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74474BEA" wp14:editId="6E38439F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69215</wp:posOffset>
                      </wp:positionV>
                      <wp:extent cx="41910" cy="92710"/>
                      <wp:effectExtent l="0" t="0" r="0" b="0"/>
                      <wp:wrapNone/>
                      <wp:docPr id="97" name="墨迹 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97">
                            <w14:nvContentPartPr>
                              <w14:cNvContentPartPr/>
                            </w14:nvContentPartPr>
                            <w14:xfrm>
                              <a:off x="2948940" y="7153275"/>
                              <a:ext cx="41910" cy="927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8.5pt;margin-top:5.45pt;height:7.3pt;width:3.3pt;z-index:251758592;mso-width-relative:page;mso-height-relative:page;" filled="f" stroked="t" coordsize="21600,21600" o:gfxdata="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7F870F16" wp14:editId="7B5AC795">
                      <wp:simplePos x="0" y="0"/>
                      <wp:positionH relativeFrom="column">
                        <wp:posOffset>429260</wp:posOffset>
                      </wp:positionH>
                      <wp:positionV relativeFrom="paragraph">
                        <wp:posOffset>125095</wp:posOffset>
                      </wp:positionV>
                      <wp:extent cx="6985" cy="17145"/>
                      <wp:effectExtent l="0" t="0" r="0" b="0"/>
                      <wp:wrapNone/>
                      <wp:docPr id="98" name="墨迹 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98">
                            <w14:nvContentPartPr>
                              <w14:cNvContentPartPr/>
                            </w14:nvContentPartPr>
                            <w14:xfrm>
                              <a:off x="3016250" y="7209155"/>
                              <a:ext cx="6985" cy="17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3.8pt;margin-top:9.85pt;height:1.35pt;width:0.55pt;z-index:251759616;mso-width-relative:page;mso-height-relative:page;" filled="f" stroked="t" coordsize="21600,21600" o:gfxdata="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4A7A46D" wp14:editId="0E5BC8D6">
                      <wp:simplePos x="0" y="0"/>
                      <wp:positionH relativeFrom="column">
                        <wp:posOffset>452755</wp:posOffset>
                      </wp:positionH>
                      <wp:positionV relativeFrom="paragraph">
                        <wp:posOffset>60325</wp:posOffset>
                      </wp:positionV>
                      <wp:extent cx="48895" cy="134620"/>
                      <wp:effectExtent l="0" t="0" r="0" b="0"/>
                      <wp:wrapNone/>
                      <wp:docPr id="99" name="墨迹 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399">
                            <w14:nvContentPartPr>
                              <w14:cNvContentPartPr/>
                            </w14:nvContentPartPr>
                            <w14:xfrm>
                              <a:off x="3039745" y="7144385"/>
                              <a:ext cx="48895" cy="1346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5.65pt;margin-top:4.75pt;height:10.6pt;width:3.85pt;z-index:251760640;mso-width-relative:page;mso-height-relative:page;" filled="f" stroked="t" coordsize="21600,21600" o:gfxdata="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234680C" wp14:editId="5F8877F0">
                      <wp:simplePos x="0" y="0"/>
                      <wp:positionH relativeFrom="column">
                        <wp:posOffset>496570</wp:posOffset>
                      </wp:positionH>
                      <wp:positionV relativeFrom="paragraph">
                        <wp:posOffset>67310</wp:posOffset>
                      </wp:positionV>
                      <wp:extent cx="64770" cy="109220"/>
                      <wp:effectExtent l="0" t="0" r="0" b="0"/>
                      <wp:wrapNone/>
                      <wp:docPr id="100" name="墨迹 1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00">
                            <w14:nvContentPartPr>
                              <w14:cNvContentPartPr/>
                            </w14:nvContentPartPr>
                            <w14:xfrm>
                              <a:off x="3083560" y="7151370"/>
                              <a:ext cx="64770" cy="1092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9.1pt;margin-top:5.3pt;height:8.6pt;width:5.1pt;z-index:251761664;mso-width-relative:page;mso-height-relative:page;" filled="f" stroked="t" coordsize="21600,21600" o:gfxdata="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116E1B77" wp14:editId="48205F93">
                      <wp:simplePos x="0" y="0"/>
                      <wp:positionH relativeFrom="column">
                        <wp:posOffset>527050</wp:posOffset>
                      </wp:positionH>
                      <wp:positionV relativeFrom="paragraph">
                        <wp:posOffset>70485</wp:posOffset>
                      </wp:positionV>
                      <wp:extent cx="52070" cy="5715"/>
                      <wp:effectExtent l="0" t="0" r="0" b="0"/>
                      <wp:wrapNone/>
                      <wp:docPr id="101" name="墨迹 1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01">
                            <w14:nvContentPartPr>
                              <w14:cNvContentPartPr/>
                            </w14:nvContentPartPr>
                            <w14:xfrm>
                              <a:off x="3114040" y="7154545"/>
                              <a:ext cx="52070" cy="57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1.5pt;margin-top:5.55pt;height:0.45pt;width:4.1pt;z-index:251762688;mso-width-relative:page;mso-height-relative:page;" filled="f" stroked="t" coordsize="21600,21600" o:gfxdata="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1CFF5ED9" wp14:editId="0BE67983">
                      <wp:simplePos x="0" y="0"/>
                      <wp:positionH relativeFrom="column">
                        <wp:posOffset>589280</wp:posOffset>
                      </wp:positionH>
                      <wp:positionV relativeFrom="paragraph">
                        <wp:posOffset>88265</wp:posOffset>
                      </wp:positionV>
                      <wp:extent cx="38100" cy="4445"/>
                      <wp:effectExtent l="0" t="0" r="0" b="0"/>
                      <wp:wrapNone/>
                      <wp:docPr id="102" name="墨迹 1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02">
                            <w14:nvContentPartPr>
                              <w14:cNvContentPartPr/>
                            </w14:nvContentPartPr>
                            <w14:xfrm>
                              <a:off x="3176270" y="7172325"/>
                              <a:ext cx="38100" cy="44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6.4pt;margin-top:6.95pt;height:0.35pt;width:3pt;z-index:251763712;mso-width-relative:page;mso-height-relative:page;" filled="f" stroked="t" coordsize="21600,21600" o:gfxdata="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23D03F6E" wp14:editId="071E1237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120650</wp:posOffset>
                      </wp:positionV>
                      <wp:extent cx="57785" cy="13970"/>
                      <wp:effectExtent l="0" t="0" r="0" b="0"/>
                      <wp:wrapNone/>
                      <wp:docPr id="103" name="墨迹 1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03">
                            <w14:nvContentPartPr>
                              <w14:cNvContentPartPr/>
                            </w14:nvContentPartPr>
                            <w14:xfrm>
                              <a:off x="3174365" y="7204710"/>
                              <a:ext cx="57785" cy="139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6.25pt;margin-top:9.5pt;height:1.1pt;width:4.55pt;z-index:251764736;mso-width-relative:page;mso-height-relative:page;" filled="f" stroked="t" coordsize="21600,21600" o:gfxdata="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27AD84C0" wp14:editId="46CA7924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33020</wp:posOffset>
                      </wp:positionV>
                      <wp:extent cx="36830" cy="180340"/>
                      <wp:effectExtent l="0" t="0" r="0" b="0"/>
                      <wp:wrapNone/>
                      <wp:docPr id="219" name="墨迹 2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04">
                            <w14:nvContentPartPr>
                              <w14:cNvContentPartPr/>
                            </w14:nvContentPartPr>
                            <w14:xfrm>
                              <a:off x="3285490" y="7117080"/>
                              <a:ext cx="36830" cy="1803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5pt;margin-top:2.6pt;height:14.2pt;width:2.9pt;z-index:251883520;mso-width-relative:page;mso-height-relative:page;" filled="f" stroked="t" coordsize="21600,21600" o:gfxdata="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6096272D" wp14:editId="7B69E606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55880</wp:posOffset>
                      </wp:positionV>
                      <wp:extent cx="50165" cy="114300"/>
                      <wp:effectExtent l="0" t="0" r="0" b="0"/>
                      <wp:wrapNone/>
                      <wp:docPr id="220" name="墨迹 2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05">
                            <w14:nvContentPartPr>
                              <w14:cNvContentPartPr/>
                            </w14:nvContentPartPr>
                            <w14:xfrm>
                              <a:off x="3340735" y="7139940"/>
                              <a:ext cx="50165" cy="1143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9.35pt;margin-top:4.4pt;height:9pt;width:3.95pt;z-index:251884544;mso-width-relative:page;mso-height-relative:page;" filled="f" stroked="t" coordsize="21600,21600" o:gfxdata="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28AA7DF9" wp14:editId="2FAF94CC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51435</wp:posOffset>
                      </wp:positionV>
                      <wp:extent cx="91440" cy="67310"/>
                      <wp:effectExtent l="0" t="0" r="0" b="0"/>
                      <wp:wrapNone/>
                      <wp:docPr id="221" name="墨迹 2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06">
                            <w14:nvContentPartPr>
                              <w14:cNvContentPartPr/>
                            </w14:nvContentPartPr>
                            <w14:xfrm>
                              <a:off x="3398520" y="7135495"/>
                              <a:ext cx="91440" cy="673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3.9pt;margin-top:4.05pt;height:5.3pt;width:7.2pt;z-index:251885568;mso-width-relative:page;mso-height-relative:page;" filled="f" stroked="t" coordsize="21600,21600" o:gfxdata="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7DEC19B1" wp14:editId="65A2955B">
                      <wp:simplePos x="0" y="0"/>
                      <wp:positionH relativeFrom="column">
                        <wp:posOffset>855980</wp:posOffset>
                      </wp:positionH>
                      <wp:positionV relativeFrom="paragraph">
                        <wp:posOffset>54610</wp:posOffset>
                      </wp:positionV>
                      <wp:extent cx="10795" cy="155575"/>
                      <wp:effectExtent l="0" t="0" r="0" b="0"/>
                      <wp:wrapNone/>
                      <wp:docPr id="222" name="墨迹 2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07">
                            <w14:nvContentPartPr>
                              <w14:cNvContentPartPr/>
                            </w14:nvContentPartPr>
                            <w14:xfrm>
                              <a:off x="3442970" y="7138670"/>
                              <a:ext cx="10795" cy="1555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7.4pt;margin-top:4.3pt;height:12.25pt;width:0.85pt;z-index:251886592;mso-width-relative:page;mso-height-relative:page;" filled="f" stroked="t" coordsize="21600,21600" o:gfxdata="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5BD326CF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2948C037" wp14:editId="6702D6FE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90805</wp:posOffset>
                      </wp:positionV>
                      <wp:extent cx="52070" cy="78740"/>
                      <wp:effectExtent l="0" t="0" r="0" b="0"/>
                      <wp:wrapNone/>
                      <wp:docPr id="330" name="墨迹 3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08">
                            <w14:nvContentPartPr>
                              <w14:cNvContentPartPr/>
                            </w14:nvContentPartPr>
                            <w14:xfrm>
                              <a:off x="3629660" y="7174865"/>
                              <a:ext cx="52070" cy="787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2.95pt;margin-top:7.15pt;height:6.2pt;width:4.1pt;z-index:251997184;mso-width-relative:page;mso-height-relative:page;" filled="f" stroked="t" coordsize="21600,21600" o:gfxdata="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72FEC661" wp14:editId="330D7DF6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104775</wp:posOffset>
                      </wp:positionV>
                      <wp:extent cx="25400" cy="46355"/>
                      <wp:effectExtent l="0" t="0" r="0" b="0"/>
                      <wp:wrapNone/>
                      <wp:docPr id="331" name="墨迹 3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09">
                            <w14:nvContentPartPr>
                              <w14:cNvContentPartPr/>
                            </w14:nvContentPartPr>
                            <w14:xfrm>
                              <a:off x="3683000" y="7188835"/>
                              <a:ext cx="25400" cy="463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.25pt;margin-top:8.25pt;height:3.65pt;width:2pt;z-index:251998208;mso-width-relative:page;mso-height-relative:page;" filled="f" stroked="t" coordsize="21600,21600" o:gfxdata="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27A6109F" wp14:editId="28D87DD4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81915</wp:posOffset>
                      </wp:positionV>
                      <wp:extent cx="57785" cy="60325"/>
                      <wp:effectExtent l="0" t="0" r="0" b="0"/>
                      <wp:wrapNone/>
                      <wp:docPr id="332" name="墨迹 3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10">
                            <w14:nvContentPartPr>
                              <w14:cNvContentPartPr/>
                            </w14:nvContentPartPr>
                            <w14:xfrm>
                              <a:off x="3722370" y="7165975"/>
                              <a:ext cx="57785" cy="603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.35pt;margin-top:6.45pt;height:4.75pt;width:4.55pt;z-index:251999232;mso-width-relative:page;mso-height-relative:page;" filled="f" stroked="t" coordsize="21600,21600" o:gfxdata="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145FEE3B" wp14:editId="3F431A76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86360</wp:posOffset>
                      </wp:positionV>
                      <wp:extent cx="18415" cy="94615"/>
                      <wp:effectExtent l="0" t="0" r="0" b="0"/>
                      <wp:wrapNone/>
                      <wp:docPr id="333" name="墨迹 3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11">
                            <w14:nvContentPartPr>
                              <w14:cNvContentPartPr/>
                            </w14:nvContentPartPr>
                            <w14:xfrm>
                              <a:off x="3743325" y="7170420"/>
                              <a:ext cx="18415" cy="946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pt;margin-top:6.8pt;height:7.45pt;width:1.45pt;z-index:252000256;mso-width-relative:page;mso-height-relative:page;" filled="f" stroked="t" coordsize="21600,21600" o:gfxdata="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0C5AF038" wp14:editId="17BE5589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139700</wp:posOffset>
                      </wp:positionV>
                      <wp:extent cx="2540" cy="15240"/>
                      <wp:effectExtent l="0" t="0" r="0" b="0"/>
                      <wp:wrapNone/>
                      <wp:docPr id="334" name="墨迹 3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12">
                            <w14:nvContentPartPr>
                              <w14:cNvContentPartPr/>
                            </w14:nvContentPartPr>
                            <w14:xfrm>
                              <a:off x="3782695" y="7223760"/>
                              <a:ext cx="2540" cy="1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9.1pt;margin-top:11pt;height:1.2pt;width:0.2pt;z-index:252001280;mso-width-relative:page;mso-height-relative:page;" filled="f" stroked="t" coordsize="21600,21600" o:gfxdata="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7BE41D4A" wp14:editId="7944ACBF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42545</wp:posOffset>
                      </wp:positionV>
                      <wp:extent cx="57785" cy="157480"/>
                      <wp:effectExtent l="0" t="0" r="0" b="0"/>
                      <wp:wrapNone/>
                      <wp:docPr id="335" name="墨迹 3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13">
                            <w14:nvContentPartPr>
                              <w14:cNvContentPartPr/>
                            </w14:nvContentPartPr>
                            <w14:xfrm>
                              <a:off x="3791585" y="7126605"/>
                              <a:ext cx="57785" cy="157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9.8pt;margin-top:3.35pt;height:12.4pt;width:4.55pt;z-index:252002304;mso-width-relative:page;mso-height-relative:page;" filled="f" stroked="t" coordsize="21600,21600" o:gfxdata="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5AA407CF" wp14:editId="61CC63BE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88900</wp:posOffset>
                      </wp:positionV>
                      <wp:extent cx="19685" cy="47625"/>
                      <wp:effectExtent l="0" t="0" r="0" b="0"/>
                      <wp:wrapNone/>
                      <wp:docPr id="336" name="墨迹 3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14">
                            <w14:nvContentPartPr>
                              <w14:cNvContentPartPr/>
                            </w14:nvContentPartPr>
                            <w14:xfrm>
                              <a:off x="3886835" y="7172960"/>
                              <a:ext cx="19685" cy="476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7.3pt;margin-top:7pt;height:3.75pt;width:1.55pt;z-index:252003328;mso-width-relative:page;mso-height-relative:page;" filled="f" stroked="t" coordsize="21600,21600" o:gfxdata="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791B5E2A" wp14:editId="29F871E9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84455</wp:posOffset>
                      </wp:positionV>
                      <wp:extent cx="36195" cy="59055"/>
                      <wp:effectExtent l="0" t="0" r="0" b="0"/>
                      <wp:wrapNone/>
                      <wp:docPr id="337" name="墨迹 3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15">
                            <w14:nvContentPartPr>
                              <w14:cNvContentPartPr/>
                            </w14:nvContentPartPr>
                            <w14:xfrm>
                              <a:off x="3874135" y="7168515"/>
                              <a:ext cx="36195" cy="590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6.3pt;margin-top:6.65pt;height:4.65pt;width:2.85pt;z-index:252004352;mso-width-relative:page;mso-height-relative:page;" filled="f" stroked="t" coordsize="21600,21600" o:gfxdata="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3B36CCD7" wp14:editId="405D1BBD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65405</wp:posOffset>
                      </wp:positionV>
                      <wp:extent cx="55245" cy="92710"/>
                      <wp:effectExtent l="0" t="0" r="0" b="0"/>
                      <wp:wrapNone/>
                      <wp:docPr id="338" name="墨迹 3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16">
                            <w14:nvContentPartPr>
                              <w14:cNvContentPartPr/>
                            </w14:nvContentPartPr>
                            <w14:xfrm>
                              <a:off x="3919220" y="7149465"/>
                              <a:ext cx="55245" cy="927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9.85pt;margin-top:5.15pt;height:7.3pt;width:4.35pt;z-index:252005376;mso-width-relative:page;mso-height-relative:page;" filled="f" stroked="t" coordsize="21600,21600" o:gfxdata="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4EFDEE03" wp14:editId="7EA0C672">
                      <wp:simplePos x="0" y="0"/>
                      <wp:positionH relativeFrom="column">
                        <wp:posOffset>321310</wp:posOffset>
                      </wp:positionH>
                      <wp:positionV relativeFrom="paragraph">
                        <wp:posOffset>118745</wp:posOffset>
                      </wp:positionV>
                      <wp:extent cx="5715" cy="13970"/>
                      <wp:effectExtent l="0" t="0" r="0" b="0"/>
                      <wp:wrapNone/>
                      <wp:docPr id="339" name="墨迹 3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17">
                            <w14:nvContentPartPr>
                              <w14:cNvContentPartPr/>
                            </w14:nvContentPartPr>
                            <w14:xfrm>
                              <a:off x="3988435" y="7202805"/>
                              <a:ext cx="5715" cy="139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5.3pt;margin-top:9.35pt;height:1.1pt;width:0.45pt;z-index:252006400;mso-width-relative:page;mso-height-relative:page;" filled="f" stroked="t" coordsize="21600,21600" o:gfxdata="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78EA100D" wp14:editId="4676C0AD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40005</wp:posOffset>
                      </wp:positionV>
                      <wp:extent cx="43815" cy="154940"/>
                      <wp:effectExtent l="0" t="0" r="0" b="0"/>
                      <wp:wrapNone/>
                      <wp:docPr id="340" name="墨迹 3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18">
                            <w14:nvContentPartPr>
                              <w14:cNvContentPartPr/>
                            </w14:nvContentPartPr>
                            <w14:xfrm>
                              <a:off x="3992880" y="7124065"/>
                              <a:ext cx="43815" cy="1549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5.65pt;margin-top:3.15pt;height:12.2pt;width:3.45pt;z-index:252007424;mso-width-relative:page;mso-height-relative:page;" filled="f" stroked="t" coordsize="21600,21600" o:gfxdata="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54CA93B9" wp14:editId="7A92091A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38100</wp:posOffset>
                      </wp:positionV>
                      <wp:extent cx="56515" cy="118110"/>
                      <wp:effectExtent l="0" t="0" r="0" b="0"/>
                      <wp:wrapNone/>
                      <wp:docPr id="341" name="墨迹 3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19">
                            <w14:nvContentPartPr>
                              <w14:cNvContentPartPr/>
                            </w14:nvContentPartPr>
                            <w14:xfrm>
                              <a:off x="4029075" y="7122160"/>
                              <a:ext cx="56515" cy="118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8.5pt;margin-top:3pt;height:9.3pt;width:4.45pt;z-index:252008448;mso-width-relative:page;mso-height-relative:page;" filled="f" stroked="t" coordsize="21600,21600" o:gfxdata="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4F743609" wp14:editId="3849E065">
                      <wp:simplePos x="0" y="0"/>
                      <wp:positionH relativeFrom="column">
                        <wp:posOffset>386080</wp:posOffset>
                      </wp:positionH>
                      <wp:positionV relativeFrom="paragraph">
                        <wp:posOffset>55245</wp:posOffset>
                      </wp:positionV>
                      <wp:extent cx="45085" cy="12700"/>
                      <wp:effectExtent l="0" t="0" r="0" b="0"/>
                      <wp:wrapNone/>
                      <wp:docPr id="342" name="墨迹 3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20">
                            <w14:nvContentPartPr>
                              <w14:cNvContentPartPr/>
                            </w14:nvContentPartPr>
                            <w14:xfrm>
                              <a:off x="4053205" y="7139305"/>
                              <a:ext cx="45085" cy="12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0.4pt;margin-top:4.35pt;height:1pt;width:3.55pt;z-index:252009472;mso-width-relative:page;mso-height-relative:page;" filled="f" stroked="t" coordsize="21600,21600" o:gfxdata="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05325677" wp14:editId="772BC98D">
                      <wp:simplePos x="0" y="0"/>
                      <wp:positionH relativeFrom="column">
                        <wp:posOffset>453390</wp:posOffset>
                      </wp:positionH>
                      <wp:positionV relativeFrom="paragraph">
                        <wp:posOffset>77470</wp:posOffset>
                      </wp:positionV>
                      <wp:extent cx="42545" cy="9525"/>
                      <wp:effectExtent l="0" t="0" r="0" b="0"/>
                      <wp:wrapNone/>
                      <wp:docPr id="343" name="墨迹 3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21">
                            <w14:nvContentPartPr>
                              <w14:cNvContentPartPr/>
                            </w14:nvContentPartPr>
                            <w14:xfrm>
                              <a:off x="4120515" y="7161530"/>
                              <a:ext cx="42545" cy="9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5.7pt;margin-top:6.1pt;height:0.75pt;width:3.35pt;z-index:252010496;mso-width-relative:page;mso-height-relative:page;" filled="f" stroked="t" coordsize="21600,21600" o:gfxdata="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65E01A82" wp14:editId="6165E9D5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118745</wp:posOffset>
                      </wp:positionV>
                      <wp:extent cx="48895" cy="9525"/>
                      <wp:effectExtent l="0" t="0" r="0" b="0"/>
                      <wp:wrapNone/>
                      <wp:docPr id="344" name="墨迹 3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22">
                            <w14:nvContentPartPr>
                              <w14:cNvContentPartPr/>
                            </w14:nvContentPartPr>
                            <w14:xfrm>
                              <a:off x="4117975" y="7202805"/>
                              <a:ext cx="48895" cy="95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5.5pt;margin-top:9.35pt;height:0.75pt;width:3.85pt;z-index:252011520;mso-width-relative:page;mso-height-relative:page;" filled="f" stroked="t" coordsize="21600,21600" o:gfxdata="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1DC86CD8" wp14:editId="2D04537E">
                      <wp:simplePos x="0" y="0"/>
                      <wp:positionH relativeFrom="column">
                        <wp:posOffset>519430</wp:posOffset>
                      </wp:positionH>
                      <wp:positionV relativeFrom="paragraph">
                        <wp:posOffset>49530</wp:posOffset>
                      </wp:positionV>
                      <wp:extent cx="57785" cy="115570"/>
                      <wp:effectExtent l="0" t="0" r="0" b="0"/>
                      <wp:wrapNone/>
                      <wp:docPr id="426" name="墨迹 4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23">
                            <w14:nvContentPartPr>
                              <w14:cNvContentPartPr/>
                            </w14:nvContentPartPr>
                            <w14:xfrm>
                              <a:off x="4186555" y="7133590"/>
                              <a:ext cx="57785" cy="1155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0.9pt;margin-top:3.9pt;height:9.1pt;width:4.55pt;z-index:252095488;mso-width-relative:page;mso-height-relative:page;" filled="f" stroked="t" coordsize="21600,21600" o:gfxdata="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1A03C505" wp14:editId="1DAA05CB">
                      <wp:simplePos x="0" y="0"/>
                      <wp:positionH relativeFrom="column">
                        <wp:posOffset>592455</wp:posOffset>
                      </wp:positionH>
                      <wp:positionV relativeFrom="paragraph">
                        <wp:posOffset>56515</wp:posOffset>
                      </wp:positionV>
                      <wp:extent cx="31115" cy="104140"/>
                      <wp:effectExtent l="0" t="0" r="0" b="0"/>
                      <wp:wrapNone/>
                      <wp:docPr id="427" name="墨迹 4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24">
                            <w14:nvContentPartPr>
                              <w14:cNvContentPartPr/>
                            </w14:nvContentPartPr>
                            <w14:xfrm>
                              <a:off x="4259580" y="7140575"/>
                              <a:ext cx="31115" cy="1041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6.65pt;margin-top:4.45pt;height:8.2pt;width:2.45pt;z-index:252096512;mso-width-relative:page;mso-height-relative:page;" filled="f" stroked="t" coordsize="21600,21600" o:gfxdata="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1EAD0055" wp14:editId="6DF29092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42545</wp:posOffset>
                      </wp:positionV>
                      <wp:extent cx="69215" cy="138430"/>
                      <wp:effectExtent l="0" t="0" r="0" b="0"/>
                      <wp:wrapNone/>
                      <wp:docPr id="428" name="墨迹 4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25">
                            <w14:nvContentPartPr>
                              <w14:cNvContentPartPr/>
                            </w14:nvContentPartPr>
                            <w14:xfrm>
                              <a:off x="4288155" y="7126605"/>
                              <a:ext cx="69215" cy="1384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8.9pt;margin-top:3.35pt;height:10.9pt;width:5.45pt;z-index:252097536;mso-width-relative:page;mso-height-relative:page;" filled="f" stroked="t" coordsize="21600,21600" o:gfxdata="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0DA12D20" wp14:editId="7B4CD04E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121285</wp:posOffset>
                      </wp:positionV>
                      <wp:extent cx="5715" cy="17145"/>
                      <wp:effectExtent l="0" t="0" r="0" b="0"/>
                      <wp:wrapNone/>
                      <wp:docPr id="429" name="墨迹 4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26">
                            <w14:nvContentPartPr>
                              <w14:cNvContentPartPr/>
                            </w14:nvContentPartPr>
                            <w14:xfrm>
                              <a:off x="4373880" y="7205345"/>
                              <a:ext cx="5715" cy="17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5.65pt;margin-top:9.55pt;height:1.35pt;width:0.45pt;z-index:252098560;mso-width-relative:page;mso-height-relative:page;" filled="f" stroked="t" coordsize="21600,21600" o:gfxdata="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4CE03C91" wp14:editId="518066CF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66040</wp:posOffset>
                      </wp:positionV>
                      <wp:extent cx="29845" cy="101600"/>
                      <wp:effectExtent l="0" t="0" r="0" b="0"/>
                      <wp:wrapNone/>
                      <wp:docPr id="430" name="墨迹 4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27">
                            <w14:nvContentPartPr>
                              <w14:cNvContentPartPr/>
                            </w14:nvContentPartPr>
                            <w14:xfrm>
                              <a:off x="4405630" y="7150100"/>
                              <a:ext cx="29845" cy="10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8.15pt;margin-top:5.2pt;height:8pt;width:2.35pt;z-index:252099584;mso-width-relative:page;mso-height-relative:page;" filled="f" stroked="t" coordsize="21600,21600" o:gfxdata="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45F4EEC3" wp14:editId="60788754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52070</wp:posOffset>
                      </wp:positionV>
                      <wp:extent cx="48260" cy="107315"/>
                      <wp:effectExtent l="0" t="0" r="0" b="0"/>
                      <wp:wrapNone/>
                      <wp:docPr id="431" name="墨迹 4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28">
                            <w14:nvContentPartPr>
                              <w14:cNvContentPartPr/>
                            </w14:nvContentPartPr>
                            <w14:xfrm>
                              <a:off x="4457065" y="7136130"/>
                              <a:ext cx="48260" cy="1073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2.2pt;margin-top:4.1pt;height:8.45pt;width:3.8pt;z-index:252100608;mso-width-relative:page;mso-height-relative:page;" filled="f" stroked="t" coordsize="21600,21600" o:gfxdata="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60" w:type="dxa"/>
          </w:tcPr>
          <w:p w14:paraId="4E84AAF1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0AEC8F37" wp14:editId="303EE17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67945</wp:posOffset>
                      </wp:positionV>
                      <wp:extent cx="6985" cy="151130"/>
                      <wp:effectExtent l="0" t="0" r="0" b="0"/>
                      <wp:wrapNone/>
                      <wp:docPr id="104" name="墨迹 1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29">
                            <w14:nvContentPartPr>
                              <w14:cNvContentPartPr/>
                            </w14:nvContentPartPr>
                            <w14:xfrm>
                              <a:off x="4669155" y="7152005"/>
                              <a:ext cx="6985" cy="1511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0.95pt;margin-top:5.35pt;height:11.9pt;width:0.55pt;z-index:251765760;mso-width-relative:page;mso-height-relative:page;" filled="f" stroked="t" coordsize="21600,21600" o:gfxdata="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75C3359" wp14:editId="272AC21D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88900</wp:posOffset>
                      </wp:positionV>
                      <wp:extent cx="48895" cy="101600"/>
                      <wp:effectExtent l="0" t="0" r="0" b="0"/>
                      <wp:wrapNone/>
                      <wp:docPr id="105" name="墨迹 1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30">
                            <w14:nvContentPartPr>
                              <w14:cNvContentPartPr/>
                            </w14:nvContentPartPr>
                            <w14:xfrm>
                              <a:off x="4700905" y="7172960"/>
                              <a:ext cx="48895" cy="10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.45pt;margin-top:7pt;height:8pt;width:3.85pt;z-index:251766784;mso-width-relative:page;mso-height-relative:page;" filled="f" stroked="t" coordsize="21600,21600" o:gfxdata="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E6591DA" wp14:editId="09991E55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53340</wp:posOffset>
                      </wp:positionV>
                      <wp:extent cx="59690" cy="128270"/>
                      <wp:effectExtent l="0" t="0" r="0" b="0"/>
                      <wp:wrapNone/>
                      <wp:docPr id="106" name="墨迹 1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31">
                            <w14:nvContentPartPr>
                              <w14:cNvContentPartPr/>
                            </w14:nvContentPartPr>
                            <w14:xfrm>
                              <a:off x="4756785" y="7137400"/>
                              <a:ext cx="59690" cy="128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.85pt;margin-top:4.2pt;height:10.1pt;width:4.7pt;z-index:251767808;mso-width-relative:page;mso-height-relative:page;" filled="f" stroked="t" coordsize="21600,21600" o:gfxdata="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22D56F4" wp14:editId="306DB1B2">
                      <wp:simplePos x="0" y="0"/>
                      <wp:positionH relativeFrom="column">
                        <wp:posOffset>180340</wp:posOffset>
                      </wp:positionH>
                      <wp:positionV relativeFrom="paragraph">
                        <wp:posOffset>120650</wp:posOffset>
                      </wp:positionV>
                      <wp:extent cx="3810" cy="26035"/>
                      <wp:effectExtent l="0" t="0" r="0" b="0"/>
                      <wp:wrapNone/>
                      <wp:docPr id="107" name="墨迹 1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32">
                            <w14:nvContentPartPr>
                              <w14:cNvContentPartPr/>
                            </w14:nvContentPartPr>
                            <w14:xfrm>
                              <a:off x="4837430" y="7204710"/>
                              <a:ext cx="3810" cy="260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4.2pt;margin-top:9.5pt;height:2.05pt;width:0.3pt;z-index:251768832;mso-width-relative:page;mso-height-relative:page;" filled="f" stroked="t" coordsize="21600,21600" o:gfxdata="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7B46D872" wp14:editId="67EA84FF">
                      <wp:simplePos x="0" y="0"/>
                      <wp:positionH relativeFrom="column">
                        <wp:posOffset>198120</wp:posOffset>
                      </wp:positionH>
                      <wp:positionV relativeFrom="paragraph">
                        <wp:posOffset>22225</wp:posOffset>
                      </wp:positionV>
                      <wp:extent cx="31750" cy="182880"/>
                      <wp:effectExtent l="0" t="0" r="0" b="0"/>
                      <wp:wrapNone/>
                      <wp:docPr id="108" name="墨迹 1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33">
                            <w14:nvContentPartPr>
                              <w14:cNvContentPartPr/>
                            </w14:nvContentPartPr>
                            <w14:xfrm>
                              <a:off x="4855210" y="7106285"/>
                              <a:ext cx="31750" cy="182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5.6pt;margin-top:1.75pt;height:14.4pt;width:2.5pt;z-index:251769856;mso-width-relative:page;mso-height-relative:page;" filled="f" stroked="t" coordsize="21600,21600" o:gfxdata="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2AFD26F2" wp14:editId="4CCBD280">
                      <wp:simplePos x="0" y="0"/>
                      <wp:positionH relativeFrom="column">
                        <wp:posOffset>303530</wp:posOffset>
                      </wp:positionH>
                      <wp:positionV relativeFrom="paragraph">
                        <wp:posOffset>74930</wp:posOffset>
                      </wp:positionV>
                      <wp:extent cx="59690" cy="78740"/>
                      <wp:effectExtent l="0" t="0" r="0" b="0"/>
                      <wp:wrapNone/>
                      <wp:docPr id="109" name="墨迹 1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34">
                            <w14:nvContentPartPr>
                              <w14:cNvContentPartPr/>
                            </w14:nvContentPartPr>
                            <w14:xfrm>
                              <a:off x="4960620" y="7158990"/>
                              <a:ext cx="59690" cy="787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3.9pt;margin-top:5.9pt;height:6.2pt;width:4.7pt;z-index:251770880;mso-width-relative:page;mso-height-relative:page;" filled="f" stroked="t" coordsize="21600,21600" o:gfxdata="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4257685E" wp14:editId="2E4BBF42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57150</wp:posOffset>
                      </wp:positionV>
                      <wp:extent cx="71755" cy="87630"/>
                      <wp:effectExtent l="0" t="0" r="0" b="0"/>
                      <wp:wrapNone/>
                      <wp:docPr id="110" name="墨迹 1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35">
                            <w14:nvContentPartPr>
                              <w14:cNvContentPartPr/>
                            </w14:nvContentPartPr>
                            <w14:xfrm>
                              <a:off x="4944745" y="7141210"/>
                              <a:ext cx="71755" cy="876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2.65pt;margin-top:4.5pt;height:6.9pt;width:5.65pt;z-index:251771904;mso-width-relative:page;mso-height-relative:page;" filled="f" stroked="t" coordsize="21600,21600" o:gfxdata="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2AF50A0A" wp14:editId="158EEAEA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43180</wp:posOffset>
                      </wp:positionV>
                      <wp:extent cx="36830" cy="126365"/>
                      <wp:effectExtent l="0" t="0" r="0" b="0"/>
                      <wp:wrapNone/>
                      <wp:docPr id="111" name="墨迹 1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36">
                            <w14:nvContentPartPr>
                              <w14:cNvContentPartPr/>
                            </w14:nvContentPartPr>
                            <w14:xfrm>
                              <a:off x="5025390" y="7127240"/>
                              <a:ext cx="36830" cy="1263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9pt;margin-top:3.4pt;height:9.95pt;width:2.9pt;z-index:251772928;mso-width-relative:page;mso-height-relative:page;" filled="f" stroked="t" coordsize="21600,21600" o:gfxdata="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26D6DF36" wp14:editId="1C3DEA0B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120650</wp:posOffset>
                      </wp:positionV>
                      <wp:extent cx="8890" cy="26035"/>
                      <wp:effectExtent l="0" t="0" r="0" b="0"/>
                      <wp:wrapNone/>
                      <wp:docPr id="112" name="墨迹 1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37">
                            <w14:nvContentPartPr>
                              <w14:cNvContentPartPr/>
                            </w14:nvContentPartPr>
                            <w14:xfrm>
                              <a:off x="5073015" y="7204710"/>
                              <a:ext cx="8890" cy="260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2.75pt;margin-top:9.5pt;height:2.05pt;width:0.7pt;z-index:251773952;mso-width-relative:page;mso-height-relative:page;" filled="f" stroked="t" coordsize="21600,21600" o:gfxdata="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E487028" wp14:editId="0C035EF0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32385</wp:posOffset>
                      </wp:positionV>
                      <wp:extent cx="70485" cy="146050"/>
                      <wp:effectExtent l="0" t="0" r="0" b="0"/>
                      <wp:wrapNone/>
                      <wp:docPr id="113" name="墨迹 1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38">
                            <w14:nvContentPartPr>
                              <w14:cNvContentPartPr/>
                            </w14:nvContentPartPr>
                            <w14:xfrm>
                              <a:off x="5083810" y="7116445"/>
                              <a:ext cx="70485" cy="1460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3.6pt;margin-top:2.55pt;height:11.5pt;width:5.55pt;z-index:251774976;mso-width-relative:page;mso-height-relative:page;" filled="f" stroked="t" coordsize="21600,21600" o:gfxdata="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785DDDB3" wp14:editId="440F04ED">
                      <wp:simplePos x="0" y="0"/>
                      <wp:positionH relativeFrom="column">
                        <wp:posOffset>498475</wp:posOffset>
                      </wp:positionH>
                      <wp:positionV relativeFrom="paragraph">
                        <wp:posOffset>29210</wp:posOffset>
                      </wp:positionV>
                      <wp:extent cx="64770" cy="151130"/>
                      <wp:effectExtent l="0" t="0" r="0" b="0"/>
                      <wp:wrapNone/>
                      <wp:docPr id="114" name="墨迹 1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39">
                            <w14:nvContentPartPr>
                              <w14:cNvContentPartPr/>
                            </w14:nvContentPartPr>
                            <w14:xfrm>
                              <a:off x="5155565" y="7113270"/>
                              <a:ext cx="64770" cy="1511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9.25pt;margin-top:2.3pt;height:11.9pt;width:5.1pt;z-index:251776000;mso-width-relative:page;mso-height-relative:page;" filled="f" stroked="t" coordsize="21600,21600" o:gfxdata="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0F3CDD54" wp14:editId="2D03A234">
                      <wp:simplePos x="0" y="0"/>
                      <wp:positionH relativeFrom="column">
                        <wp:posOffset>542290</wp:posOffset>
                      </wp:positionH>
                      <wp:positionV relativeFrom="paragraph">
                        <wp:posOffset>34290</wp:posOffset>
                      </wp:positionV>
                      <wp:extent cx="26035" cy="8890"/>
                      <wp:effectExtent l="0" t="0" r="0" b="0"/>
                      <wp:wrapNone/>
                      <wp:docPr id="115" name="墨迹 1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40">
                            <w14:nvContentPartPr>
                              <w14:cNvContentPartPr/>
                            </w14:nvContentPartPr>
                            <w14:xfrm>
                              <a:off x="5199380" y="7118350"/>
                              <a:ext cx="26035" cy="8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2.7pt;margin-top:2.7pt;height:0.7pt;width:2.05pt;z-index:251777024;mso-width-relative:page;mso-height-relative:page;" filled="f" stroked="t" coordsize="21600,21600" o:gfxdata="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7F7271B0" wp14:editId="6480741B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60960</wp:posOffset>
                      </wp:positionV>
                      <wp:extent cx="57785" cy="6985"/>
                      <wp:effectExtent l="0" t="0" r="0" b="0"/>
                      <wp:wrapNone/>
                      <wp:docPr id="144" name="墨迹 1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41">
                            <w14:nvContentPartPr>
                              <w14:cNvContentPartPr/>
                            </w14:nvContentPartPr>
                            <w14:xfrm>
                              <a:off x="5241925" y="7145020"/>
                              <a:ext cx="57785" cy="6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6.05pt;margin-top:4.8pt;height:0.55pt;width:4.55pt;z-index:251806720;mso-width-relative:page;mso-height-relative:page;" filled="f" stroked="t" coordsize="21600,21600" o:gfxdata="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2EF323B9" wp14:editId="40AE49F9">
                      <wp:simplePos x="0" y="0"/>
                      <wp:positionH relativeFrom="column">
                        <wp:posOffset>598805</wp:posOffset>
                      </wp:positionH>
                      <wp:positionV relativeFrom="paragraph">
                        <wp:posOffset>109855</wp:posOffset>
                      </wp:positionV>
                      <wp:extent cx="57785" cy="10795"/>
                      <wp:effectExtent l="0" t="0" r="0" b="0"/>
                      <wp:wrapNone/>
                      <wp:docPr id="145" name="墨迹 1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42">
                            <w14:nvContentPartPr>
                              <w14:cNvContentPartPr/>
                            </w14:nvContentPartPr>
                            <w14:xfrm>
                              <a:off x="5255895" y="7193915"/>
                              <a:ext cx="57785" cy="10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7.15pt;margin-top:8.65pt;height:0.85pt;width:4.55pt;z-index:251807744;mso-width-relative:page;mso-height-relative:page;" filled="f" stroked="t" coordsize="21600,21600" o:gfxdata="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7958A028" wp14:editId="58052267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41910</wp:posOffset>
                      </wp:positionV>
                      <wp:extent cx="44450" cy="109855"/>
                      <wp:effectExtent l="0" t="0" r="0" b="0"/>
                      <wp:wrapNone/>
                      <wp:docPr id="249" name="墨迹 2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43">
                            <w14:nvContentPartPr>
                              <w14:cNvContentPartPr/>
                            </w14:nvContentPartPr>
                            <w14:xfrm>
                              <a:off x="5317490" y="7125970"/>
                              <a:ext cx="44450" cy="1098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2pt;margin-top:3.3pt;height:8.65pt;width:3.5pt;z-index:251914240;mso-width-relative:page;mso-height-relative:page;" filled="f" stroked="t" coordsize="21600,21600" o:gfxdata="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5805BDA1" wp14:editId="6F48BF20">
                      <wp:simplePos x="0" y="0"/>
                      <wp:positionH relativeFrom="column">
                        <wp:posOffset>701675</wp:posOffset>
                      </wp:positionH>
                      <wp:positionV relativeFrom="paragraph">
                        <wp:posOffset>26670</wp:posOffset>
                      </wp:positionV>
                      <wp:extent cx="59690" cy="121920"/>
                      <wp:effectExtent l="0" t="0" r="0" b="0"/>
                      <wp:wrapNone/>
                      <wp:docPr id="250" name="墨迹 2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44">
                            <w14:nvContentPartPr>
                              <w14:cNvContentPartPr/>
                            </w14:nvContentPartPr>
                            <w14:xfrm>
                              <a:off x="5358765" y="7110730"/>
                              <a:ext cx="59690" cy="12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5.25pt;margin-top:2.1pt;height:9.6pt;width:4.7pt;z-index:251915264;mso-width-relative:page;mso-height-relative:page;" filled="f" stroked="t" coordsize="21600,21600" o:gfxdata="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54D90F35" wp14:editId="26294357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14605</wp:posOffset>
                      </wp:positionV>
                      <wp:extent cx="30480" cy="165100"/>
                      <wp:effectExtent l="0" t="0" r="0" b="0"/>
                      <wp:wrapNone/>
                      <wp:docPr id="251" name="墨迹 2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45">
                            <w14:nvContentPartPr>
                              <w14:cNvContentPartPr/>
                            </w14:nvContentPartPr>
                            <w14:xfrm>
                              <a:off x="5416550" y="7098665"/>
                              <a:ext cx="30480" cy="1651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9.8pt;margin-top:1.15pt;height:13pt;width:2.4pt;z-index:251916288;mso-width-relative:page;mso-height-relative:page;" filled="f" stroked="t" coordsize="21600,21600" o:gfxdata="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18092757" wp14:editId="3236FA11">
                      <wp:simplePos x="0" y="0"/>
                      <wp:positionH relativeFrom="column">
                        <wp:posOffset>805815</wp:posOffset>
                      </wp:positionH>
                      <wp:positionV relativeFrom="paragraph">
                        <wp:posOffset>115570</wp:posOffset>
                      </wp:positionV>
                      <wp:extent cx="6350" cy="19685"/>
                      <wp:effectExtent l="0" t="0" r="0" b="0"/>
                      <wp:wrapNone/>
                      <wp:docPr id="252" name="墨迹 2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46">
                            <w14:nvContentPartPr>
                              <w14:cNvContentPartPr/>
                            </w14:nvContentPartPr>
                            <w14:xfrm>
                              <a:off x="5462905" y="7199630"/>
                              <a:ext cx="6350" cy="19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3.45pt;margin-top:9.1pt;height:1.55pt;width:0.5pt;z-index:251917312;mso-width-relative:page;mso-height-relative:page;" filled="f" stroked="t" coordsize="21600,21600" o:gfxdata="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02242044" wp14:editId="3EF68C1F">
                      <wp:simplePos x="0" y="0"/>
                      <wp:positionH relativeFrom="column">
                        <wp:posOffset>833120</wp:posOffset>
                      </wp:positionH>
                      <wp:positionV relativeFrom="paragraph">
                        <wp:posOffset>17780</wp:posOffset>
                      </wp:positionV>
                      <wp:extent cx="40005" cy="143510"/>
                      <wp:effectExtent l="0" t="0" r="0" b="0"/>
                      <wp:wrapNone/>
                      <wp:docPr id="253" name="墨迹 2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47">
                            <w14:nvContentPartPr>
                              <w14:cNvContentPartPr/>
                            </w14:nvContentPartPr>
                            <w14:xfrm>
                              <a:off x="5490210" y="7101840"/>
                              <a:ext cx="40005" cy="1435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5.6pt;margin-top:1.4pt;height:11.3pt;width:3.15pt;z-index:251918336;mso-width-relative:page;mso-height-relative:page;" filled="f" stroked="t" coordsize="21600,21600" o:gfxdata="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136A5CAE" wp14:editId="72723A67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41910</wp:posOffset>
                      </wp:positionV>
                      <wp:extent cx="57785" cy="128270"/>
                      <wp:effectExtent l="0" t="0" r="0" b="0"/>
                      <wp:wrapNone/>
                      <wp:docPr id="254" name="墨迹 2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48">
                            <w14:nvContentPartPr>
                              <w14:cNvContentPartPr/>
                            </w14:nvContentPartPr>
                            <w14:xfrm>
                              <a:off x="5523865" y="7125970"/>
                              <a:ext cx="57785" cy="128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8.25pt;margin-top:3.3pt;height:10.1pt;width:4.55pt;z-index:251919360;mso-width-relative:page;mso-height-relative:page;" filled="f" stroked="t" coordsize="21600,21600" o:gfxdata="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529EADED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23376E4A" wp14:editId="208EE3E0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76200</wp:posOffset>
                      </wp:positionV>
                      <wp:extent cx="52705" cy="93345"/>
                      <wp:effectExtent l="0" t="0" r="0" b="0"/>
                      <wp:wrapNone/>
                      <wp:docPr id="314" name="墨迹 3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49">
                            <w14:nvContentPartPr>
                              <w14:cNvContentPartPr/>
                            </w14:nvContentPartPr>
                            <w14:xfrm>
                              <a:off x="5626100" y="7160260"/>
                              <a:ext cx="52705" cy="933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1.7pt;margin-top:6pt;height:7.35pt;width:4.15pt;z-index:251980800;mso-width-relative:page;mso-height-relative:page;" filled="f" stroked="t" coordsize="21600,21600" o:gfxdata="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24C8DDCC" wp14:editId="48F19148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71120</wp:posOffset>
                      </wp:positionV>
                      <wp:extent cx="2540" cy="111125"/>
                      <wp:effectExtent l="0" t="0" r="0" b="0"/>
                      <wp:wrapNone/>
                      <wp:docPr id="315" name="墨迹 3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50">
                            <w14:nvContentPartPr>
                              <w14:cNvContentPartPr/>
                            </w14:nvContentPartPr>
                            <w14:xfrm>
                              <a:off x="5690235" y="7155180"/>
                              <a:ext cx="2540" cy="1111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.35pt;margin-top:5.6pt;height:8.75pt;width:0.2pt;z-index:251981824;mso-width-relative:page;mso-height-relative:page;" filled="f" stroked="t" coordsize="21600,21600" o:gfxdata="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765F5D81" wp14:editId="439322B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137795</wp:posOffset>
                      </wp:positionV>
                      <wp:extent cx="6350" cy="12065"/>
                      <wp:effectExtent l="0" t="0" r="0" b="0"/>
                      <wp:wrapNone/>
                      <wp:docPr id="316" name="墨迹 3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51">
                            <w14:nvContentPartPr>
                              <w14:cNvContentPartPr/>
                            </w14:nvContentPartPr>
                            <w14:xfrm>
                              <a:off x="5721985" y="7221855"/>
                              <a:ext cx="6350" cy="120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.85pt;margin-top:10.85pt;height:0.95pt;width:0.5pt;z-index:251982848;mso-width-relative:page;mso-height-relative:page;" filled="f" stroked="t" coordsize="21600,21600" o:gfxdata="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7EA77BE7" wp14:editId="7A493A4F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71120</wp:posOffset>
                      </wp:positionV>
                      <wp:extent cx="64135" cy="64135"/>
                      <wp:effectExtent l="0" t="0" r="0" b="0"/>
                      <wp:wrapNone/>
                      <wp:docPr id="317" name="墨迹 3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52">
                            <w14:nvContentPartPr>
                              <w14:cNvContentPartPr/>
                            </w14:nvContentPartPr>
                            <w14:xfrm>
                              <a:off x="5746750" y="7155180"/>
                              <a:ext cx="64135" cy="641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.8pt;margin-top:5.6pt;height:5.05pt;width:5.05pt;z-index:251983872;mso-width-relative:page;mso-height-relative:page;" filled="f" stroked="t" coordsize="21600,21600" o:gfxdata="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664EF064" wp14:editId="7D692ABB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90805</wp:posOffset>
                      </wp:positionV>
                      <wp:extent cx="7620" cy="98425"/>
                      <wp:effectExtent l="0" t="0" r="0" b="0"/>
                      <wp:wrapNone/>
                      <wp:docPr id="318" name="墨迹 3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53">
                            <w14:nvContentPartPr>
                              <w14:cNvContentPartPr/>
                            </w14:nvContentPartPr>
                            <w14:xfrm>
                              <a:off x="5783580" y="7174865"/>
                              <a:ext cx="7620" cy="984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0.7pt;margin-top:7.15pt;height:7.75pt;width:0.6pt;z-index:251984896;mso-width-relative:page;mso-height-relative:page;" filled="f" stroked="t" coordsize="21600,21600" o:gfxdata="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4699322F" wp14:editId="7E26FE6D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62865</wp:posOffset>
                      </wp:positionV>
                      <wp:extent cx="7620" cy="1270"/>
                      <wp:effectExtent l="0" t="0" r="0" b="0"/>
                      <wp:wrapNone/>
                      <wp:docPr id="319" name="墨迹 3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54">
                            <w14:nvContentPartPr>
                              <w14:cNvContentPartPr/>
                            </w14:nvContentPartPr>
                            <w14:xfrm>
                              <a:off x="5850255" y="7146925"/>
                              <a:ext cx="7620" cy="1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5.95pt;margin-top:4.95pt;height:0.1pt;width:0.6pt;z-index:251985920;mso-width-relative:page;mso-height-relative:page;" filled="f" stroked="t" coordsize="21600,21600" o:gfxdata="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38FB9522" wp14:editId="269504CE">
                      <wp:simplePos x="0" y="0"/>
                      <wp:positionH relativeFrom="column">
                        <wp:posOffset>172720</wp:posOffset>
                      </wp:positionH>
                      <wp:positionV relativeFrom="paragraph">
                        <wp:posOffset>59055</wp:posOffset>
                      </wp:positionV>
                      <wp:extent cx="49530" cy="118110"/>
                      <wp:effectExtent l="0" t="0" r="0" b="0"/>
                      <wp:wrapNone/>
                      <wp:docPr id="320" name="墨迹 3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55">
                            <w14:nvContentPartPr>
                              <w14:cNvContentPartPr/>
                            </w14:nvContentPartPr>
                            <w14:xfrm>
                              <a:off x="5820410" y="7143115"/>
                              <a:ext cx="49530" cy="118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3.6pt;margin-top:4.65pt;height:9.3pt;width:3.9pt;z-index:251986944;mso-width-relative:page;mso-height-relative:page;" filled="f" stroked="t" coordsize="21600,21600" o:gfxdata="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3DE6294E" wp14:editId="41CB6057">
                      <wp:simplePos x="0" y="0"/>
                      <wp:positionH relativeFrom="column">
                        <wp:posOffset>254000</wp:posOffset>
                      </wp:positionH>
                      <wp:positionV relativeFrom="paragraph">
                        <wp:posOffset>100965</wp:posOffset>
                      </wp:positionV>
                      <wp:extent cx="38100" cy="45720"/>
                      <wp:effectExtent l="0" t="0" r="0" b="0"/>
                      <wp:wrapNone/>
                      <wp:docPr id="321" name="墨迹 3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56">
                            <w14:nvContentPartPr>
                              <w14:cNvContentPartPr/>
                            </w14:nvContentPartPr>
                            <w14:xfrm>
                              <a:off x="5901690" y="7185025"/>
                              <a:ext cx="38100" cy="45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0pt;margin-top:7.95pt;height:3.6pt;width:3pt;z-index:251987968;mso-width-relative:page;mso-height-relative:page;" filled="f" stroked="t" coordsize="21600,21600" o:gfxdata="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323BBCA1" wp14:editId="38C029DB">
                      <wp:simplePos x="0" y="0"/>
                      <wp:positionH relativeFrom="column">
                        <wp:posOffset>248285</wp:posOffset>
                      </wp:positionH>
                      <wp:positionV relativeFrom="paragraph">
                        <wp:posOffset>90805</wp:posOffset>
                      </wp:positionV>
                      <wp:extent cx="50800" cy="65405"/>
                      <wp:effectExtent l="0" t="0" r="0" b="0"/>
                      <wp:wrapNone/>
                      <wp:docPr id="322" name="墨迹 3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57">
                            <w14:nvContentPartPr>
                              <w14:cNvContentPartPr/>
                            </w14:nvContentPartPr>
                            <w14:xfrm>
                              <a:off x="5895975" y="7174865"/>
                              <a:ext cx="50800" cy="654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19.55pt;margin-top:7.15pt;height:5.15pt;width:4pt;z-index:251988992;mso-width-relative:page;mso-height-relative:page;" filled="f" stroked="t" coordsize="21600,21600" o:gfxdata="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3F128755" wp14:editId="44DE9A60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76200</wp:posOffset>
                      </wp:positionV>
                      <wp:extent cx="51435" cy="103505"/>
                      <wp:effectExtent l="0" t="0" r="0" b="0"/>
                      <wp:wrapNone/>
                      <wp:docPr id="323" name="墨迹 3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58">
                            <w14:nvContentPartPr>
                              <w14:cNvContentPartPr/>
                            </w14:nvContentPartPr>
                            <w14:xfrm>
                              <a:off x="5946140" y="7160260"/>
                              <a:ext cx="51435" cy="1035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3.5pt;margin-top:6pt;height:8.15pt;width:4.05pt;z-index:251990016;mso-width-relative:page;mso-height-relative:page;" filled="f" stroked="t" coordsize="21600,21600" o:gfxdata="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2AD52E31" wp14:editId="4F59D50F">
                      <wp:simplePos x="0" y="0"/>
                      <wp:positionH relativeFrom="column">
                        <wp:posOffset>362585</wp:posOffset>
                      </wp:positionH>
                      <wp:positionV relativeFrom="paragraph">
                        <wp:posOffset>137795</wp:posOffset>
                      </wp:positionV>
                      <wp:extent cx="15875" cy="29845"/>
                      <wp:effectExtent l="0" t="0" r="0" b="0"/>
                      <wp:wrapNone/>
                      <wp:docPr id="324" name="墨迹 3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59">
                            <w14:nvContentPartPr>
                              <w14:cNvContentPartPr/>
                            </w14:nvContentPartPr>
                            <w14:xfrm>
                              <a:off x="6010275" y="7221855"/>
                              <a:ext cx="15875" cy="298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8.55pt;margin-top:10.85pt;height:2.35pt;width:1.25pt;z-index:251991040;mso-width-relative:page;mso-height-relative:page;" filled="f" stroked="t" coordsize="21600,21600" o:gfxdata="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444F7053" wp14:editId="3694EBC2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61595</wp:posOffset>
                      </wp:positionV>
                      <wp:extent cx="53975" cy="128270"/>
                      <wp:effectExtent l="0" t="0" r="0" b="0"/>
                      <wp:wrapNone/>
                      <wp:docPr id="325" name="墨迹 3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60">
                            <w14:nvContentPartPr>
                              <w14:cNvContentPartPr/>
                            </w14:nvContentPartPr>
                            <w14:xfrm>
                              <a:off x="6012815" y="7145655"/>
                              <a:ext cx="53975" cy="128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28.75pt;margin-top:4.85pt;height:10.1pt;width:4.25pt;z-index:251992064;mso-width-relative:page;mso-height-relative:page;" filled="f" stroked="t" coordsize="21600,21600" o:gfxdata="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0A252F85" wp14:editId="4F9CC414">
                      <wp:simplePos x="0" y="0"/>
                      <wp:positionH relativeFrom="column">
                        <wp:posOffset>420370</wp:posOffset>
                      </wp:positionH>
                      <wp:positionV relativeFrom="paragraph">
                        <wp:posOffset>61595</wp:posOffset>
                      </wp:positionV>
                      <wp:extent cx="52705" cy="108585"/>
                      <wp:effectExtent l="0" t="0" r="0" b="0"/>
                      <wp:wrapNone/>
                      <wp:docPr id="326" name="墨迹 3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61">
                            <w14:nvContentPartPr>
                              <w14:cNvContentPartPr/>
                            </w14:nvContentPartPr>
                            <w14:xfrm>
                              <a:off x="6068060" y="7145655"/>
                              <a:ext cx="52705" cy="1085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3.1pt;margin-top:4.85pt;height:8.55pt;width:4.15pt;z-index:251993088;mso-width-relative:page;mso-height-relative:page;" filled="f" stroked="t" coordsize="21600,21600" o:gfxdata="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4C1B0709" wp14:editId="43E9C0F5">
                      <wp:simplePos x="0" y="0"/>
                      <wp:positionH relativeFrom="column">
                        <wp:posOffset>434340</wp:posOffset>
                      </wp:positionH>
                      <wp:positionV relativeFrom="paragraph">
                        <wp:posOffset>88265</wp:posOffset>
                      </wp:positionV>
                      <wp:extent cx="41910" cy="5080"/>
                      <wp:effectExtent l="0" t="0" r="0" b="0"/>
                      <wp:wrapNone/>
                      <wp:docPr id="327" name="墨迹 3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62">
                            <w14:nvContentPartPr>
                              <w14:cNvContentPartPr/>
                            </w14:nvContentPartPr>
                            <w14:xfrm>
                              <a:off x="6082030" y="7172325"/>
                              <a:ext cx="41910" cy="5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4.2pt;margin-top:6.95pt;height:0.4pt;width:3.3pt;z-index:251994112;mso-width-relative:page;mso-height-relative:page;" filled="f" stroked="t" coordsize="21600,21600" o:gfxdata="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799C44ED" wp14:editId="7B0D34B3">
                      <wp:simplePos x="0" y="0"/>
                      <wp:positionH relativeFrom="column">
                        <wp:posOffset>488315</wp:posOffset>
                      </wp:positionH>
                      <wp:positionV relativeFrom="paragraph">
                        <wp:posOffset>97155</wp:posOffset>
                      </wp:positionV>
                      <wp:extent cx="50800" cy="10795"/>
                      <wp:effectExtent l="0" t="0" r="0" b="0"/>
                      <wp:wrapNone/>
                      <wp:docPr id="328" name="墨迹 3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63">
                            <w14:nvContentPartPr>
                              <w14:cNvContentPartPr/>
                            </w14:nvContentPartPr>
                            <w14:xfrm>
                              <a:off x="6136005" y="7181215"/>
                              <a:ext cx="50800" cy="10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8.45pt;margin-top:7.65pt;height:0.85pt;width:4pt;z-index:251995136;mso-width-relative:page;mso-height-relative:page;" filled="f" stroked="t" coordsize="21600,21600" o:gfxdata="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44ABB9ED" wp14:editId="0B089F87">
                      <wp:simplePos x="0" y="0"/>
                      <wp:positionH relativeFrom="column">
                        <wp:posOffset>490855</wp:posOffset>
                      </wp:positionH>
                      <wp:positionV relativeFrom="paragraph">
                        <wp:posOffset>127635</wp:posOffset>
                      </wp:positionV>
                      <wp:extent cx="50800" cy="7620"/>
                      <wp:effectExtent l="0" t="0" r="0" b="0"/>
                      <wp:wrapNone/>
                      <wp:docPr id="329" name="墨迹 3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64">
                            <w14:nvContentPartPr>
                              <w14:cNvContentPartPr/>
                            </w14:nvContentPartPr>
                            <w14:xfrm>
                              <a:off x="6138545" y="7211695"/>
                              <a:ext cx="50800" cy="76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8.65pt;margin-top:10.05pt;height:0.6pt;width:4pt;z-index:251996160;mso-width-relative:page;mso-height-relative:page;" filled="f" stroked="t" coordsize="21600,21600" o:gfxdata="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allowOverlap="1" wp14:anchorId="64DCBD21" wp14:editId="035098F2">
                      <wp:simplePos x="0" y="0"/>
                      <wp:positionH relativeFrom="column">
                        <wp:posOffset>566420</wp:posOffset>
                      </wp:positionH>
                      <wp:positionV relativeFrom="paragraph">
                        <wp:posOffset>59055</wp:posOffset>
                      </wp:positionV>
                      <wp:extent cx="57785" cy="97155"/>
                      <wp:effectExtent l="0" t="0" r="0" b="0"/>
                      <wp:wrapNone/>
                      <wp:docPr id="453" name="墨迹 4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65">
                            <w14:nvContentPartPr>
                              <w14:cNvContentPartPr/>
                            </w14:nvContentPartPr>
                            <w14:xfrm>
                              <a:off x="6214110" y="7143115"/>
                              <a:ext cx="57785" cy="971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4.6pt;margin-top:4.65pt;height:7.65pt;width:4.55pt;z-index:252123136;mso-width-relative:page;mso-height-relative:page;" filled="f" stroked="t" coordsize="21600,21600" o:gfxdata="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46083C5A" wp14:editId="45002AA1">
                      <wp:simplePos x="0" y="0"/>
                      <wp:positionH relativeFrom="column">
                        <wp:posOffset>626110</wp:posOffset>
                      </wp:positionH>
                      <wp:positionV relativeFrom="paragraph">
                        <wp:posOffset>77470</wp:posOffset>
                      </wp:positionV>
                      <wp:extent cx="22860" cy="60325"/>
                      <wp:effectExtent l="0" t="0" r="0" b="0"/>
                      <wp:wrapNone/>
                      <wp:docPr id="454" name="墨迹 4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66">
                            <w14:nvContentPartPr>
                              <w14:cNvContentPartPr/>
                            </w14:nvContentPartPr>
                            <w14:xfrm>
                              <a:off x="6273800" y="7161530"/>
                              <a:ext cx="22860" cy="603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9.3pt;margin-top:6.1pt;height:4.75pt;width:1.8pt;z-index:252124160;mso-width-relative:page;mso-height-relative:page;" filled="f" stroked="t" coordsize="21600,21600" o:gfxdata="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32703C7A" wp14:editId="16CCF3EF">
                      <wp:simplePos x="0" y="0"/>
                      <wp:positionH relativeFrom="column">
                        <wp:posOffset>638175</wp:posOffset>
                      </wp:positionH>
                      <wp:positionV relativeFrom="paragraph">
                        <wp:posOffset>56515</wp:posOffset>
                      </wp:positionV>
                      <wp:extent cx="55245" cy="94615"/>
                      <wp:effectExtent l="0" t="0" r="0" b="0"/>
                      <wp:wrapNone/>
                      <wp:docPr id="455" name="墨迹 4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67">
                            <w14:nvContentPartPr>
                              <w14:cNvContentPartPr/>
                            </w14:nvContentPartPr>
                            <w14:xfrm>
                              <a:off x="6285865" y="7140575"/>
                              <a:ext cx="55245" cy="946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0.25pt;margin-top:4.45pt;height:7.45pt;width:4.35pt;z-index:252125184;mso-width-relative:page;mso-height-relative:page;" filled="f" stroked="t" coordsize="21600,21600" o:gfxdata="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4FB6C29C" wp14:editId="3154A9A6">
                      <wp:simplePos x="0" y="0"/>
                      <wp:positionH relativeFrom="column">
                        <wp:posOffset>661035</wp:posOffset>
                      </wp:positionH>
                      <wp:positionV relativeFrom="paragraph">
                        <wp:posOffset>59055</wp:posOffset>
                      </wp:positionV>
                      <wp:extent cx="45085" cy="13970"/>
                      <wp:effectExtent l="0" t="0" r="0" b="0"/>
                      <wp:wrapNone/>
                      <wp:docPr id="457" name="墨迹 4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68">
                            <w14:nvContentPartPr>
                              <w14:cNvContentPartPr/>
                            </w14:nvContentPartPr>
                            <w14:xfrm>
                              <a:off x="6308725" y="7143115"/>
                              <a:ext cx="45085" cy="139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2.05pt;margin-top:4.65pt;height:1.1pt;width:3.55pt;z-index:252126208;mso-width-relative:page;mso-height-relative:page;" filled="f" stroked="t" coordsize="21600,21600" o:gfxdata="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17FD0A04" wp14:editId="61760495">
                      <wp:simplePos x="0" y="0"/>
                      <wp:positionH relativeFrom="column">
                        <wp:posOffset>716280</wp:posOffset>
                      </wp:positionH>
                      <wp:positionV relativeFrom="paragraph">
                        <wp:posOffset>111760</wp:posOffset>
                      </wp:positionV>
                      <wp:extent cx="5715" cy="22225"/>
                      <wp:effectExtent l="0" t="0" r="0" b="0"/>
                      <wp:wrapNone/>
                      <wp:docPr id="458" name="墨迹 4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69">
                            <w14:nvContentPartPr>
                              <w14:cNvContentPartPr/>
                            </w14:nvContentPartPr>
                            <w14:xfrm>
                              <a:off x="6363970" y="7195820"/>
                              <a:ext cx="5715" cy="222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6.4pt;margin-top:8.8pt;height:1.75pt;width:0.45pt;z-index:252127232;mso-width-relative:page;mso-height-relative:page;" filled="f" stroked="t" coordsize="21600,21600" o:gfxdata="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079AACC3" wp14:editId="53E26624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49530</wp:posOffset>
                      </wp:positionV>
                      <wp:extent cx="40640" cy="99060"/>
                      <wp:effectExtent l="0" t="0" r="0" b="0"/>
                      <wp:wrapNone/>
                      <wp:docPr id="459" name="墨迹 4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70">
                            <w14:nvContentPartPr>
                              <w14:cNvContentPartPr/>
                            </w14:nvContentPartPr>
                            <w14:xfrm>
                              <a:off x="6383655" y="7133590"/>
                              <a:ext cx="40640" cy="990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7.95pt;margin-top:3.9pt;height:7.8pt;width:3.2pt;z-index:252128256;mso-width-relative:page;mso-height-relative:page;" filled="f" stroked="t" coordsize="21600,21600" o:gfxdata="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2F7560D9" wp14:editId="451142A4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62230</wp:posOffset>
                      </wp:positionV>
                      <wp:extent cx="33655" cy="15240"/>
                      <wp:effectExtent l="0" t="0" r="0" b="0"/>
                      <wp:wrapNone/>
                      <wp:docPr id="460" name="墨迹 4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71">
                            <w14:nvContentPartPr>
                              <w14:cNvContentPartPr/>
                            </w14:nvContentPartPr>
                            <w14:xfrm>
                              <a:off x="6391910" y="7146290"/>
                              <a:ext cx="33655" cy="1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8.6pt;margin-top:4.9pt;height:1.2pt;width:2.65pt;z-index:252129280;mso-width-relative:page;mso-height-relative:page;" filled="f" stroked="t" coordsize="21600,21600" o:gfxdata="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4236774D" wp14:editId="3E8BAA20">
                      <wp:simplePos x="0" y="0"/>
                      <wp:positionH relativeFrom="column">
                        <wp:posOffset>796290</wp:posOffset>
                      </wp:positionH>
                      <wp:positionV relativeFrom="paragraph">
                        <wp:posOffset>33655</wp:posOffset>
                      </wp:positionV>
                      <wp:extent cx="10160" cy="129540"/>
                      <wp:effectExtent l="0" t="0" r="0" b="0"/>
                      <wp:wrapNone/>
                      <wp:docPr id="461" name="墨迹 4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72">
                            <w14:nvContentPartPr>
                              <w14:cNvContentPartPr/>
                            </w14:nvContentPartPr>
                            <w14:xfrm>
                              <a:off x="6443980" y="7117715"/>
                              <a:ext cx="10160" cy="1295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2.7pt;margin-top:2.65pt;height:10.2pt;width:0.8pt;z-index:252130304;mso-width-relative:page;mso-height-relative:page;" filled="f" stroked="t" coordsize="21600,21600" o:gfxdata="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40D9A71E" w14:textId="77777777" w:rsidR="00F872F8" w:rsidRDefault="00F872F8">
      <w:pPr>
        <w:ind w:left="210" w:hangingChars="100" w:hanging="210"/>
        <w:rPr>
          <w:rFonts w:ascii="Times New Roman" w:eastAsia="宋体" w:hAnsi="Times New Roman" w:cs="Times New Roman"/>
          <w:szCs w:val="21"/>
        </w:rPr>
      </w:pPr>
    </w:p>
    <w:p w14:paraId="421B8819" w14:textId="5D851175" w:rsidR="00DD7943" w:rsidRPr="00CE23E2" w:rsidRDefault="0042147C" w:rsidP="00CE23E2">
      <w:pPr>
        <w:pStyle w:val="aa"/>
        <w:numPr>
          <w:ilvl w:val="0"/>
          <w:numId w:val="2"/>
        </w:numPr>
        <w:ind w:firstLineChars="0"/>
        <w:rPr>
          <w:rFonts w:ascii="Times New Roman" w:eastAsia="宋体" w:hAnsi="Times New Roman" w:cs="Times New Roman" w:hint="eastAsia"/>
          <w:szCs w:val="21"/>
        </w:rPr>
      </w:pPr>
      <w:r w:rsidRPr="00DD7943">
        <w:rPr>
          <w:rFonts w:ascii="Times New Roman" w:eastAsia="宋体" w:hAnsi="Times New Roman" w:cs="Times New Roman"/>
          <w:szCs w:val="21"/>
        </w:rPr>
        <w:t>根据</w:t>
      </w:r>
      <w:r>
        <w:rPr>
          <w:position w:val="-24"/>
        </w:rPr>
        <w:object w:dxaOrig="883" w:dyaOrig="557" w14:anchorId="0F0A6FB6">
          <v:shape id="_x0000_i1025" type="#_x0000_t75" style="width:44.7pt;height:27.3pt" o:ole="">
            <v:imagedata r:id="rId473" o:title=""/>
          </v:shape>
          <o:OLEObject Type="Embed" ProgID="Equation.3" ShapeID="_x0000_i1025" DrawAspect="Content" ObjectID="_1824320675" r:id="rId474"/>
        </w:object>
      </w:r>
      <w:r w:rsidRPr="00DD7943">
        <w:rPr>
          <w:rFonts w:ascii="Times New Roman" w:eastAsia="宋体" w:hAnsi="Times New Roman" w:cs="Times New Roman"/>
          <w:szCs w:val="21"/>
        </w:rPr>
        <w:t>可知，通过测量条纹间距、接收靶面到双缝距离以及双缝间距，就可以计算出激光波长；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D7943" w14:paraId="1C25F461" w14:textId="77777777" w:rsidTr="00CE23E2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5411095" w14:textId="65D0FC52" w:rsidR="00DD7943" w:rsidRDefault="00CE23E2" w:rsidP="00A83CAF">
            <w:pPr>
              <w:pStyle w:val="11"/>
              <w:snapToGrid w:val="0"/>
              <w:spacing w:beforeLines="50" w:before="156" w:afterLines="50" w:after="156"/>
              <w:ind w:firstLineChars="0" w:firstLine="0"/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  <w:t>答：</w:t>
            </w:r>
            <w:r w:rsidR="004F0E92" w:rsidRPr="00CE23E2">
              <w:rPr>
                <w:rFonts w:ascii="宋体" w:eastAsia="宋体" w:hAnsi="宋体" w:cs="宋体"/>
                <w:color w:val="000000"/>
                <w:position w:val="-24"/>
                <w:szCs w:val="21"/>
                <w:lang w:bidi="ar"/>
              </w:rPr>
              <w:object w:dxaOrig="4440" w:dyaOrig="660" w14:anchorId="60437579">
                <v:shape id="_x0000_i1036" type="#_x0000_t75" style="width:222.2pt;height:33.5pt" o:ole="">
                  <v:imagedata r:id="rId475" o:title=""/>
                </v:shape>
                <o:OLEObject Type="Embed" ProgID="Equation.DSMT4" ShapeID="_x0000_i1036" DrawAspect="Content" ObjectID="_1824320676" r:id="rId476"/>
              </w:object>
            </w:r>
          </w:p>
        </w:tc>
      </w:tr>
    </w:tbl>
    <w:p w14:paraId="539C86B7" w14:textId="77777777" w:rsidR="00DD7943" w:rsidRPr="00DD7943" w:rsidRDefault="00DD7943" w:rsidP="00DD7943">
      <w:pPr>
        <w:ind w:left="720"/>
        <w:rPr>
          <w:rFonts w:ascii="Times New Roman" w:eastAsia="宋体" w:hAnsi="Times New Roman" w:cs="Times New Roman" w:hint="eastAsia"/>
          <w:szCs w:val="21"/>
        </w:rPr>
      </w:pPr>
    </w:p>
    <w:p w14:paraId="38E02DE2" w14:textId="77777777" w:rsidR="00F872F8" w:rsidRDefault="00F872F8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B4D0A0D" w14:textId="77777777" w:rsidR="00F872F8" w:rsidRDefault="0042147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5.</w:t>
      </w:r>
      <w:r>
        <w:rPr>
          <w:rFonts w:ascii="Times New Roman" w:eastAsia="宋体" w:hAnsi="Times New Roman" w:cs="Times New Roman"/>
          <w:szCs w:val="21"/>
        </w:rPr>
        <w:t>通过表</w:t>
      </w:r>
      <w:r>
        <w:rPr>
          <w:rFonts w:ascii="Times New Roman" w:eastAsia="宋体" w:hAnsi="Times New Roman" w:cs="Times New Roman"/>
          <w:szCs w:val="21"/>
        </w:rPr>
        <w:t>1.5-2</w:t>
      </w:r>
      <w:r>
        <w:rPr>
          <w:rFonts w:ascii="Times New Roman" w:eastAsia="宋体" w:hAnsi="Times New Roman" w:cs="Times New Roman"/>
          <w:szCs w:val="21"/>
        </w:rPr>
        <w:t>绘制</w:t>
      </w:r>
      <w:r>
        <w:rPr>
          <w:rFonts w:ascii="宋体" w:eastAsia="宋体" w:hAnsi="宋体" w:cs="宋体" w:hint="eastAsia"/>
          <w:szCs w:val="21"/>
        </w:rPr>
        <w:t>△</w:t>
      </w:r>
      <w:r>
        <w:rPr>
          <w:rFonts w:ascii="Times New Roman" w:eastAsia="宋体" w:hAnsi="Times New Roman" w:cs="Times New Roman"/>
          <w:szCs w:val="21"/>
        </w:rPr>
        <w:t>x---D</w:t>
      </w:r>
      <w:r>
        <w:rPr>
          <w:rFonts w:ascii="Times New Roman" w:eastAsia="宋体" w:hAnsi="Times New Roman" w:cs="Times New Roman"/>
          <w:szCs w:val="21"/>
        </w:rPr>
        <w:t>曲线，拟合出曲线斜率</w:t>
      </w:r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将曲线斜率填入表</w:t>
      </w:r>
      <w:r>
        <w:rPr>
          <w:rFonts w:ascii="Times New Roman" w:eastAsia="宋体" w:hAnsi="Times New Roman" w:cs="Times New Roman"/>
          <w:szCs w:val="21"/>
        </w:rPr>
        <w:t>1.5-3</w:t>
      </w:r>
      <w:r>
        <w:rPr>
          <w:rFonts w:ascii="Times New Roman" w:eastAsia="宋体" w:hAnsi="Times New Roman" w:cs="Times New Roman"/>
          <w:szCs w:val="21"/>
        </w:rPr>
        <w:t>对应的位置中；</w:t>
      </w:r>
    </w:p>
    <w:p w14:paraId="25874B1F" w14:textId="0902CEA1" w:rsidR="00F872F8" w:rsidRDefault="00D0573E" w:rsidP="00D0573E">
      <w:pPr>
        <w:jc w:val="center"/>
        <w:rPr>
          <w:rFonts w:ascii="Times New Roman" w:eastAsia="宋体" w:hAnsi="Times New Roman" w:cs="Times New Roman" w:hint="eastAsia"/>
          <w:szCs w:val="21"/>
        </w:rPr>
      </w:pPr>
      <w:r>
        <w:rPr>
          <w:noProof/>
        </w:rPr>
        <w:drawing>
          <wp:inline distT="0" distB="0" distL="0" distR="0" wp14:anchorId="4BBDAD69" wp14:editId="0187FA58">
            <wp:extent cx="3458424" cy="2486270"/>
            <wp:effectExtent l="0" t="0" r="8890" b="9525"/>
            <wp:docPr id="467" name="图片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7"/>
                    <a:srcRect t="8227"/>
                    <a:stretch/>
                  </pic:blipFill>
                  <pic:spPr bwMode="auto">
                    <a:xfrm>
                      <a:off x="0" y="0"/>
                      <a:ext cx="3459921" cy="2487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9B928" w14:textId="77777777" w:rsidR="00F872F8" w:rsidRDefault="00F872F8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72105A7" w14:textId="77777777" w:rsidR="00F872F8" w:rsidRDefault="00F872F8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8E2B481" w14:textId="77777777" w:rsidR="00F872F8" w:rsidRDefault="00F872F8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C3394BA" w14:textId="5B1E2496" w:rsidR="00F872F8" w:rsidRDefault="00F872F8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E6E6D47" w14:textId="77777777" w:rsidR="00D0573E" w:rsidRDefault="00D0573E">
      <w:pPr>
        <w:ind w:firstLineChars="200" w:firstLine="420"/>
        <w:rPr>
          <w:rFonts w:ascii="Times New Roman" w:eastAsia="宋体" w:hAnsi="Times New Roman" w:cs="Times New Roman" w:hint="eastAsia"/>
          <w:szCs w:val="21"/>
        </w:rPr>
      </w:pPr>
    </w:p>
    <w:p w14:paraId="01DD7193" w14:textId="77777777" w:rsidR="00F872F8" w:rsidRDefault="0042147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6.</w:t>
      </w:r>
      <w:r>
        <w:rPr>
          <w:rFonts w:ascii="Times New Roman" w:eastAsia="宋体" w:hAnsi="Times New Roman" w:cs="Times New Roman"/>
          <w:szCs w:val="21"/>
        </w:rPr>
        <w:t>根据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△x=</m:t>
        </m:r>
        <m:f>
          <m:fPr>
            <m:ctrlPr>
              <w:rPr>
                <w:rFonts w:ascii="Cambria Math" w:eastAsia="宋体" w:hAnsi="Cambria Math" w:cs="Times New Roman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Cs w:val="21"/>
              </w:rPr>
              <m:t>λ</m:t>
            </m:r>
          </m:num>
          <m:den>
            <m:r>
              <w:rPr>
                <w:rFonts w:ascii="Cambria Math" w:eastAsia="宋体" w:hAnsi="Cambria Math" w:cs="Times New Roman"/>
                <w:szCs w:val="21"/>
              </w:rPr>
              <m:t>d</m:t>
            </m:r>
          </m:den>
        </m:f>
        <m:r>
          <w:rPr>
            <w:rFonts w:ascii="Cambria Math" w:eastAsia="宋体" w:hAnsi="Cambria Math" w:cs="Times New Roman"/>
            <w:szCs w:val="21"/>
          </w:rPr>
          <m:t>D</m:t>
        </m:r>
      </m:oMath>
      <w:r>
        <w:rPr>
          <w:rFonts w:ascii="Times New Roman" w:eastAsia="宋体" w:hAnsi="Times New Roman" w:cs="Times New Roman"/>
          <w:szCs w:val="21"/>
        </w:rPr>
        <w:t>可知直线斜率与激光波长的关系，将算出的波长数据填入表</w:t>
      </w:r>
      <w:r>
        <w:rPr>
          <w:rFonts w:ascii="Times New Roman" w:eastAsia="宋体" w:hAnsi="Times New Roman" w:cs="Times New Roman"/>
          <w:szCs w:val="21"/>
        </w:rPr>
        <w:t>1.5-3</w:t>
      </w:r>
      <w:r>
        <w:rPr>
          <w:rFonts w:ascii="Times New Roman" w:eastAsia="宋体" w:hAnsi="Times New Roman" w:cs="Times New Roman"/>
          <w:szCs w:val="21"/>
        </w:rPr>
        <w:t>相应的位置处。</w:t>
      </w:r>
    </w:p>
    <w:p w14:paraId="275ACB40" w14:textId="77777777" w:rsidR="00F872F8" w:rsidRDefault="0042147C">
      <w:pPr>
        <w:ind w:leftChars="100" w:left="210"/>
        <w:jc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表</w:t>
      </w:r>
      <w:r>
        <w:rPr>
          <w:rFonts w:ascii="Times New Roman" w:eastAsia="宋体" w:hAnsi="Times New Roman" w:cs="Times New Roman"/>
          <w:szCs w:val="21"/>
        </w:rPr>
        <w:t xml:space="preserve">1.5-3 </w:t>
      </w:r>
      <w:r>
        <w:rPr>
          <w:rFonts w:ascii="Times New Roman" w:eastAsia="宋体" w:hAnsi="Times New Roman" w:cs="Times New Roman"/>
          <w:szCs w:val="21"/>
        </w:rPr>
        <w:t>激光波长的测量</w:t>
      </w:r>
    </w:p>
    <w:tbl>
      <w:tblPr>
        <w:tblStyle w:val="a9"/>
        <w:tblW w:w="0" w:type="auto"/>
        <w:tblInd w:w="240" w:type="dxa"/>
        <w:tblLayout w:type="fixed"/>
        <w:tblLook w:val="04A0" w:firstRow="1" w:lastRow="0" w:firstColumn="1" w:lastColumn="0" w:noHBand="0" w:noVBand="1"/>
      </w:tblPr>
      <w:tblGrid>
        <w:gridCol w:w="1853"/>
        <w:gridCol w:w="1488"/>
        <w:gridCol w:w="1488"/>
        <w:gridCol w:w="1488"/>
        <w:gridCol w:w="1489"/>
      </w:tblGrid>
      <w:tr w:rsidR="00F872F8" w14:paraId="3533DC6E" w14:textId="77777777">
        <w:trPr>
          <w:trHeight w:val="425"/>
        </w:trPr>
        <w:tc>
          <w:tcPr>
            <w:tcW w:w="1853" w:type="dxa"/>
          </w:tcPr>
          <w:p w14:paraId="61342E97" w14:textId="77777777" w:rsidR="00F872F8" w:rsidRDefault="0042147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双缝间距</w:t>
            </w:r>
          </w:p>
        </w:tc>
        <w:tc>
          <w:tcPr>
            <w:tcW w:w="2976" w:type="dxa"/>
            <w:gridSpan w:val="2"/>
          </w:tcPr>
          <w:p w14:paraId="29EC4D9E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d=0.2mm</w:t>
            </w:r>
          </w:p>
        </w:tc>
        <w:tc>
          <w:tcPr>
            <w:tcW w:w="2977" w:type="dxa"/>
            <w:gridSpan w:val="2"/>
          </w:tcPr>
          <w:p w14:paraId="696A7C6A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d=0.5mm</w:t>
            </w:r>
          </w:p>
        </w:tc>
      </w:tr>
      <w:tr w:rsidR="00F872F8" w14:paraId="4CA01255" w14:textId="77777777">
        <w:trPr>
          <w:trHeight w:val="548"/>
        </w:trPr>
        <w:tc>
          <w:tcPr>
            <w:tcW w:w="1853" w:type="dxa"/>
          </w:tcPr>
          <w:p w14:paraId="219C2D59" w14:textId="77777777" w:rsidR="00F872F8" w:rsidRDefault="0042147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激光器</w:t>
            </w:r>
          </w:p>
        </w:tc>
        <w:tc>
          <w:tcPr>
            <w:tcW w:w="1488" w:type="dxa"/>
          </w:tcPr>
          <w:p w14:paraId="7F846A72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650nm</w:t>
            </w:r>
            <w:r>
              <w:rPr>
                <w:rFonts w:ascii="Times New Roman" w:eastAsia="宋体" w:hAnsi="Times New Roman" w:cs="Times New Roman"/>
                <w:szCs w:val="21"/>
              </w:rPr>
              <w:t>激光器</w:t>
            </w:r>
          </w:p>
        </w:tc>
        <w:tc>
          <w:tcPr>
            <w:tcW w:w="1488" w:type="dxa"/>
          </w:tcPr>
          <w:p w14:paraId="15F4A3AF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520nm</w:t>
            </w:r>
            <w:r>
              <w:rPr>
                <w:rFonts w:ascii="Times New Roman" w:eastAsia="宋体" w:hAnsi="Times New Roman" w:cs="Times New Roman"/>
                <w:szCs w:val="21"/>
              </w:rPr>
              <w:t>激光器</w:t>
            </w:r>
          </w:p>
        </w:tc>
        <w:tc>
          <w:tcPr>
            <w:tcW w:w="1488" w:type="dxa"/>
          </w:tcPr>
          <w:p w14:paraId="6538253F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650nm</w:t>
            </w:r>
            <w:r>
              <w:rPr>
                <w:rFonts w:ascii="Times New Roman" w:eastAsia="宋体" w:hAnsi="Times New Roman" w:cs="Times New Roman"/>
                <w:szCs w:val="21"/>
              </w:rPr>
              <w:t>激光器</w:t>
            </w:r>
          </w:p>
        </w:tc>
        <w:tc>
          <w:tcPr>
            <w:tcW w:w="1489" w:type="dxa"/>
          </w:tcPr>
          <w:p w14:paraId="35F9D654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520nm</w:t>
            </w:r>
            <w:r>
              <w:rPr>
                <w:rFonts w:ascii="Times New Roman" w:eastAsia="宋体" w:hAnsi="Times New Roman" w:cs="Times New Roman"/>
                <w:szCs w:val="21"/>
              </w:rPr>
              <w:t>激光器</w:t>
            </w:r>
          </w:p>
        </w:tc>
      </w:tr>
      <w:tr w:rsidR="00F872F8" w14:paraId="1617C55E" w14:textId="77777777">
        <w:tc>
          <w:tcPr>
            <w:tcW w:w="1853" w:type="dxa"/>
          </w:tcPr>
          <w:p w14:paraId="33EC1B19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曲线斜率</w:t>
            </w:r>
          </w:p>
        </w:tc>
        <w:tc>
          <w:tcPr>
            <w:tcW w:w="1488" w:type="dxa"/>
          </w:tcPr>
          <w:p w14:paraId="03D86E38" w14:textId="50D933A1" w:rsidR="00F872F8" w:rsidRDefault="00D057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.3192</w:t>
            </w:r>
          </w:p>
        </w:tc>
        <w:tc>
          <w:tcPr>
            <w:tcW w:w="1488" w:type="dxa"/>
          </w:tcPr>
          <w:p w14:paraId="21090F8C" w14:textId="7AA712EE" w:rsidR="00F872F8" w:rsidRDefault="00D057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.6292</w:t>
            </w:r>
          </w:p>
        </w:tc>
        <w:tc>
          <w:tcPr>
            <w:tcW w:w="1488" w:type="dxa"/>
          </w:tcPr>
          <w:p w14:paraId="73A61FFC" w14:textId="0168F055" w:rsidR="00F872F8" w:rsidRDefault="00D057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.3166</w:t>
            </w:r>
          </w:p>
        </w:tc>
        <w:tc>
          <w:tcPr>
            <w:tcW w:w="1489" w:type="dxa"/>
          </w:tcPr>
          <w:p w14:paraId="4725F43E" w14:textId="7600E5DB" w:rsidR="00F872F8" w:rsidRDefault="00D057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.0315</w:t>
            </w:r>
          </w:p>
        </w:tc>
      </w:tr>
      <w:tr w:rsidR="00F872F8" w14:paraId="20042327" w14:textId="77777777">
        <w:tc>
          <w:tcPr>
            <w:tcW w:w="1853" w:type="dxa"/>
          </w:tcPr>
          <w:p w14:paraId="28FB6EA2" w14:textId="77777777" w:rsidR="00F872F8" w:rsidRDefault="0042147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计算波长值</w:t>
            </w:r>
            <w:r>
              <w:rPr>
                <w:rFonts w:ascii="Times New Roman" w:eastAsia="宋体" w:hAnsi="Times New Roman" w:cs="Times New Roman"/>
                <w:szCs w:val="21"/>
              </w:rPr>
              <w:t>/nm</w:t>
            </w:r>
          </w:p>
        </w:tc>
        <w:tc>
          <w:tcPr>
            <w:tcW w:w="1488" w:type="dxa"/>
          </w:tcPr>
          <w:p w14:paraId="50CFFB44" w14:textId="456824AF" w:rsidR="00F872F8" w:rsidRDefault="00D057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Cs w:val="21"/>
              </w:rPr>
              <w:t>63.84</w:t>
            </w:r>
          </w:p>
        </w:tc>
        <w:tc>
          <w:tcPr>
            <w:tcW w:w="1488" w:type="dxa"/>
          </w:tcPr>
          <w:p w14:paraId="55E7454E" w14:textId="73CF7357" w:rsidR="00F872F8" w:rsidRDefault="00D057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>
              <w:rPr>
                <w:rFonts w:ascii="Times New Roman" w:eastAsia="宋体" w:hAnsi="Times New Roman" w:cs="Times New Roman"/>
                <w:szCs w:val="21"/>
              </w:rPr>
              <w:t>25.84</w:t>
            </w:r>
          </w:p>
        </w:tc>
        <w:tc>
          <w:tcPr>
            <w:tcW w:w="1488" w:type="dxa"/>
          </w:tcPr>
          <w:p w14:paraId="245AA6DE" w14:textId="461188BD" w:rsidR="00F872F8" w:rsidRDefault="00D057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Cs w:val="21"/>
              </w:rPr>
              <w:t>58.28</w:t>
            </w:r>
          </w:p>
        </w:tc>
        <w:tc>
          <w:tcPr>
            <w:tcW w:w="1489" w:type="dxa"/>
          </w:tcPr>
          <w:p w14:paraId="44C04AD8" w14:textId="669E1F28" w:rsidR="00F872F8" w:rsidRDefault="00D057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>
              <w:rPr>
                <w:rFonts w:ascii="Times New Roman" w:eastAsia="宋体" w:hAnsi="Times New Roman" w:cs="Times New Roman"/>
                <w:szCs w:val="21"/>
              </w:rPr>
              <w:t>15.74</w:t>
            </w:r>
          </w:p>
        </w:tc>
      </w:tr>
    </w:tbl>
    <w:p w14:paraId="13196F13" w14:textId="77777777" w:rsidR="00F872F8" w:rsidRDefault="00F872F8">
      <w:pPr>
        <w:pStyle w:val="11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</w:pPr>
    </w:p>
    <w:p w14:paraId="51C6D7BC" w14:textId="77777777" w:rsidR="00F872F8" w:rsidRDefault="0042147C">
      <w:pPr>
        <w:pStyle w:val="11"/>
        <w:numPr>
          <w:ilvl w:val="0"/>
          <w:numId w:val="1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>
        <w:rPr>
          <w:rFonts w:ascii="宋体" w:eastAsia="宋体" w:hAnsi="宋体" w:cs="宋体"/>
          <w:b/>
          <w:color w:val="000000"/>
          <w:sz w:val="24"/>
          <w:szCs w:val="22"/>
          <w:lang w:bidi="ar"/>
        </w:rPr>
        <w:t>实验思考题</w:t>
      </w:r>
    </w:p>
    <w:p w14:paraId="771CF551" w14:textId="5D630E04" w:rsidR="00DD7943" w:rsidRPr="00D0573E" w:rsidRDefault="0042147C" w:rsidP="00D0573E">
      <w:pPr>
        <w:tabs>
          <w:tab w:val="left" w:pos="360"/>
          <w:tab w:val="left" w:pos="540"/>
        </w:tabs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szCs w:val="21"/>
        </w:rPr>
        <w:t>1.</w:t>
      </w:r>
      <w:r>
        <w:rPr>
          <w:rFonts w:ascii="Times New Roman" w:hAnsi="Times New Roman" w:cs="Times New Roman"/>
          <w:szCs w:val="21"/>
        </w:rPr>
        <w:t>当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、</w:t>
      </w:r>
      <w:r>
        <w:rPr>
          <w:position w:val="-6"/>
        </w:rPr>
        <w:object w:dxaOrig="217" w:dyaOrig="299" w14:anchorId="1E6C43AE">
          <v:shape id="_x0000_i1026" type="#_x0000_t75" style="width:11.15pt;height:14.9pt" o:ole="">
            <v:imagedata r:id="rId478" o:title=""/>
          </v:shape>
          <o:OLEObject Type="Embed" ProgID="Equation.3" ShapeID="_x0000_i1026" DrawAspect="Content" ObjectID="_1824320677" r:id="rId479"/>
        </w:object>
      </w:r>
      <w:r>
        <w:rPr>
          <w:rFonts w:ascii="Times New Roman" w:hAnsi="Times New Roman" w:cs="Times New Roman"/>
          <w:szCs w:val="21"/>
        </w:rPr>
        <w:t>一定时，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对条纹间距</w:t>
      </w:r>
      <w:r>
        <w:rPr>
          <w:rFonts w:ascii="宋体" w:eastAsia="宋体" w:hAnsi="宋体" w:cs="宋体" w:hint="eastAsia"/>
          <w:szCs w:val="21"/>
        </w:rPr>
        <w:t>△</w:t>
      </w:r>
      <w:r>
        <w:rPr>
          <w:rFonts w:ascii="Times New Roman" w:hAnsi="Times New Roman" w:cs="Times New Roman"/>
          <w:szCs w:val="21"/>
        </w:rPr>
        <w:t>x</w:t>
      </w:r>
      <w:r>
        <w:rPr>
          <w:rFonts w:ascii="Times New Roman" w:hAnsi="Times New Roman" w:cs="Times New Roman"/>
          <w:szCs w:val="21"/>
        </w:rPr>
        <w:t>与条纹分辨率有什么影响？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D7943" w14:paraId="5E94D790" w14:textId="77777777" w:rsidTr="00D0573E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CFC1A97" w14:textId="5AE25D93" w:rsidR="00DD7943" w:rsidRDefault="00D0573E" w:rsidP="00A83CAF">
            <w:pPr>
              <w:pStyle w:val="11"/>
              <w:snapToGrid w:val="0"/>
              <w:spacing w:beforeLines="50" w:before="156" w:afterLines="50" w:after="156"/>
              <w:ind w:firstLineChars="0" w:firstLine="0"/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  <w:t>答：</w:t>
            </w:r>
            <w:r>
              <w:t>根据公式</w:t>
            </w:r>
            <w:r>
              <w:rPr>
                <w:rFonts w:ascii="宋体" w:eastAsia="宋体" w:hAnsi="宋体" w:cs="宋体" w:hint="eastAsia"/>
              </w:rPr>
              <w:t>△</w:t>
            </w:r>
            <w:r>
              <w:t>x=</w:t>
            </w:r>
            <w:r>
              <w:rPr>
                <w:rFonts w:ascii="Calibri" w:hAnsi="Calibri" w:cs="Calibri"/>
              </w:rPr>
              <w:t>λ</w:t>
            </w:r>
            <w:r>
              <w:t>D/d</w:t>
            </w:r>
            <w:r>
              <w:t>可知</w:t>
            </w:r>
            <w:r>
              <w:t>,</w:t>
            </w:r>
            <w:r>
              <w:t>当</w:t>
            </w:r>
            <w:r>
              <w:t>D</w:t>
            </w:r>
            <w:r>
              <w:t>和</w:t>
            </w:r>
            <w:r>
              <w:t>λ</w:t>
            </w:r>
            <w:r>
              <w:t>一定时</w:t>
            </w:r>
            <w:r>
              <w:t>,</w:t>
            </w:r>
            <w:r>
              <w:t>双缝间距</w:t>
            </w:r>
            <w:r>
              <w:t>d</w:t>
            </w:r>
            <w:r>
              <w:t>越小</w:t>
            </w:r>
            <w:r>
              <w:t>,</w:t>
            </w:r>
            <w:r>
              <w:t>条纹间距</w:t>
            </w:r>
            <w:r>
              <w:rPr>
                <w:rFonts w:ascii="宋体" w:eastAsia="宋体" w:hAnsi="宋体" w:cs="宋体" w:hint="eastAsia"/>
              </w:rPr>
              <w:t>△</w:t>
            </w:r>
            <w:r>
              <w:t>x</w:t>
            </w:r>
            <w:r>
              <w:t>越大</w:t>
            </w:r>
            <w:r>
              <w:t>,</w:t>
            </w:r>
            <w:r>
              <w:t>条纹越疏</w:t>
            </w:r>
            <w:r>
              <w:t>;d</w:t>
            </w:r>
            <w:r>
              <w:t>越大</w:t>
            </w:r>
            <w:r>
              <w:t>,</w:t>
            </w:r>
            <w:r>
              <w:t>条纹间距越小</w:t>
            </w:r>
            <w:r>
              <w:t>,</w:t>
            </w:r>
            <w:r>
              <w:t>条纹越密。对于条纹分辨率</w:t>
            </w:r>
            <w:r>
              <w:t>,d</w:t>
            </w:r>
            <w:r>
              <w:t>减小会使条纹间距增大</w:t>
            </w:r>
            <w:r>
              <w:t>,</w:t>
            </w:r>
            <w:r>
              <w:t>更容易观察和测量</w:t>
            </w:r>
            <w:r>
              <w:t>,</w:t>
            </w:r>
            <w:r>
              <w:t>分辨率提高</w:t>
            </w:r>
            <w:r>
              <w:t>;</w:t>
            </w:r>
            <w:r>
              <w:t>但</w:t>
            </w:r>
            <w:r>
              <w:t>d</w:t>
            </w:r>
            <w:r>
              <w:t>过小会导致衍射效应增强</w:t>
            </w:r>
            <w:r>
              <w:t>,</w:t>
            </w:r>
            <w:r>
              <w:t>条纹可见度下降</w:t>
            </w:r>
            <w:r>
              <w:t>,</w:t>
            </w:r>
            <w:r>
              <w:t>影响测量精度。</w:t>
            </w:r>
          </w:p>
        </w:tc>
      </w:tr>
    </w:tbl>
    <w:p w14:paraId="7DEE984B" w14:textId="77777777" w:rsidR="00F872F8" w:rsidRDefault="00F872F8">
      <w:pPr>
        <w:tabs>
          <w:tab w:val="left" w:pos="360"/>
          <w:tab w:val="left" w:pos="540"/>
        </w:tabs>
        <w:rPr>
          <w:rFonts w:ascii="Times New Roman" w:hAnsi="Times New Roman" w:cs="Times New Roman"/>
          <w:szCs w:val="21"/>
        </w:rPr>
      </w:pPr>
    </w:p>
    <w:p w14:paraId="0F1E9ECF" w14:textId="3C1D8565" w:rsidR="00DD7943" w:rsidRPr="00D0573E" w:rsidRDefault="0042147C" w:rsidP="00D0573E">
      <w:pPr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szCs w:val="21"/>
        </w:rPr>
        <w:t>2.</w:t>
      </w:r>
      <w:r>
        <w:rPr>
          <w:rFonts w:ascii="Times New Roman" w:hAnsi="Times New Roman" w:cs="Times New Roman"/>
          <w:szCs w:val="21"/>
        </w:rPr>
        <w:t>当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position w:val="-6"/>
          <w:szCs w:val="21"/>
        </w:rPr>
        <w:object w:dxaOrig="217" w:dyaOrig="299" w14:anchorId="3A6D2448">
          <v:shape id="_x0000_i1027" type="#_x0000_t75" style="width:11.15pt;height:14.9pt" o:ole="">
            <v:imagedata r:id="rId478" o:title=""/>
          </v:shape>
          <o:OLEObject Type="Embed" ProgID="Equation.3" ShapeID="_x0000_i1027" DrawAspect="Content" ObjectID="_1824320678" r:id="rId480"/>
        </w:object>
      </w:r>
      <w:r>
        <w:rPr>
          <w:rFonts w:ascii="Times New Roman" w:hAnsi="Times New Roman" w:cs="Times New Roman"/>
          <w:szCs w:val="21"/>
        </w:rPr>
        <w:t>一定时，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对条纹间距与条纹分辨率有什么影响？当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一定时，</w:t>
      </w:r>
      <w:r>
        <w:rPr>
          <w:rFonts w:ascii="Times New Roman" w:hAnsi="Times New Roman" w:cs="Times New Roman"/>
          <w:position w:val="-6"/>
          <w:szCs w:val="21"/>
        </w:rPr>
        <w:object w:dxaOrig="217" w:dyaOrig="299" w14:anchorId="0815AF3B">
          <v:shape id="_x0000_i1028" type="#_x0000_t75" style="width:11.15pt;height:14.9pt" o:ole="">
            <v:imagedata r:id="rId478" o:title=""/>
          </v:shape>
          <o:OLEObject Type="Embed" ProgID="Equation.3" ShapeID="_x0000_i1028" DrawAspect="Content" ObjectID="_1824320679" r:id="rId481"/>
        </w:object>
      </w:r>
      <w:r>
        <w:rPr>
          <w:rFonts w:ascii="Times New Roman" w:hAnsi="Times New Roman" w:cs="Times New Roman"/>
          <w:szCs w:val="21"/>
        </w:rPr>
        <w:t>对条纹间距有什么影响？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D7943" w14:paraId="54A691E5" w14:textId="77777777" w:rsidTr="00D0573E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4BF2977" w14:textId="41447756" w:rsidR="00DD7943" w:rsidRDefault="00D0573E" w:rsidP="00A83CAF">
            <w:pPr>
              <w:pStyle w:val="11"/>
              <w:snapToGrid w:val="0"/>
              <w:spacing w:beforeLines="50" w:before="156" w:afterLines="50" w:after="156"/>
              <w:ind w:firstLineChars="0" w:firstLine="0"/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  <w:t>答：</w:t>
            </w:r>
            <w:r>
              <w:t>当</w:t>
            </w:r>
            <w:r>
              <w:t>d</w:t>
            </w:r>
            <w:r>
              <w:t>和</w:t>
            </w:r>
            <w:r>
              <w:t>λ</w:t>
            </w:r>
            <w:r>
              <w:t>一定时</w:t>
            </w:r>
            <w:r>
              <w:t>,</w:t>
            </w:r>
            <w:r>
              <w:t>接收屏距离</w:t>
            </w:r>
            <w:r>
              <w:t>D</w:t>
            </w:r>
            <w:r>
              <w:t>越大</w:t>
            </w:r>
            <w:r>
              <w:t>,</w:t>
            </w:r>
            <w:r>
              <w:t>条纹间距</w:t>
            </w:r>
            <w:r>
              <w:rPr>
                <w:rFonts w:ascii="宋体" w:eastAsia="宋体" w:hAnsi="宋体" w:cs="宋体" w:hint="eastAsia"/>
              </w:rPr>
              <w:t>△</w:t>
            </w:r>
            <w:r>
              <w:t>x</w:t>
            </w:r>
            <w:r>
              <w:t>越大</w:t>
            </w:r>
            <w:r>
              <w:t>,</w:t>
            </w:r>
            <w:r>
              <w:t>条纹越疏</w:t>
            </w:r>
            <w:r>
              <w:t>,</w:t>
            </w:r>
            <w:r>
              <w:t>更容易观察和测量</w:t>
            </w:r>
            <w:r>
              <w:t>,</w:t>
            </w:r>
            <w:r>
              <w:t>分辨率提高</w:t>
            </w:r>
            <w:r>
              <w:t>;</w:t>
            </w:r>
            <w:r>
              <w:t>但</w:t>
            </w:r>
            <w:r>
              <w:t>D</w:t>
            </w:r>
            <w:r>
              <w:t>过大会导致光强减弱</w:t>
            </w:r>
            <w:r>
              <w:t>,</w:t>
            </w:r>
            <w:r>
              <w:t>条纹可见度降低。当</w:t>
            </w:r>
            <w:r>
              <w:t>D</w:t>
            </w:r>
            <w:r>
              <w:t>和</w:t>
            </w:r>
            <w:r>
              <w:t>d</w:t>
            </w:r>
            <w:r>
              <w:t>一定时</w:t>
            </w:r>
            <w:r>
              <w:t>,</w:t>
            </w:r>
            <w:r>
              <w:t>波长</w:t>
            </w:r>
            <w:r>
              <w:t>λ</w:t>
            </w:r>
            <w:r>
              <w:t>越大</w:t>
            </w:r>
            <w:r>
              <w:t>,</w:t>
            </w:r>
            <w:r>
              <w:t>条纹间距</w:t>
            </w:r>
            <w:r>
              <w:rPr>
                <w:rFonts w:ascii="宋体" w:eastAsia="宋体" w:hAnsi="宋体" w:cs="宋体" w:hint="eastAsia"/>
              </w:rPr>
              <w:t>△</w:t>
            </w:r>
            <w:r>
              <w:t>x</w:t>
            </w:r>
            <w:r>
              <w:t>越大</w:t>
            </w:r>
            <w:r>
              <w:t>;λ</w:t>
            </w:r>
            <w:r>
              <w:t>越小</w:t>
            </w:r>
            <w:r>
              <w:t>,</w:t>
            </w:r>
            <w:r>
              <w:t>条纹间距越小。这也是为什么红光的干涉条纹比绿光更宽的原因。</w:t>
            </w:r>
          </w:p>
        </w:tc>
      </w:tr>
    </w:tbl>
    <w:p w14:paraId="7B39C681" w14:textId="77777777" w:rsidR="00F872F8" w:rsidRDefault="00F872F8">
      <w:pPr>
        <w:pStyle w:val="msolistparagraph0"/>
        <w:widowControl/>
        <w:snapToGrid w:val="0"/>
        <w:spacing w:line="360" w:lineRule="auto"/>
        <w:ind w:firstLineChars="0" w:firstLine="0"/>
        <w:jc w:val="left"/>
        <w:rPr>
          <w:rFonts w:ascii="宋体" w:eastAsia="宋体" w:hAnsi="宋体" w:cs="宋体" w:hint="default"/>
          <w:color w:val="000000"/>
          <w:szCs w:val="21"/>
        </w:rPr>
      </w:pPr>
    </w:p>
    <w:p w14:paraId="72813041" w14:textId="77777777" w:rsidR="00F872F8" w:rsidRDefault="0042147C">
      <w:pPr>
        <w:widowControl/>
        <w:jc w:val="left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/>
          <w:color w:val="000000"/>
          <w:szCs w:val="21"/>
        </w:rPr>
        <w:br w:type="page"/>
      </w:r>
    </w:p>
    <w:p w14:paraId="6125354F" w14:textId="77777777" w:rsidR="00F872F8" w:rsidRDefault="0042147C">
      <w:pPr>
        <w:jc w:val="center"/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</w:pPr>
      <w:r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lastRenderedPageBreak/>
        <w:t>实验</w:t>
      </w:r>
      <w:r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>2</w:t>
      </w:r>
      <w:r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ab/>
      </w:r>
      <w:r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搭建</w:t>
      </w:r>
      <w:r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泰曼格林干涉仪</w:t>
      </w:r>
    </w:p>
    <w:p w14:paraId="6B7AEFBD" w14:textId="77777777" w:rsidR="00F872F8" w:rsidRDefault="0042147C">
      <w:pPr>
        <w:pStyle w:val="11"/>
        <w:numPr>
          <w:ilvl w:val="0"/>
          <w:numId w:val="4"/>
        </w:numPr>
        <w:snapToGrid w:val="0"/>
        <w:spacing w:beforeLines="50" w:before="156" w:afterLines="50" w:after="156"/>
        <w:ind w:leftChars="-67" w:left="-1" w:hangingChars="58" w:hanging="14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实验预习</w:t>
      </w:r>
    </w:p>
    <w:p w14:paraId="1537EBF7" w14:textId="0C2106E1" w:rsidR="00DD7943" w:rsidRPr="00D0573E" w:rsidRDefault="0042147C" w:rsidP="00D0573E">
      <w:pPr>
        <w:pStyle w:val="11"/>
        <w:widowControl/>
        <w:numPr>
          <w:ilvl w:val="0"/>
          <w:numId w:val="5"/>
        </w:numPr>
        <w:spacing w:line="276" w:lineRule="auto"/>
        <w:ind w:left="426" w:firstLineChars="0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了解泰</w:t>
      </w:r>
      <w:proofErr w:type="gramStart"/>
      <w:r>
        <w:rPr>
          <w:rFonts w:asciiTheme="minorEastAsia" w:hAnsiTheme="minorEastAsia" w:hint="eastAsia"/>
        </w:rPr>
        <w:t>曼</w:t>
      </w:r>
      <w:proofErr w:type="gramEnd"/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 w:hint="eastAsia"/>
        </w:rPr>
        <w:t>格林干涉仪的基本原理；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D7943" w14:paraId="244D1A13" w14:textId="77777777" w:rsidTr="00D0573E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D641A2E" w14:textId="30ED9C2A" w:rsidR="00DD7943" w:rsidRDefault="00D0573E" w:rsidP="00A83CAF">
            <w:pPr>
              <w:pStyle w:val="11"/>
              <w:snapToGrid w:val="0"/>
              <w:spacing w:beforeLines="50" w:before="156" w:afterLines="50" w:after="156"/>
              <w:ind w:firstLineChars="0" w:firstLine="0"/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  <w:t>答：</w:t>
            </w:r>
            <w:r>
              <w:t>泰曼</w:t>
            </w:r>
            <w:r>
              <w:t>-</w:t>
            </w:r>
            <w:r>
              <w:t>格林干涉仪是一种双光束干涉仪</w:t>
            </w:r>
            <w:r>
              <w:t>,</w:t>
            </w:r>
            <w:r>
              <w:t>采用分振幅法产生干涉。入射光束经</w:t>
            </w:r>
            <w:proofErr w:type="gramStart"/>
            <w:r>
              <w:t>分束镜分为</w:t>
            </w:r>
            <w:proofErr w:type="gramEnd"/>
            <w:r>
              <w:t>两束</w:t>
            </w:r>
            <w:r>
              <w:t>,</w:t>
            </w:r>
            <w:r>
              <w:t>分别经过两条光路上的反射镜反射后</w:t>
            </w:r>
            <w:r>
              <w:t>,</w:t>
            </w:r>
            <w:r>
              <w:t>在分</w:t>
            </w:r>
            <w:proofErr w:type="gramStart"/>
            <w:r>
              <w:t>束镜处</w:t>
            </w:r>
            <w:proofErr w:type="gramEnd"/>
            <w:r>
              <w:t>汇合产生干涉。通过调节反射镜的角度和位置</w:t>
            </w:r>
            <w:r>
              <w:t>,</w:t>
            </w:r>
            <w:r>
              <w:t>可以改变两束光的光程差</w:t>
            </w:r>
            <w:r>
              <w:t>,</w:t>
            </w:r>
            <w:r>
              <w:t>从而产生不同的干涉图样。该干涉仪对光学元件的面型、折射率均匀性等参数非常敏感</w:t>
            </w:r>
            <w:r>
              <w:t>,</w:t>
            </w:r>
            <w:r>
              <w:t>常用于光学检测。</w:t>
            </w:r>
          </w:p>
        </w:tc>
      </w:tr>
    </w:tbl>
    <w:p w14:paraId="0F0B2701" w14:textId="77777777" w:rsidR="00F872F8" w:rsidRDefault="00F872F8">
      <w:pPr>
        <w:pStyle w:val="11"/>
        <w:widowControl/>
        <w:spacing w:line="276" w:lineRule="auto"/>
        <w:ind w:left="426" w:firstLineChars="0" w:firstLine="0"/>
        <w:jc w:val="left"/>
        <w:rPr>
          <w:rFonts w:asciiTheme="minorEastAsia" w:hAnsiTheme="minorEastAsia"/>
        </w:rPr>
      </w:pPr>
    </w:p>
    <w:p w14:paraId="4CD3CE48" w14:textId="3195B02F" w:rsidR="00DD7943" w:rsidRPr="00D0573E" w:rsidRDefault="0042147C" w:rsidP="00D0573E">
      <w:pPr>
        <w:pStyle w:val="11"/>
        <w:widowControl/>
        <w:numPr>
          <w:ilvl w:val="0"/>
          <w:numId w:val="5"/>
        </w:numPr>
        <w:spacing w:line="276" w:lineRule="auto"/>
        <w:ind w:left="426" w:firstLineChars="0"/>
        <w:jc w:val="lef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搭建并调节泰</w:t>
      </w:r>
      <w:proofErr w:type="gramStart"/>
      <w:r>
        <w:rPr>
          <w:rFonts w:asciiTheme="minorEastAsia" w:hAnsiTheme="minorEastAsia" w:hint="eastAsia"/>
        </w:rPr>
        <w:t>曼</w:t>
      </w:r>
      <w:proofErr w:type="gramEnd"/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 w:hint="eastAsia"/>
        </w:rPr>
        <w:t>格林干涉仪。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D7943" w14:paraId="57A045D8" w14:textId="77777777" w:rsidTr="00D0573E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49D750C" w14:textId="6AD772F1" w:rsidR="00DD7943" w:rsidRDefault="00741CAF" w:rsidP="00A83CAF">
            <w:pPr>
              <w:pStyle w:val="11"/>
              <w:snapToGrid w:val="0"/>
              <w:spacing w:beforeLines="50" w:before="156" w:afterLines="50" w:after="156"/>
              <w:ind w:firstLineChars="0" w:firstLine="0"/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  <w:t>答：</w:t>
            </w:r>
            <w:r>
              <w:t>搭建时需要将激光器、</w:t>
            </w:r>
            <w:proofErr w:type="gramStart"/>
            <w:r>
              <w:t>扩束准直</w:t>
            </w:r>
            <w:proofErr w:type="gramEnd"/>
            <w:r>
              <w:t>系统、分束镜、两个反射镜和接收</w:t>
            </w:r>
            <w:proofErr w:type="gramStart"/>
            <w:r>
              <w:t>屏按照</w:t>
            </w:r>
            <w:proofErr w:type="gramEnd"/>
            <w:r>
              <w:t>光路依次放置。调节时首先要保证光路共轴</w:t>
            </w:r>
            <w:r>
              <w:t>,</w:t>
            </w:r>
            <w:r>
              <w:t>使两束反射光能够重合</w:t>
            </w:r>
            <w:r>
              <w:t>;</w:t>
            </w:r>
            <w:r>
              <w:t>然后微调反射镜的角度</w:t>
            </w:r>
            <w:r>
              <w:t>,</w:t>
            </w:r>
            <w:r>
              <w:t>使两束光的光程差尽可能小</w:t>
            </w:r>
            <w:r>
              <w:t>;</w:t>
            </w:r>
            <w:r>
              <w:t>最后通过精细调节反射镜姿态</w:t>
            </w:r>
            <w:r>
              <w:t>,</w:t>
            </w:r>
            <w:r>
              <w:t>获得清晰的干涉条纹。调节过程需要耐心和精确操作。</w:t>
            </w:r>
          </w:p>
        </w:tc>
      </w:tr>
    </w:tbl>
    <w:p w14:paraId="1A5D446B" w14:textId="77777777" w:rsidR="00F872F8" w:rsidRDefault="00F872F8" w:rsidP="00DD7943">
      <w:pPr>
        <w:pStyle w:val="11"/>
        <w:widowControl/>
        <w:spacing w:line="276" w:lineRule="auto"/>
        <w:ind w:firstLineChars="0" w:firstLine="0"/>
        <w:jc w:val="left"/>
        <w:rPr>
          <w:rFonts w:asciiTheme="minorEastAsia" w:hAnsiTheme="minorEastAsia" w:hint="eastAsia"/>
        </w:rPr>
      </w:pPr>
    </w:p>
    <w:p w14:paraId="071669C2" w14:textId="77777777" w:rsidR="00F872F8" w:rsidRDefault="0042147C">
      <w:pPr>
        <w:pStyle w:val="11"/>
        <w:numPr>
          <w:ilvl w:val="0"/>
          <w:numId w:val="4"/>
        </w:numPr>
        <w:snapToGrid w:val="0"/>
        <w:spacing w:beforeLines="50" w:before="156" w:afterLines="50" w:after="156"/>
        <w:ind w:leftChars="-67" w:left="-1" w:hangingChars="58" w:hanging="14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实验操作记录</w:t>
      </w:r>
    </w:p>
    <w:p w14:paraId="01E3E363" w14:textId="77777777" w:rsidR="00F872F8" w:rsidRDefault="0042147C">
      <w:pPr>
        <w:pStyle w:val="11"/>
        <w:numPr>
          <w:ilvl w:val="3"/>
          <w:numId w:val="4"/>
        </w:numPr>
        <w:snapToGrid w:val="0"/>
        <w:spacing w:beforeLines="50" w:before="156" w:afterLines="50" w:after="156"/>
        <w:ind w:left="851" w:firstLineChars="0"/>
        <w:rPr>
          <w:rFonts w:ascii="宋体" w:hAnsi="宋体"/>
        </w:rPr>
      </w:pPr>
      <w:r>
        <w:rPr>
          <w:rFonts w:ascii="宋体" w:hAnsi="宋体" w:hint="eastAsia"/>
        </w:rPr>
        <w:t>拍照记录搭建的光路</w:t>
      </w:r>
    </w:p>
    <w:p w14:paraId="1E971160" w14:textId="4D2D1552" w:rsidR="00F872F8" w:rsidRDefault="00741CAF" w:rsidP="00741CAF">
      <w:pPr>
        <w:pStyle w:val="11"/>
        <w:snapToGrid w:val="0"/>
        <w:spacing w:beforeLines="50" w:before="156" w:afterLines="50" w:after="156"/>
        <w:ind w:firstLineChars="0" w:firstLine="0"/>
        <w:jc w:val="center"/>
        <w:rPr>
          <w:rFonts w:ascii="宋体" w:hAnsi="宋体" w:hint="eastAsia"/>
        </w:rPr>
      </w:pPr>
      <w:r w:rsidRPr="00741CAF">
        <w:rPr>
          <w:rFonts w:ascii="宋体" w:hAnsi="宋体"/>
          <w:noProof/>
        </w:rPr>
        <w:drawing>
          <wp:inline distT="0" distB="0" distL="0" distR="0" wp14:anchorId="43D0E4E7" wp14:editId="2E2B09D9">
            <wp:extent cx="3445933" cy="2584640"/>
            <wp:effectExtent l="0" t="0" r="2540" b="6350"/>
            <wp:docPr id="468" name="图片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070" cy="258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6380" w14:textId="77777777" w:rsidR="00F872F8" w:rsidRDefault="0042147C">
      <w:pPr>
        <w:pStyle w:val="11"/>
        <w:numPr>
          <w:ilvl w:val="3"/>
          <w:numId w:val="4"/>
        </w:numPr>
        <w:snapToGrid w:val="0"/>
        <w:spacing w:beforeLines="50" w:before="156" w:afterLines="50" w:after="156"/>
        <w:ind w:left="851" w:firstLineChars="0"/>
        <w:rPr>
          <w:rFonts w:ascii="宋体" w:eastAsia="宋体" w:hAnsi="宋体" w:cs="宋体"/>
          <w:bCs/>
          <w:color w:val="000000"/>
          <w:szCs w:val="21"/>
          <w:lang w:bidi="ar"/>
        </w:rPr>
      </w:pPr>
      <w:r>
        <w:rPr>
          <w:rFonts w:ascii="宋体" w:eastAsia="宋体" w:hAnsi="宋体" w:cs="宋体" w:hint="eastAsia"/>
          <w:bCs/>
          <w:color w:val="000000"/>
          <w:szCs w:val="21"/>
          <w:lang w:bidi="ar"/>
        </w:rPr>
        <w:t>步骤</w:t>
      </w:r>
      <w:r>
        <w:rPr>
          <w:rFonts w:ascii="宋体" w:eastAsia="宋体" w:hAnsi="宋体" w:cs="宋体" w:hint="eastAsia"/>
          <w:bCs/>
          <w:color w:val="000000"/>
          <w:szCs w:val="21"/>
          <w:lang w:bidi="ar"/>
        </w:rPr>
        <w:t>4</w:t>
      </w:r>
      <w:r>
        <w:rPr>
          <w:rFonts w:ascii="宋体" w:eastAsia="宋体" w:hAnsi="宋体" w:cs="宋体" w:hint="eastAsia"/>
          <w:bCs/>
          <w:color w:val="000000"/>
          <w:szCs w:val="21"/>
          <w:lang w:bidi="ar"/>
        </w:rPr>
        <w:t>中干涉条纹，截图记录</w:t>
      </w:r>
    </w:p>
    <w:p w14:paraId="392FE4E4" w14:textId="4D640B58" w:rsidR="00F872F8" w:rsidRDefault="00741CAF" w:rsidP="00741CAF">
      <w:pPr>
        <w:pStyle w:val="11"/>
        <w:snapToGrid w:val="0"/>
        <w:spacing w:beforeLines="50" w:before="156" w:afterLines="50" w:after="156"/>
        <w:ind w:firstLineChars="0"/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</w:pPr>
      <w:r w:rsidRPr="00A27F5F">
        <w:rPr>
          <w:noProof/>
        </w:rPr>
        <w:drawing>
          <wp:inline distT="0" distB="0" distL="0" distR="0" wp14:anchorId="4EC756E2" wp14:editId="27D84BBD">
            <wp:extent cx="2798233" cy="1479297"/>
            <wp:effectExtent l="0" t="0" r="2540" b="6985"/>
            <wp:docPr id="469" name="图片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2835744" cy="149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F5F">
        <w:rPr>
          <w:noProof/>
        </w:rPr>
        <w:drawing>
          <wp:inline distT="0" distB="0" distL="0" distR="0" wp14:anchorId="12141DCA" wp14:editId="3C8FBB4E">
            <wp:extent cx="2645834" cy="1484101"/>
            <wp:effectExtent l="0" t="0" r="2540" b="1905"/>
            <wp:docPr id="470" name="图片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2663121" cy="149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CBED" w14:textId="77777777" w:rsidR="00F872F8" w:rsidRDefault="00F872F8">
      <w:pPr>
        <w:pStyle w:val="11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51D83FC7" w14:textId="77777777" w:rsidR="00F872F8" w:rsidRDefault="0042147C">
      <w:pPr>
        <w:pStyle w:val="11"/>
        <w:numPr>
          <w:ilvl w:val="0"/>
          <w:numId w:val="4"/>
        </w:numPr>
        <w:snapToGrid w:val="0"/>
        <w:spacing w:beforeLines="50" w:before="156" w:afterLines="50" w:after="156"/>
        <w:ind w:leftChars="-67" w:left="-1" w:hangingChars="58" w:hanging="14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>
        <w:rPr>
          <w:rFonts w:ascii="宋体" w:eastAsia="宋体" w:hAnsi="宋体" w:cs="宋体"/>
          <w:b/>
          <w:color w:val="000000"/>
          <w:sz w:val="24"/>
          <w:szCs w:val="22"/>
          <w:lang w:bidi="ar"/>
        </w:rPr>
        <w:lastRenderedPageBreak/>
        <w:t>实验思考题</w:t>
      </w:r>
    </w:p>
    <w:p w14:paraId="1FE90C5B" w14:textId="5694BE0F" w:rsidR="00DD7943" w:rsidRPr="00D0573E" w:rsidRDefault="0042147C" w:rsidP="00D0573E">
      <w:pPr>
        <w:widowControl/>
        <w:spacing w:beforeLines="50" w:before="156"/>
        <w:ind w:firstLineChars="100" w:firstLine="210"/>
        <w:contextualSpacing/>
        <w:jc w:val="left"/>
        <w:textAlignment w:val="baseline"/>
        <w:rPr>
          <w:rFonts w:asciiTheme="minorEastAsia" w:hAnsiTheme="minorEastAsia"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观察</w:t>
      </w:r>
      <w:r>
        <w:t>到的干涉条纹为等倾</w:t>
      </w:r>
      <w:r>
        <w:rPr>
          <w:rFonts w:hint="eastAsia"/>
        </w:rPr>
        <w:t>干涉</w:t>
      </w:r>
      <w:r>
        <w:t>条纹还是等厚干涉条纹？为什么？</w:t>
      </w:r>
      <w:r>
        <w:rPr>
          <w:rFonts w:asciiTheme="minorEastAsia" w:hAnsiTheme="minorEastAsia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D7943" w14:paraId="6DD3F1DA" w14:textId="77777777" w:rsidTr="00D0573E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A8BBCB9" w14:textId="4DE70AFE" w:rsidR="00DD7943" w:rsidRDefault="00741CAF" w:rsidP="00A83CAF">
            <w:pPr>
              <w:pStyle w:val="11"/>
              <w:snapToGrid w:val="0"/>
              <w:spacing w:beforeLines="50" w:before="156" w:afterLines="50" w:after="156"/>
              <w:ind w:firstLineChars="0" w:firstLine="0"/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  <w:t>答：</w:t>
            </w:r>
            <w:r>
              <w:t>观察到的干涉条纹主要是等倾干涉条纹。因为在泰曼</w:t>
            </w:r>
            <w:r>
              <w:t>-</w:t>
            </w:r>
            <w:r>
              <w:t>格林干涉仪中</w:t>
            </w:r>
            <w:r>
              <w:t>,</w:t>
            </w:r>
            <w:r>
              <w:t>当两臂的反射镜近似平行且垂直于光轴时</w:t>
            </w:r>
            <w:r>
              <w:t>,</w:t>
            </w:r>
            <w:r>
              <w:t>干涉条纹的形成主要取决于入射光的倾角</w:t>
            </w:r>
            <w:r>
              <w:t>,</w:t>
            </w:r>
            <w:r>
              <w:t>不同倾角的光线具有不同的光程差</w:t>
            </w:r>
            <w:r>
              <w:t>,</w:t>
            </w:r>
            <w:r>
              <w:t>形成同心圆或平行直线状的等倾条纹。如果两臂反射镜存在微小夹角</w:t>
            </w:r>
            <w:r>
              <w:t>,</w:t>
            </w:r>
            <w:r>
              <w:t>则会产生等厚干涉分量</w:t>
            </w:r>
            <w:r>
              <w:t>,</w:t>
            </w:r>
            <w:r>
              <w:t>表现为直线或曲线条纹</w:t>
            </w:r>
            <w:r>
              <w:t>,</w:t>
            </w:r>
            <w:r>
              <w:t>此时观察到的是等倾和等厚条纹的叠加效果。</w:t>
            </w:r>
          </w:p>
        </w:tc>
      </w:tr>
    </w:tbl>
    <w:p w14:paraId="4C102833" w14:textId="77777777" w:rsidR="00DD7943" w:rsidRPr="00DD7943" w:rsidRDefault="00DD7943">
      <w:pPr>
        <w:widowControl/>
        <w:spacing w:beforeLines="50" w:before="156"/>
        <w:ind w:firstLineChars="100" w:firstLine="210"/>
        <w:contextualSpacing/>
        <w:jc w:val="left"/>
        <w:textAlignment w:val="baseline"/>
        <w:rPr>
          <w:rFonts w:asciiTheme="minorEastAsia" w:hAnsiTheme="minorEastAsia"/>
        </w:rPr>
      </w:pPr>
    </w:p>
    <w:p w14:paraId="3AD6CC78" w14:textId="77777777" w:rsidR="00F872F8" w:rsidRDefault="0042147C">
      <w:pPr>
        <w:widowControl/>
        <w:jc w:val="left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/>
          <w:color w:val="000000"/>
          <w:szCs w:val="21"/>
        </w:rPr>
        <w:br w:type="page"/>
      </w:r>
    </w:p>
    <w:p w14:paraId="059570F7" w14:textId="1B9F5C82" w:rsidR="00F872F8" w:rsidRPr="005222CE" w:rsidRDefault="0042147C" w:rsidP="005222CE">
      <w:pPr>
        <w:pStyle w:val="1"/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</w:pPr>
      <w:r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lastRenderedPageBreak/>
        <w:t>实验</w:t>
      </w:r>
      <w:r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  <w:t xml:space="preserve">3 </w:t>
      </w:r>
      <w:r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t>光源单色性对干涉的影响</w:t>
      </w:r>
      <w:r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t>-</w:t>
      </w:r>
      <w:r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t>光波干涉条件</w:t>
      </w:r>
    </w:p>
    <w:p w14:paraId="511B5A78" w14:textId="77777777" w:rsidR="00F872F8" w:rsidRDefault="0042147C">
      <w:pPr>
        <w:pStyle w:val="11"/>
        <w:numPr>
          <w:ilvl w:val="0"/>
          <w:numId w:val="6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</w:t>
      </w:r>
      <w:r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验操作记录</w:t>
      </w:r>
    </w:p>
    <w:p w14:paraId="76F22091" w14:textId="72166C50" w:rsidR="00DD7943" w:rsidRPr="007853FC" w:rsidRDefault="0042147C" w:rsidP="00DD7943">
      <w:pPr>
        <w:pStyle w:val="11"/>
        <w:numPr>
          <w:ilvl w:val="3"/>
          <w:numId w:val="7"/>
        </w:numPr>
        <w:snapToGrid w:val="0"/>
        <w:spacing w:beforeLines="50" w:before="156" w:afterLines="50" w:after="156"/>
        <w:ind w:left="851" w:firstLineChars="0"/>
        <w:rPr>
          <w:rFonts w:ascii="宋体" w:eastAsia="宋体" w:hAnsi="宋体" w:cs="宋体"/>
          <w:bCs/>
          <w:color w:val="000000"/>
          <w:szCs w:val="21"/>
          <w:lang w:bidi="ar"/>
        </w:rPr>
      </w:pPr>
      <w:r>
        <w:rPr>
          <w:rFonts w:ascii="宋体" w:hAnsi="宋体" w:hint="eastAsia"/>
        </w:rPr>
        <w:t>拍照记录搭建的光路</w:t>
      </w:r>
    </w:p>
    <w:p w14:paraId="6146287B" w14:textId="5E1A3EE6" w:rsidR="007853FC" w:rsidRPr="00DD7943" w:rsidRDefault="007853FC" w:rsidP="007853FC">
      <w:pPr>
        <w:pStyle w:val="11"/>
        <w:snapToGrid w:val="0"/>
        <w:spacing w:beforeLines="50" w:before="156" w:afterLines="50" w:after="156"/>
        <w:ind w:firstLineChars="0"/>
        <w:jc w:val="center"/>
        <w:rPr>
          <w:rFonts w:ascii="宋体" w:eastAsia="宋体" w:hAnsi="宋体" w:cs="宋体" w:hint="eastAsia"/>
          <w:bCs/>
          <w:color w:val="000000"/>
          <w:szCs w:val="21"/>
          <w:lang w:bidi="ar"/>
        </w:rPr>
      </w:pPr>
      <w:r w:rsidRPr="007853FC">
        <w:rPr>
          <w:rFonts w:ascii="宋体" w:eastAsia="宋体" w:hAnsi="宋体" w:cs="宋体"/>
          <w:bCs/>
          <w:noProof/>
          <w:color w:val="000000"/>
          <w:szCs w:val="21"/>
          <w:lang w:bidi="ar"/>
        </w:rPr>
        <w:drawing>
          <wp:inline distT="0" distB="0" distL="0" distR="0" wp14:anchorId="2CC348C3" wp14:editId="665E5AB7">
            <wp:extent cx="3420533" cy="2565588"/>
            <wp:effectExtent l="0" t="0" r="8890" b="6350"/>
            <wp:docPr id="471" name="图片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139" cy="256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DF3C" w14:textId="25FAE2A9" w:rsidR="00F872F8" w:rsidRPr="005222CE" w:rsidRDefault="0042147C" w:rsidP="005222CE">
      <w:pPr>
        <w:pStyle w:val="11"/>
        <w:numPr>
          <w:ilvl w:val="3"/>
          <w:numId w:val="7"/>
        </w:numPr>
        <w:snapToGrid w:val="0"/>
        <w:spacing w:beforeLines="50" w:before="156" w:afterLines="50" w:after="156"/>
        <w:ind w:left="851" w:firstLineChars="0"/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</w:pPr>
      <w:r>
        <w:rPr>
          <w:rFonts w:ascii="宋体" w:eastAsia="宋体" w:hAnsi="宋体" w:cs="宋体" w:hint="eastAsia"/>
          <w:bCs/>
          <w:color w:val="000000"/>
          <w:szCs w:val="21"/>
          <w:lang w:bidi="ar"/>
        </w:rPr>
        <w:t>记录表</w:t>
      </w:r>
      <w:r>
        <w:rPr>
          <w:rFonts w:ascii="宋体" w:eastAsia="宋体" w:hAnsi="宋体" w:cs="宋体" w:hint="eastAsia"/>
          <w:bCs/>
          <w:color w:val="000000"/>
          <w:szCs w:val="21"/>
          <w:lang w:bidi="ar"/>
        </w:rPr>
        <w:t>3</w:t>
      </w:r>
      <w:r>
        <w:rPr>
          <w:rFonts w:ascii="宋体" w:eastAsia="宋体" w:hAnsi="宋体" w:cs="宋体"/>
          <w:bCs/>
          <w:color w:val="000000"/>
          <w:szCs w:val="21"/>
          <w:lang w:bidi="ar"/>
        </w:rPr>
        <w:t>.4-1</w:t>
      </w:r>
      <w:r>
        <w:rPr>
          <w:rFonts w:ascii="宋体" w:eastAsia="宋体" w:hAnsi="宋体" w:cs="宋体" w:hint="eastAsia"/>
          <w:bCs/>
          <w:color w:val="000000"/>
          <w:szCs w:val="21"/>
          <w:lang w:bidi="ar"/>
        </w:rPr>
        <w:t>数据</w:t>
      </w:r>
    </w:p>
    <w:p w14:paraId="1AA2FEFB" w14:textId="77777777" w:rsidR="00F872F8" w:rsidRDefault="0042147C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表</w:t>
      </w:r>
      <w:r>
        <w:rPr>
          <w:b/>
          <w:sz w:val="24"/>
        </w:rPr>
        <w:t xml:space="preserve">3.4-1 </w:t>
      </w:r>
      <w:r>
        <w:rPr>
          <w:rFonts w:hint="eastAsia"/>
          <w:b/>
          <w:sz w:val="24"/>
        </w:rPr>
        <w:t>加载到激光器上</w:t>
      </w:r>
      <w:r>
        <w:rPr>
          <w:b/>
          <w:sz w:val="24"/>
        </w:rPr>
        <w:t>电压与激光器</w:t>
      </w:r>
      <w:r>
        <w:rPr>
          <w:rFonts w:hint="eastAsia"/>
          <w:b/>
          <w:sz w:val="24"/>
        </w:rPr>
        <w:t>时间</w:t>
      </w:r>
      <w:r>
        <w:rPr>
          <w:b/>
          <w:sz w:val="24"/>
        </w:rPr>
        <w:t>相干性</w:t>
      </w:r>
      <w:r>
        <w:rPr>
          <w:rFonts w:hint="eastAsia"/>
          <w:b/>
          <w:sz w:val="24"/>
        </w:rPr>
        <w:t>之间的</w:t>
      </w:r>
      <w:r>
        <w:rPr>
          <w:b/>
          <w:sz w:val="24"/>
        </w:rPr>
        <w:t>关系</w:t>
      </w:r>
    </w:p>
    <w:tbl>
      <w:tblPr>
        <w:tblStyle w:val="a9"/>
        <w:tblW w:w="8930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126"/>
        <w:gridCol w:w="3261"/>
        <w:gridCol w:w="3543"/>
      </w:tblGrid>
      <w:tr w:rsidR="00F872F8" w14:paraId="61DE2879" w14:textId="77777777">
        <w:trPr>
          <w:trHeight w:val="479"/>
        </w:trPr>
        <w:tc>
          <w:tcPr>
            <w:tcW w:w="2126" w:type="dxa"/>
          </w:tcPr>
          <w:p w14:paraId="7A1C9229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电压值</w:t>
            </w:r>
            <w:r>
              <w:rPr>
                <w:rFonts w:ascii="Times New Roman" w:eastAsia="宋体" w:hAnsi="Times New Roman" w:cs="Times New Roman" w:hint="eastAsia"/>
              </w:rPr>
              <w:t>/v</w:t>
            </w:r>
          </w:p>
        </w:tc>
        <w:tc>
          <w:tcPr>
            <w:tcW w:w="3261" w:type="dxa"/>
          </w:tcPr>
          <w:p w14:paraId="35202AD4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局部</w:t>
            </w:r>
            <w:r>
              <w:rPr>
                <w:rFonts w:ascii="Times New Roman" w:eastAsia="宋体" w:hAnsi="Times New Roman" w:cs="Times New Roman"/>
              </w:rPr>
              <w:t>极大</w:t>
            </w:r>
            <w:r>
              <w:rPr>
                <w:rFonts w:ascii="Times New Roman" w:eastAsia="宋体" w:hAnsi="Times New Roman" w:cs="Times New Roman" w:hint="eastAsia"/>
              </w:rPr>
              <w:t>条纹可见度</w:t>
            </w:r>
            <w:r>
              <w:rPr>
                <w:rFonts w:ascii="Times New Roman" w:eastAsia="宋体" w:hAnsi="Times New Roman" w:cs="Times New Roman" w:hint="eastAsia"/>
              </w:rPr>
              <w:t>/%</w:t>
            </w:r>
          </w:p>
        </w:tc>
        <w:tc>
          <w:tcPr>
            <w:tcW w:w="3543" w:type="dxa"/>
          </w:tcPr>
          <w:p w14:paraId="2E17CB47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 w:hint="eastAsia"/>
              </w:rPr>
              <w:t>光程</w:t>
            </w:r>
            <w:r>
              <w:rPr>
                <w:rFonts w:ascii="Times New Roman" w:eastAsia="宋体" w:hAnsi="Times New Roman" w:cs="Times New Roman"/>
              </w:rPr>
              <w:t>点的条纹可见度</w:t>
            </w:r>
            <w:r>
              <w:rPr>
                <w:rFonts w:ascii="Times New Roman" w:eastAsia="宋体" w:hAnsi="Times New Roman" w:cs="Times New Roman" w:hint="eastAsia"/>
              </w:rPr>
              <w:t>/</w:t>
            </w:r>
            <w:r>
              <w:rPr>
                <w:rFonts w:ascii="Times New Roman" w:eastAsia="宋体" w:hAnsi="Times New Roman" w:cs="Times New Roman"/>
              </w:rPr>
              <w:t>%</w:t>
            </w:r>
          </w:p>
        </w:tc>
      </w:tr>
      <w:tr w:rsidR="00F872F8" w14:paraId="0F66AEB3" w14:textId="77777777">
        <w:trPr>
          <w:trHeight w:val="469"/>
        </w:trPr>
        <w:tc>
          <w:tcPr>
            <w:tcW w:w="2126" w:type="dxa"/>
          </w:tcPr>
          <w:p w14:paraId="22C3A750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11200" behindDoc="0" locked="0" layoutInCell="1" allowOverlap="1" wp14:anchorId="42F03271" wp14:editId="65D2A3D7">
                      <wp:simplePos x="0" y="0"/>
                      <wp:positionH relativeFrom="column">
                        <wp:posOffset>-711200</wp:posOffset>
                      </wp:positionH>
                      <wp:positionV relativeFrom="paragraph">
                        <wp:posOffset>272415</wp:posOffset>
                      </wp:positionV>
                      <wp:extent cx="161925" cy="119380"/>
                      <wp:effectExtent l="38100" t="38100" r="9525" b="52070"/>
                      <wp:wrapNone/>
                      <wp:docPr id="577" name="墨迹 5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8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1925" cy="11938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587165" id="墨迹 577" o:spid="_x0000_s1026" type="#_x0000_t75" style="position:absolute;left:0;text-align:left;margin-left:-56.5pt;margin-top:20.95pt;width:13.75pt;height:10.4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">
                      <v:imagedata r:id="rId48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0FA563DC" wp14:editId="56F4B0B5">
                      <wp:simplePos x="0" y="0"/>
                      <wp:positionH relativeFrom="column">
                        <wp:posOffset>-594995</wp:posOffset>
                      </wp:positionH>
                      <wp:positionV relativeFrom="paragraph">
                        <wp:posOffset>250190</wp:posOffset>
                      </wp:positionV>
                      <wp:extent cx="0" cy="120015"/>
                      <wp:effectExtent l="0" t="0" r="0" b="0"/>
                      <wp:wrapNone/>
                      <wp:docPr id="578" name="墨迹 5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88">
                            <w14:nvContentPartPr>
                              <w14:cNvContentPartPr/>
                            </w14:nvContentPartPr>
                            <w14:xfrm>
                              <a:off x="464185" y="3801110"/>
                              <a:ext cx="0" cy="1200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46.85pt;margin-top:19.7pt;height:9.45pt;width:0pt;z-index:252212224;mso-width-relative:page;mso-height-relative:page;" filled="f" stroked="t" coordsize="21600,21600" o:gfxdata="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allowOverlap="1" wp14:anchorId="042BFC07" wp14:editId="26705E14">
                      <wp:simplePos x="0" y="0"/>
                      <wp:positionH relativeFrom="column">
                        <wp:posOffset>-496570</wp:posOffset>
                      </wp:positionH>
                      <wp:positionV relativeFrom="paragraph">
                        <wp:posOffset>247015</wp:posOffset>
                      </wp:positionV>
                      <wp:extent cx="72390" cy="101600"/>
                      <wp:effectExtent l="0" t="0" r="0" b="0"/>
                      <wp:wrapNone/>
                      <wp:docPr id="580" name="墨迹 5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89">
                            <w14:nvContentPartPr>
                              <w14:cNvContentPartPr/>
                            </w14:nvContentPartPr>
                            <w14:xfrm>
                              <a:off x="562610" y="3797935"/>
                              <a:ext cx="72390" cy="10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39.1pt;margin-top:19.45pt;height:8pt;width:5.7pt;z-index:252214272;mso-width-relative:page;mso-height-relative:page;" filled="f" stroked="t" coordsize="21600,21600" o:gfxdata="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1" allowOverlap="1" wp14:anchorId="3FD5EE52" wp14:editId="0D249D74">
                      <wp:simplePos x="0" y="0"/>
                      <wp:positionH relativeFrom="column">
                        <wp:posOffset>-998855</wp:posOffset>
                      </wp:positionH>
                      <wp:positionV relativeFrom="paragraph">
                        <wp:posOffset>287020</wp:posOffset>
                      </wp:positionV>
                      <wp:extent cx="48260" cy="64770"/>
                      <wp:effectExtent l="0" t="0" r="0" b="0"/>
                      <wp:wrapNone/>
                      <wp:docPr id="523" name="墨迹 5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90">
                            <w14:nvContentPartPr>
                              <w14:cNvContentPartPr/>
                            </w14:nvContentPartPr>
                            <w14:xfrm>
                              <a:off x="60325" y="3837940"/>
                              <a:ext cx="48260" cy="647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78.65pt;margin-top:22.6pt;height:5.1pt;width:3.8pt;z-index:252167168;mso-width-relative:page;mso-height-relative:page;" filled="f" stroked="t" coordsize="21600,21600" o:gfxdata="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50B92090" wp14:editId="692321B5">
                      <wp:simplePos x="0" y="0"/>
                      <wp:positionH relativeFrom="column">
                        <wp:posOffset>-971550</wp:posOffset>
                      </wp:positionH>
                      <wp:positionV relativeFrom="paragraph">
                        <wp:posOffset>294005</wp:posOffset>
                      </wp:positionV>
                      <wp:extent cx="6985" cy="92075"/>
                      <wp:effectExtent l="0" t="0" r="0" b="0"/>
                      <wp:wrapNone/>
                      <wp:docPr id="524" name="墨迹 5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91">
                            <w14:nvContentPartPr>
                              <w14:cNvContentPartPr/>
                            </w14:nvContentPartPr>
                            <w14:xfrm>
                              <a:off x="87630" y="3844925"/>
                              <a:ext cx="6985" cy="920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76.5pt;margin-top:23.15pt;height:7.25pt;width:0.55pt;z-index:252168192;mso-width-relative:page;mso-height-relative:page;" filled="f" stroked="t" coordsize="21600,21600" o:gfxdata="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03D0FE17" wp14:editId="03B069F6">
                      <wp:simplePos x="0" y="0"/>
                      <wp:positionH relativeFrom="column">
                        <wp:posOffset>-906780</wp:posOffset>
                      </wp:positionH>
                      <wp:positionV relativeFrom="paragraph">
                        <wp:posOffset>282575</wp:posOffset>
                      </wp:positionV>
                      <wp:extent cx="46355" cy="106045"/>
                      <wp:effectExtent l="0" t="0" r="0" b="0"/>
                      <wp:wrapNone/>
                      <wp:docPr id="526" name="墨迹 5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92">
                            <w14:nvContentPartPr>
                              <w14:cNvContentPartPr/>
                            </w14:nvContentPartPr>
                            <w14:xfrm>
                              <a:off x="152400" y="3833495"/>
                              <a:ext cx="46355" cy="1060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71.4pt;margin-top:22.25pt;height:8.35pt;width:3.65pt;z-index:252170240;mso-width-relative:page;mso-height-relative:page;" filled="f" stroked="t" coordsize="21600,21600" o:gfxdata="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21DDBF49" wp14:editId="530020D8">
                      <wp:simplePos x="0" y="0"/>
                      <wp:positionH relativeFrom="column">
                        <wp:posOffset>-897255</wp:posOffset>
                      </wp:positionH>
                      <wp:positionV relativeFrom="paragraph">
                        <wp:posOffset>283845</wp:posOffset>
                      </wp:positionV>
                      <wp:extent cx="40640" cy="19685"/>
                      <wp:effectExtent l="0" t="0" r="0" b="0"/>
                      <wp:wrapNone/>
                      <wp:docPr id="527" name="墨迹 5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93">
                            <w14:nvContentPartPr>
                              <w14:cNvContentPartPr/>
                            </w14:nvContentPartPr>
                            <w14:xfrm>
                              <a:off x="161925" y="3834765"/>
                              <a:ext cx="40640" cy="19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70.65pt;margin-top:22.35pt;height:1.55pt;width:3.2pt;z-index:252171264;mso-width-relative:page;mso-height-relative:page;" filled="f" stroked="t" coordsize="21600,21600" o:gfxdata="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46F8E9B1" wp14:editId="562A025E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140970</wp:posOffset>
                      </wp:positionV>
                      <wp:extent cx="15875" cy="34290"/>
                      <wp:effectExtent l="0" t="0" r="0" b="0"/>
                      <wp:wrapNone/>
                      <wp:docPr id="462" name="墨迹 4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94">
                            <w14:nvContentPartPr>
                              <w14:cNvContentPartPr/>
                            </w14:nvContentPartPr>
                            <w14:xfrm>
                              <a:off x="1453515" y="3691890"/>
                              <a:ext cx="15875" cy="342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1.05pt;margin-top:11.1pt;height:2.7pt;width:1.25pt;z-index:252131328;mso-width-relative:page;mso-height-relative:page;" filled="f" stroked="t" coordsize="21600,21600" o:gfxdata="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24A9AC89" wp14:editId="1C4CDC30">
                      <wp:simplePos x="0" y="0"/>
                      <wp:positionH relativeFrom="column">
                        <wp:posOffset>462915</wp:posOffset>
                      </wp:positionH>
                      <wp:positionV relativeFrom="paragraph">
                        <wp:posOffset>67310</wp:posOffset>
                      </wp:positionV>
                      <wp:extent cx="92075" cy="137795"/>
                      <wp:effectExtent l="0" t="0" r="0" b="0"/>
                      <wp:wrapNone/>
                      <wp:docPr id="463" name="墨迹 4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95">
                            <w14:nvContentPartPr>
                              <w14:cNvContentPartPr/>
                            </w14:nvContentPartPr>
                            <w14:xfrm>
                              <a:off x="1522095" y="3618230"/>
                              <a:ext cx="92075" cy="137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36.45pt;margin-top:5.3pt;height:10.85pt;width:7.25pt;z-index:252132352;mso-width-relative:page;mso-height-relative:page;" filled="f" stroked="t" coordsize="21600,21600" o:gfxdata="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4BA7DDCD" wp14:editId="01F4DC71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48895</wp:posOffset>
                      </wp:positionV>
                      <wp:extent cx="133350" cy="100965"/>
                      <wp:effectExtent l="0" t="0" r="0" b="0"/>
                      <wp:wrapNone/>
                      <wp:docPr id="464" name="墨迹 4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96">
                            <w14:nvContentPartPr>
                              <w14:cNvContentPartPr/>
                            </w14:nvContentPartPr>
                            <w14:xfrm>
                              <a:off x="1628140" y="3599815"/>
                              <a:ext cx="133350" cy="1009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4.8pt;margin-top:3.85pt;height:7.95pt;width:10.5pt;z-index:252133376;mso-width-relative:page;mso-height-relative:page;" filled="f" stroked="t" coordsize="21600,21600" o:gfxdata="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29B97BCC" wp14:editId="4BCF030C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48895</wp:posOffset>
                      </wp:positionV>
                      <wp:extent cx="18415" cy="177165"/>
                      <wp:effectExtent l="0" t="0" r="0" b="0"/>
                      <wp:wrapNone/>
                      <wp:docPr id="465" name="墨迹 4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97">
                            <w14:nvContentPartPr>
                              <w14:cNvContentPartPr/>
                            </w14:nvContentPartPr>
                            <w14:xfrm>
                              <a:off x="1687830" y="3599815"/>
                              <a:ext cx="18415" cy="1771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9.5pt;margin-top:3.85pt;height:13.95pt;width:1.45pt;z-index:252134400;mso-width-relative:page;mso-height-relative:page;" filled="f" stroked="t" coordsize="21600,21600" o:gfxdata="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</w:p>
        </w:tc>
        <w:tc>
          <w:tcPr>
            <w:tcW w:w="3261" w:type="dxa"/>
          </w:tcPr>
          <w:p w14:paraId="46F67D7B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5FB4CE35" wp14:editId="3657A1D8">
                      <wp:simplePos x="0" y="0"/>
                      <wp:positionH relativeFrom="column">
                        <wp:posOffset>641985</wp:posOffset>
                      </wp:positionH>
                      <wp:positionV relativeFrom="paragraph">
                        <wp:posOffset>76200</wp:posOffset>
                      </wp:positionV>
                      <wp:extent cx="61595" cy="192405"/>
                      <wp:effectExtent l="0" t="0" r="0" b="0"/>
                      <wp:wrapNone/>
                      <wp:docPr id="547" name="墨迹 5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98">
                            <w14:nvContentPartPr>
                              <w14:cNvContentPartPr/>
                            </w14:nvContentPartPr>
                            <w14:xfrm>
                              <a:off x="3051175" y="3627120"/>
                              <a:ext cx="61595" cy="1924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0.55pt;margin-top:6pt;height:15.15pt;width:4.85pt;z-index:252180480;mso-width-relative:page;mso-height-relative:page;" filled="f" stroked="t" coordsize="21600,21600" o:gfxdata="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5AE8A619" wp14:editId="2A38E3A0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127000</wp:posOffset>
                      </wp:positionV>
                      <wp:extent cx="50800" cy="90805"/>
                      <wp:effectExtent l="0" t="0" r="0" b="0"/>
                      <wp:wrapNone/>
                      <wp:docPr id="548" name="墨迹 5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499">
                            <w14:nvContentPartPr>
                              <w14:cNvContentPartPr/>
                            </w14:nvContentPartPr>
                            <w14:xfrm>
                              <a:off x="3134360" y="3677920"/>
                              <a:ext cx="50800" cy="908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7.1pt;margin-top:10pt;height:7.15pt;width:4pt;z-index:252181504;mso-width-relative:page;mso-height-relative:page;" filled="f" stroked="t" coordsize="21600,21600" o:gfxdata="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allowOverlap="1" wp14:anchorId="63814318" wp14:editId="70F7E4FB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177800</wp:posOffset>
                      </wp:positionV>
                      <wp:extent cx="12700" cy="6985"/>
                      <wp:effectExtent l="0" t="0" r="0" b="0"/>
                      <wp:wrapNone/>
                      <wp:docPr id="549" name="墨迹 5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00">
                            <w14:nvContentPartPr>
                              <w14:cNvContentPartPr/>
                            </w14:nvContentPartPr>
                            <w14:xfrm>
                              <a:off x="3221355" y="3728720"/>
                              <a:ext cx="12700" cy="6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3.95pt;margin-top:14pt;height:0.55pt;width:1pt;z-index:252182528;mso-width-relative:page;mso-height-relative:page;" filled="f" stroked="t" coordsize="21600,21600" o:gfxdata="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allowOverlap="1" wp14:anchorId="71185549" wp14:editId="4D8CC522">
                      <wp:simplePos x="0" y="0"/>
                      <wp:positionH relativeFrom="column">
                        <wp:posOffset>861060</wp:posOffset>
                      </wp:positionH>
                      <wp:positionV relativeFrom="paragraph">
                        <wp:posOffset>76200</wp:posOffset>
                      </wp:positionV>
                      <wp:extent cx="59690" cy="173990"/>
                      <wp:effectExtent l="0" t="0" r="0" b="0"/>
                      <wp:wrapNone/>
                      <wp:docPr id="550" name="墨迹 5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01">
                            <w14:nvContentPartPr>
                              <w14:cNvContentPartPr/>
                            </w14:nvContentPartPr>
                            <w14:xfrm>
                              <a:off x="3270250" y="3627120"/>
                              <a:ext cx="59690" cy="1739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7.8pt;margin-top:6pt;height:13.7pt;width:4.7pt;z-index:252183552;mso-width-relative:page;mso-height-relative:page;" filled="f" stroked="t" coordsize="21600,21600" o:gfxdata="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543" w:type="dxa"/>
          </w:tcPr>
          <w:p w14:paraId="7938B438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80832" behindDoc="0" locked="0" layoutInCell="1" allowOverlap="1" wp14:anchorId="2C738DAF" wp14:editId="680F2E5D">
                      <wp:simplePos x="0" y="0"/>
                      <wp:positionH relativeFrom="column">
                        <wp:posOffset>690880</wp:posOffset>
                      </wp:positionH>
                      <wp:positionV relativeFrom="paragraph">
                        <wp:posOffset>33655</wp:posOffset>
                      </wp:positionV>
                      <wp:extent cx="12065" cy="26670"/>
                      <wp:effectExtent l="0" t="0" r="0" b="0"/>
                      <wp:wrapNone/>
                      <wp:docPr id="661" name="墨迹 6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02">
                            <w14:nvContentPartPr>
                              <w14:cNvContentPartPr/>
                            </w14:nvContentPartPr>
                            <w14:xfrm>
                              <a:off x="5170805" y="3584575"/>
                              <a:ext cx="12065" cy="266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4.4pt;margin-top:2.65pt;height:2.1pt;width:0.95pt;z-index:252280832;mso-width-relative:page;mso-height-relative:page;" filled="f" stroked="t" coordsize="21600,21600" o:gfxdata="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81856" behindDoc="0" locked="0" layoutInCell="1" allowOverlap="1" wp14:anchorId="2972A40B" wp14:editId="2E0BEFF2">
                      <wp:simplePos x="0" y="0"/>
                      <wp:positionH relativeFrom="column">
                        <wp:posOffset>605155</wp:posOffset>
                      </wp:positionH>
                      <wp:positionV relativeFrom="paragraph">
                        <wp:posOffset>31750</wp:posOffset>
                      </wp:positionV>
                      <wp:extent cx="85725" cy="215900"/>
                      <wp:effectExtent l="0" t="0" r="0" b="0"/>
                      <wp:wrapNone/>
                      <wp:docPr id="662" name="墨迹 6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03">
                            <w14:nvContentPartPr>
                              <w14:cNvContentPartPr/>
                            </w14:nvContentPartPr>
                            <w14:xfrm>
                              <a:off x="5085080" y="3582670"/>
                              <a:ext cx="85725" cy="2159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7.65pt;margin-top:2.5pt;height:17pt;width:6.75pt;z-index:252281856;mso-width-relative:page;mso-height-relative:page;" filled="f" stroked="t" coordsize="21600,21600" o:gfxdata="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82880" behindDoc="0" locked="0" layoutInCell="1" allowOverlap="1" wp14:anchorId="1B00E85D" wp14:editId="0CDEFC46">
                      <wp:simplePos x="0" y="0"/>
                      <wp:positionH relativeFrom="column">
                        <wp:posOffset>696595</wp:posOffset>
                      </wp:positionH>
                      <wp:positionV relativeFrom="paragraph">
                        <wp:posOffset>23495</wp:posOffset>
                      </wp:positionV>
                      <wp:extent cx="104140" cy="167005"/>
                      <wp:effectExtent l="0" t="0" r="0" b="0"/>
                      <wp:wrapNone/>
                      <wp:docPr id="663" name="墨迹 6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04">
                            <w14:nvContentPartPr>
                              <w14:cNvContentPartPr/>
                            </w14:nvContentPartPr>
                            <w14:xfrm>
                              <a:off x="5176520" y="3574415"/>
                              <a:ext cx="104140" cy="1670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4.85pt;margin-top:1.85pt;height:13.15pt;width:8.2pt;z-index:252282880;mso-width-relative:page;mso-height-relative:page;" filled="f" stroked="t" coordsize="21600,21600" o:gfxdata="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83904" behindDoc="0" locked="0" layoutInCell="1" allowOverlap="1" wp14:anchorId="6180BDA7" wp14:editId="22F8A0A9">
                      <wp:simplePos x="0" y="0"/>
                      <wp:positionH relativeFrom="column">
                        <wp:posOffset>751840</wp:posOffset>
                      </wp:positionH>
                      <wp:positionV relativeFrom="paragraph">
                        <wp:posOffset>3175</wp:posOffset>
                      </wp:positionV>
                      <wp:extent cx="71120" cy="20320"/>
                      <wp:effectExtent l="0" t="0" r="0" b="0"/>
                      <wp:wrapNone/>
                      <wp:docPr id="664" name="墨迹 6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05">
                            <w14:nvContentPartPr>
                              <w14:cNvContentPartPr/>
                            </w14:nvContentPartPr>
                            <w14:xfrm>
                              <a:off x="5231765" y="3554095"/>
                              <a:ext cx="71120" cy="20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9.2pt;margin-top:0.25pt;height:1.6pt;width:5.6pt;z-index:252283904;mso-width-relative:page;mso-height-relative:page;" filled="f" stroked="t" coordsize="21600,21600" o:gfxdata="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84928" behindDoc="0" locked="0" layoutInCell="1" allowOverlap="1" wp14:anchorId="373849F0" wp14:editId="05794E2A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125730</wp:posOffset>
                      </wp:positionV>
                      <wp:extent cx="8255" cy="13970"/>
                      <wp:effectExtent l="0" t="0" r="0" b="0"/>
                      <wp:wrapNone/>
                      <wp:docPr id="665" name="墨迹 6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06">
                            <w14:nvContentPartPr>
                              <w14:cNvContentPartPr/>
                            </w14:nvContentPartPr>
                            <w14:xfrm>
                              <a:off x="5321300" y="3676650"/>
                              <a:ext cx="8255" cy="139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6.25pt;margin-top:9.9pt;height:1.1pt;width:0.65pt;z-index:252284928;mso-width-relative:page;mso-height-relative:page;" filled="f" stroked="t" coordsize="21600,21600" o:gfxdata="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19B849CC" wp14:editId="4DF3D4DA">
                      <wp:simplePos x="0" y="0"/>
                      <wp:positionH relativeFrom="column">
                        <wp:posOffset>906780</wp:posOffset>
                      </wp:positionH>
                      <wp:positionV relativeFrom="paragraph">
                        <wp:posOffset>15240</wp:posOffset>
                      </wp:positionV>
                      <wp:extent cx="126365" cy="171450"/>
                      <wp:effectExtent l="0" t="0" r="0" b="0"/>
                      <wp:wrapNone/>
                      <wp:docPr id="666" name="墨迹 6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07">
                            <w14:nvContentPartPr>
                              <w14:cNvContentPartPr/>
                            </w14:nvContentPartPr>
                            <w14:xfrm>
                              <a:off x="5386705" y="3566160"/>
                              <a:ext cx="126365" cy="1714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1.4pt;margin-top:1.2pt;height:13.5pt;width:9.95pt;z-index:252285952;mso-width-relative:page;mso-height-relative:page;" filled="f" stroked="t" coordsize="21600,21600" o:gfxdata="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:rsidR="00F872F8" w14:paraId="1D4A7ED7" w14:textId="77777777">
        <w:trPr>
          <w:trHeight w:val="479"/>
        </w:trPr>
        <w:tc>
          <w:tcPr>
            <w:tcW w:w="2126" w:type="dxa"/>
          </w:tcPr>
          <w:p w14:paraId="7148C14C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1" allowOverlap="1" wp14:anchorId="1E397C73" wp14:editId="1E6805AC">
                      <wp:simplePos x="0" y="0"/>
                      <wp:positionH relativeFrom="column">
                        <wp:posOffset>-663575</wp:posOffset>
                      </wp:positionH>
                      <wp:positionV relativeFrom="paragraph">
                        <wp:posOffset>178435</wp:posOffset>
                      </wp:positionV>
                      <wp:extent cx="10795" cy="120015"/>
                      <wp:effectExtent l="0" t="0" r="0" b="0"/>
                      <wp:wrapNone/>
                      <wp:docPr id="581" name="墨迹 5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08">
                            <w14:nvContentPartPr>
                              <w14:cNvContentPartPr/>
                            </w14:nvContentPartPr>
                            <w14:xfrm>
                              <a:off x="395605" y="4033520"/>
                              <a:ext cx="10795" cy="1200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52.25pt;margin-top:14.05pt;height:9.45pt;width:0.85pt;z-index:252215296;mso-width-relative:page;mso-height-relative:page;" filled="f" stroked="t" coordsize="21600,21600" o:gfxdata="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6320" behindDoc="0" locked="0" layoutInCell="1" allowOverlap="1" wp14:anchorId="17AE4C50" wp14:editId="14B24EB7">
                      <wp:simplePos x="0" y="0"/>
                      <wp:positionH relativeFrom="column">
                        <wp:posOffset>-607695</wp:posOffset>
                      </wp:positionH>
                      <wp:positionV relativeFrom="paragraph">
                        <wp:posOffset>156845</wp:posOffset>
                      </wp:positionV>
                      <wp:extent cx="41910" cy="133985"/>
                      <wp:effectExtent l="0" t="0" r="0" b="0"/>
                      <wp:wrapNone/>
                      <wp:docPr id="582" name="墨迹 5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09">
                            <w14:nvContentPartPr>
                              <w14:cNvContentPartPr/>
                            </w14:nvContentPartPr>
                            <w14:xfrm>
                              <a:off x="451485" y="4011930"/>
                              <a:ext cx="41910" cy="133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47.85pt;margin-top:12.35pt;height:10.55pt;width:3.3pt;z-index:252216320;mso-width-relative:page;mso-height-relative:page;" filled="f" stroked="t" coordsize="21600,21600" o:gfxdata="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7344" behindDoc="0" locked="0" layoutInCell="1" allowOverlap="1" wp14:anchorId="1782780F" wp14:editId="0344860F">
                      <wp:simplePos x="0" y="0"/>
                      <wp:positionH relativeFrom="column">
                        <wp:posOffset>-540385</wp:posOffset>
                      </wp:positionH>
                      <wp:positionV relativeFrom="paragraph">
                        <wp:posOffset>225425</wp:posOffset>
                      </wp:positionV>
                      <wp:extent cx="5715" cy="5715"/>
                      <wp:effectExtent l="0" t="0" r="0" b="0"/>
                      <wp:wrapNone/>
                      <wp:docPr id="583" name="墨迹 5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10">
                            <w14:nvContentPartPr>
                              <w14:cNvContentPartPr/>
                            </w14:nvContentPartPr>
                            <w14:xfrm>
                              <a:off x="518795" y="4080510"/>
                              <a:ext cx="5715" cy="57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42.55pt;margin-top:17.75pt;height:0.45pt;width:0.45pt;z-index:252217344;mso-width-relative:page;mso-height-relative:page;" filled="f" stroked="t" coordsize="21600,21600" o:gfxdata="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8368" behindDoc="0" locked="0" layoutInCell="1" allowOverlap="1" wp14:anchorId="76D7A02C" wp14:editId="4928B711">
                      <wp:simplePos x="0" y="0"/>
                      <wp:positionH relativeFrom="column">
                        <wp:posOffset>-508000</wp:posOffset>
                      </wp:positionH>
                      <wp:positionV relativeFrom="paragraph">
                        <wp:posOffset>142240</wp:posOffset>
                      </wp:positionV>
                      <wp:extent cx="95885" cy="112395"/>
                      <wp:effectExtent l="0" t="0" r="0" b="0"/>
                      <wp:wrapNone/>
                      <wp:docPr id="584" name="墨迹 5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11">
                            <w14:nvContentPartPr>
                              <w14:cNvContentPartPr/>
                            </w14:nvContentPartPr>
                            <w14:xfrm>
                              <a:off x="551180" y="3997325"/>
                              <a:ext cx="95885" cy="1123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40pt;margin-top:11.2pt;height:8.85pt;width:7.55pt;z-index:252218368;mso-width-relative:page;mso-height-relative:page;" filled="f" stroked="t" coordsize="21600,21600" o:gfxdata="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1" allowOverlap="1" wp14:anchorId="3A03D421" wp14:editId="3FEDBE5F">
                      <wp:simplePos x="0" y="0"/>
                      <wp:positionH relativeFrom="column">
                        <wp:posOffset>-540385</wp:posOffset>
                      </wp:positionH>
                      <wp:positionV relativeFrom="paragraph">
                        <wp:posOffset>33655</wp:posOffset>
                      </wp:positionV>
                      <wp:extent cx="3810" cy="8890"/>
                      <wp:effectExtent l="0" t="0" r="0" b="0"/>
                      <wp:wrapNone/>
                      <wp:docPr id="579" name="墨迹 5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12">
                            <w14:nvContentPartPr>
                              <w14:cNvContentPartPr/>
                            </w14:nvContentPartPr>
                            <w14:xfrm>
                              <a:off x="518795" y="3888740"/>
                              <a:ext cx="3810" cy="8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42.55pt;margin-top:2.65pt;height:0.7pt;width:0.3pt;z-index:252213248;mso-width-relative:page;mso-height-relative:page;" filled="f" stroked="t" coordsize="21600,21600" o:gfxdata="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1EAD07D3" wp14:editId="6F11DDCD">
                      <wp:simplePos x="0" y="0"/>
                      <wp:positionH relativeFrom="column">
                        <wp:posOffset>-943610</wp:posOffset>
                      </wp:positionH>
                      <wp:positionV relativeFrom="paragraph">
                        <wp:posOffset>43180</wp:posOffset>
                      </wp:positionV>
                      <wp:extent cx="9525" cy="19685"/>
                      <wp:effectExtent l="0" t="0" r="0" b="0"/>
                      <wp:wrapNone/>
                      <wp:docPr id="525" name="墨迹 5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13">
                            <w14:nvContentPartPr>
                              <w14:cNvContentPartPr/>
                            </w14:nvContentPartPr>
                            <w14:xfrm>
                              <a:off x="115570" y="3898265"/>
                              <a:ext cx="9525" cy="19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74.3pt;margin-top:3.4pt;height:1.55pt;width:0.75pt;z-index:252169216;mso-width-relative:page;mso-height-relative:page;" filled="f" stroked="t" coordsize="21600,21600" o:gfxdata="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1B76EB80" wp14:editId="3C3541E0">
                      <wp:simplePos x="0" y="0"/>
                      <wp:positionH relativeFrom="column">
                        <wp:posOffset>-951865</wp:posOffset>
                      </wp:positionH>
                      <wp:positionV relativeFrom="paragraph">
                        <wp:posOffset>179070</wp:posOffset>
                      </wp:positionV>
                      <wp:extent cx="42545" cy="108585"/>
                      <wp:effectExtent l="0" t="0" r="0" b="0"/>
                      <wp:wrapNone/>
                      <wp:docPr id="528" name="墨迹 5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14">
                            <w14:nvContentPartPr>
                              <w14:cNvContentPartPr/>
                            </w14:nvContentPartPr>
                            <w14:xfrm>
                              <a:off x="107315" y="4034155"/>
                              <a:ext cx="42545" cy="1085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74.95pt;margin-top:14.1pt;height:8.55pt;width:3.35pt;z-index:252172288;mso-width-relative:page;mso-height-relative:page;" filled="f" stroked="t" coordsize="21600,21600" o:gfxdata="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622D06F0" wp14:editId="747019D9">
                      <wp:simplePos x="0" y="0"/>
                      <wp:positionH relativeFrom="column">
                        <wp:posOffset>-941705</wp:posOffset>
                      </wp:positionH>
                      <wp:positionV relativeFrom="paragraph">
                        <wp:posOffset>189865</wp:posOffset>
                      </wp:positionV>
                      <wp:extent cx="46355" cy="17145"/>
                      <wp:effectExtent l="0" t="0" r="0" b="0"/>
                      <wp:wrapNone/>
                      <wp:docPr id="529" name="墨迹 5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15">
                            <w14:nvContentPartPr>
                              <w14:cNvContentPartPr/>
                            </w14:nvContentPartPr>
                            <w14:xfrm>
                              <a:off x="117475" y="4044950"/>
                              <a:ext cx="46355" cy="17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74.15pt;margin-top:14.95pt;height:1.35pt;width:3.65pt;z-index:252173312;mso-width-relative:page;mso-height-relative:page;" filled="f" stroked="t" coordsize="21600,21600" o:gfxdata="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3261" w:type="dxa"/>
          </w:tcPr>
          <w:p w14:paraId="0F2C6A43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84576" behindDoc="0" locked="0" layoutInCell="1" allowOverlap="1" wp14:anchorId="0B9C92EB" wp14:editId="10BD093B">
                      <wp:simplePos x="0" y="0"/>
                      <wp:positionH relativeFrom="column">
                        <wp:posOffset>629285</wp:posOffset>
                      </wp:positionH>
                      <wp:positionV relativeFrom="paragraph">
                        <wp:posOffset>95250</wp:posOffset>
                      </wp:positionV>
                      <wp:extent cx="78105" cy="163195"/>
                      <wp:effectExtent l="0" t="0" r="0" b="0"/>
                      <wp:wrapNone/>
                      <wp:docPr id="551" name="墨迹 5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16">
                            <w14:nvContentPartPr>
                              <w14:cNvContentPartPr/>
                            </w14:nvContentPartPr>
                            <w14:xfrm>
                              <a:off x="3038475" y="3950335"/>
                              <a:ext cx="78105" cy="1631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9.55pt;margin-top:7.5pt;height:12.85pt;width:6.15pt;z-index:252184576;mso-width-relative:page;mso-height-relative:page;" filled="f" stroked="t" coordsize="21600,21600" o:gfxdata="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3F17D754" wp14:editId="10AC8284">
                      <wp:simplePos x="0" y="0"/>
                      <wp:positionH relativeFrom="column">
                        <wp:posOffset>667385</wp:posOffset>
                      </wp:positionH>
                      <wp:positionV relativeFrom="paragraph">
                        <wp:posOffset>123825</wp:posOffset>
                      </wp:positionV>
                      <wp:extent cx="41910" cy="3810"/>
                      <wp:effectExtent l="0" t="0" r="0" b="0"/>
                      <wp:wrapNone/>
                      <wp:docPr id="552" name="墨迹 5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17">
                            <w14:nvContentPartPr>
                              <w14:cNvContentPartPr/>
                            </w14:nvContentPartPr>
                            <w14:xfrm>
                              <a:off x="3076575" y="3978910"/>
                              <a:ext cx="41910" cy="38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2.55pt;margin-top:9.75pt;height:0.3pt;width:3.3pt;z-index:252185600;mso-width-relative:page;mso-height-relative:page;" filled="f" stroked="t" coordsize="21600,21600" o:gfxdata="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86624" behindDoc="0" locked="0" layoutInCell="1" allowOverlap="1" wp14:anchorId="4517C2FE" wp14:editId="3BA0573A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87630</wp:posOffset>
                      </wp:positionV>
                      <wp:extent cx="6985" cy="173990"/>
                      <wp:effectExtent l="0" t="0" r="0" b="0"/>
                      <wp:wrapNone/>
                      <wp:docPr id="553" name="墨迹 5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18">
                            <w14:nvContentPartPr>
                              <w14:cNvContentPartPr/>
                            </w14:nvContentPartPr>
                            <w14:xfrm>
                              <a:off x="3145155" y="3942715"/>
                              <a:ext cx="6985" cy="1739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7.95pt;margin-top:6.9pt;height:13.7pt;width:0.55pt;z-index:252186624;mso-width-relative:page;mso-height-relative:page;" filled="f" stroked="t" coordsize="21600,21600" o:gfxdata="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113F1474" wp14:editId="3C006B73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207645</wp:posOffset>
                      </wp:positionV>
                      <wp:extent cx="19685" cy="18415"/>
                      <wp:effectExtent l="0" t="0" r="0" b="0"/>
                      <wp:wrapNone/>
                      <wp:docPr id="554" name="墨迹 5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19">
                            <w14:nvContentPartPr>
                              <w14:cNvContentPartPr/>
                            </w14:nvContentPartPr>
                            <w14:xfrm>
                              <a:off x="3203575" y="4062730"/>
                              <a:ext cx="19685" cy="18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2.55pt;margin-top:16.35pt;height:1.45pt;width:1.55pt;z-index:252187648;mso-width-relative:page;mso-height-relative:page;" filled="f" stroked="t" coordsize="21600,21600" o:gfxdata="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88672" behindDoc="0" locked="0" layoutInCell="1" allowOverlap="1" wp14:anchorId="7726F54A" wp14:editId="2C9D01E8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102235</wp:posOffset>
                      </wp:positionV>
                      <wp:extent cx="57785" cy="170815"/>
                      <wp:effectExtent l="0" t="0" r="0" b="0"/>
                      <wp:wrapNone/>
                      <wp:docPr id="555" name="墨迹 5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20">
                            <w14:nvContentPartPr>
                              <w14:cNvContentPartPr/>
                            </w14:nvContentPartPr>
                            <w14:xfrm>
                              <a:off x="3275965" y="3957320"/>
                              <a:ext cx="57785" cy="1708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8.25pt;margin-top:8.05pt;height:13.45pt;width:4.55pt;z-index:252188672;mso-width-relative:page;mso-height-relative:page;" filled="f" stroked="t" coordsize="21600,21600" o:gfxdata="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543" w:type="dxa"/>
          </w:tcPr>
          <w:p w14:paraId="35F54450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1E5EFC06" wp14:editId="3CF72462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102870</wp:posOffset>
                      </wp:positionV>
                      <wp:extent cx="57150" cy="142875"/>
                      <wp:effectExtent l="0" t="0" r="0" b="0"/>
                      <wp:wrapNone/>
                      <wp:docPr id="657" name="墨迹 6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21">
                            <w14:nvContentPartPr>
                              <w14:cNvContentPartPr/>
                            </w14:nvContentPartPr>
                            <w14:xfrm>
                              <a:off x="5101590" y="3957955"/>
                              <a:ext cx="57150" cy="1428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8.95pt;margin-top:8.1pt;height:11.25pt;width:4.5pt;z-index:252276736;mso-width-relative:page;mso-height-relative:page;" filled="f" stroked="t" coordsize="21600,21600" o:gfxdata="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703B91E6" wp14:editId="38591DA4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86360</wp:posOffset>
                      </wp:positionV>
                      <wp:extent cx="102235" cy="158750"/>
                      <wp:effectExtent l="0" t="0" r="0" b="0"/>
                      <wp:wrapNone/>
                      <wp:docPr id="658" name="墨迹 6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22">
                            <w14:nvContentPartPr>
                              <w14:cNvContentPartPr/>
                            </w14:nvContentPartPr>
                            <w14:xfrm>
                              <a:off x="5191125" y="3941445"/>
                              <a:ext cx="102235" cy="1587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6pt;margin-top:6.8pt;height:12.5pt;width:8.05pt;z-index:252277760;mso-width-relative:page;mso-height-relative:page;" filled="f" stroked="t" coordsize="21600,21600" o:gfxdata="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4DD2E46F" wp14:editId="2E925795">
                      <wp:simplePos x="0" y="0"/>
                      <wp:positionH relativeFrom="column">
                        <wp:posOffset>837565</wp:posOffset>
                      </wp:positionH>
                      <wp:positionV relativeFrom="paragraph">
                        <wp:posOffset>172085</wp:posOffset>
                      </wp:positionV>
                      <wp:extent cx="6350" cy="13970"/>
                      <wp:effectExtent l="0" t="0" r="0" b="0"/>
                      <wp:wrapNone/>
                      <wp:docPr id="659" name="墨迹 6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23">
                            <w14:nvContentPartPr>
                              <w14:cNvContentPartPr/>
                            </w14:nvContentPartPr>
                            <w14:xfrm>
                              <a:off x="5317490" y="4027170"/>
                              <a:ext cx="6350" cy="139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5.95pt;margin-top:13.55pt;height:1.1pt;width:0.5pt;z-index:252278784;mso-width-relative:page;mso-height-relative:page;" filled="f" stroked="t" coordsize="21600,21600" o:gfxdata="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9808" behindDoc="0" locked="0" layoutInCell="1" allowOverlap="1" wp14:anchorId="3F36C020" wp14:editId="32757307">
                      <wp:simplePos x="0" y="0"/>
                      <wp:positionH relativeFrom="column">
                        <wp:posOffset>890270</wp:posOffset>
                      </wp:positionH>
                      <wp:positionV relativeFrom="paragraph">
                        <wp:posOffset>74295</wp:posOffset>
                      </wp:positionV>
                      <wp:extent cx="112395" cy="163195"/>
                      <wp:effectExtent l="0" t="0" r="0" b="0"/>
                      <wp:wrapNone/>
                      <wp:docPr id="660" name="墨迹 6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24">
                            <w14:nvContentPartPr>
                              <w14:cNvContentPartPr/>
                            </w14:nvContentPartPr>
                            <w14:xfrm>
                              <a:off x="5370195" y="3929380"/>
                              <a:ext cx="112395" cy="1631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0.1pt;margin-top:5.85pt;height:12.85pt;width:8.85pt;z-index:252279808;mso-width-relative:page;mso-height-relative:page;" filled="f" stroked="t" coordsize="21600,21600" o:gfxdata="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:rsidR="00F872F8" w14:paraId="554B33E1" w14:textId="77777777">
        <w:trPr>
          <w:trHeight w:val="469"/>
        </w:trPr>
        <w:tc>
          <w:tcPr>
            <w:tcW w:w="2126" w:type="dxa"/>
          </w:tcPr>
          <w:p w14:paraId="4DF0C669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9392" behindDoc="0" locked="0" layoutInCell="1" allowOverlap="1" wp14:anchorId="5ECAA07E" wp14:editId="1E7BF085">
                      <wp:simplePos x="0" y="0"/>
                      <wp:positionH relativeFrom="column">
                        <wp:posOffset>-681990</wp:posOffset>
                      </wp:positionH>
                      <wp:positionV relativeFrom="paragraph">
                        <wp:posOffset>81915</wp:posOffset>
                      </wp:positionV>
                      <wp:extent cx="21590" cy="120015"/>
                      <wp:effectExtent l="0" t="0" r="0" b="0"/>
                      <wp:wrapNone/>
                      <wp:docPr id="585" name="墨迹 5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25">
                            <w14:nvContentPartPr>
                              <w14:cNvContentPartPr/>
                            </w14:nvContentPartPr>
                            <w14:xfrm>
                              <a:off x="377190" y="4247515"/>
                              <a:ext cx="21590" cy="1200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53.7pt;margin-top:6.45pt;height:9.45pt;width:1.7pt;z-index:252219392;mso-width-relative:page;mso-height-relative:page;" filled="f" stroked="t" coordsize="21600,21600" o:gfxdata="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allowOverlap="1" wp14:anchorId="13C6E3A1" wp14:editId="50174BA3">
                      <wp:simplePos x="0" y="0"/>
                      <wp:positionH relativeFrom="column">
                        <wp:posOffset>-631190</wp:posOffset>
                      </wp:positionH>
                      <wp:positionV relativeFrom="paragraph">
                        <wp:posOffset>85725</wp:posOffset>
                      </wp:positionV>
                      <wp:extent cx="50800" cy="76200"/>
                      <wp:effectExtent l="0" t="0" r="0" b="0"/>
                      <wp:wrapNone/>
                      <wp:docPr id="586" name="墨迹 5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26">
                            <w14:nvContentPartPr>
                              <w14:cNvContentPartPr/>
                            </w14:nvContentPartPr>
                            <w14:xfrm>
                              <a:off x="427990" y="4251325"/>
                              <a:ext cx="50800" cy="7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49.7pt;margin-top:6.75pt;height:6pt;width:4pt;z-index:252220416;mso-width-relative:page;mso-height-relative:page;" filled="f" stroked="t" coordsize="21600,21600" o:gfxdata="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28BD963D" wp14:editId="0C397CD4">
                      <wp:simplePos x="0" y="0"/>
                      <wp:positionH relativeFrom="column">
                        <wp:posOffset>-551180</wp:posOffset>
                      </wp:positionH>
                      <wp:positionV relativeFrom="paragraph">
                        <wp:posOffset>143510</wp:posOffset>
                      </wp:positionV>
                      <wp:extent cx="1905" cy="19685"/>
                      <wp:effectExtent l="0" t="0" r="0" b="0"/>
                      <wp:wrapNone/>
                      <wp:docPr id="587" name="墨迹 5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27">
                            <w14:nvContentPartPr>
                              <w14:cNvContentPartPr/>
                            </w14:nvContentPartPr>
                            <w14:xfrm>
                              <a:off x="508000" y="4309110"/>
                              <a:ext cx="1905" cy="19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43.4pt;margin-top:11.3pt;height:1.55pt;width:0.15pt;z-index:252221440;mso-width-relative:page;mso-height-relative:page;" filled="f" stroked="t" coordsize="21600,21600" o:gfxdata="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14767C41" wp14:editId="208975AC">
                      <wp:simplePos x="0" y="0"/>
                      <wp:positionH relativeFrom="column">
                        <wp:posOffset>-496570</wp:posOffset>
                      </wp:positionH>
                      <wp:positionV relativeFrom="paragraph">
                        <wp:posOffset>20320</wp:posOffset>
                      </wp:positionV>
                      <wp:extent cx="57785" cy="188595"/>
                      <wp:effectExtent l="0" t="0" r="0" b="0"/>
                      <wp:wrapNone/>
                      <wp:docPr id="588" name="墨迹 5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28">
                            <w14:nvContentPartPr>
                              <w14:cNvContentPartPr/>
                            </w14:nvContentPartPr>
                            <w14:xfrm>
                              <a:off x="562610" y="4185920"/>
                              <a:ext cx="57785" cy="1885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39.1pt;margin-top:1.6pt;height:14.85pt;width:4.55pt;z-index:252222464;mso-width-relative:page;mso-height-relative:page;" filled="f" stroked="t" coordsize="21600,21600" o:gfxdata="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547419D4" wp14:editId="050FCBC3">
                      <wp:simplePos x="0" y="0"/>
                      <wp:positionH relativeFrom="column">
                        <wp:posOffset>-970280</wp:posOffset>
                      </wp:positionH>
                      <wp:positionV relativeFrom="paragraph">
                        <wp:posOffset>78740</wp:posOffset>
                      </wp:positionV>
                      <wp:extent cx="35560" cy="101600"/>
                      <wp:effectExtent l="0" t="0" r="0" b="0"/>
                      <wp:wrapNone/>
                      <wp:docPr id="530" name="墨迹 5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29">
                            <w14:nvContentPartPr>
                              <w14:cNvContentPartPr/>
                            </w14:nvContentPartPr>
                            <w14:xfrm>
                              <a:off x="88900" y="4244340"/>
                              <a:ext cx="35560" cy="10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76.4pt;margin-top:6.2pt;height:8pt;width:2.8pt;z-index:252174336;mso-width-relative:page;mso-height-relative:page;" filled="f" stroked="t" coordsize="21600,21600" o:gfxdata="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4A08A0FA" wp14:editId="481465F2">
                      <wp:simplePos x="0" y="0"/>
                      <wp:positionH relativeFrom="column">
                        <wp:posOffset>-957580</wp:posOffset>
                      </wp:positionH>
                      <wp:positionV relativeFrom="paragraph">
                        <wp:posOffset>93980</wp:posOffset>
                      </wp:positionV>
                      <wp:extent cx="15240" cy="1270"/>
                      <wp:effectExtent l="0" t="0" r="0" b="0"/>
                      <wp:wrapNone/>
                      <wp:docPr id="531" name="墨迹 5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30">
                            <w14:nvContentPartPr>
                              <w14:cNvContentPartPr/>
                            </w14:nvContentPartPr>
                            <w14:xfrm>
                              <a:off x="101600" y="4259580"/>
                              <a:ext cx="15240" cy="1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75.4pt;margin-top:7.4pt;height:0.1pt;width:1.2pt;z-index:252175360;mso-width-relative:page;mso-height-relative:page;" filled="f" stroked="t" coordsize="21600,21600" o:gfxdata="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1" allowOverlap="1" wp14:anchorId="5197C78F" wp14:editId="46CFA033">
                      <wp:simplePos x="0" y="0"/>
                      <wp:positionH relativeFrom="column">
                        <wp:posOffset>-922655</wp:posOffset>
                      </wp:positionH>
                      <wp:positionV relativeFrom="paragraph">
                        <wp:posOffset>157480</wp:posOffset>
                      </wp:positionV>
                      <wp:extent cx="13970" cy="10160"/>
                      <wp:effectExtent l="0" t="0" r="0" b="0"/>
                      <wp:wrapNone/>
                      <wp:docPr id="532" name="墨迹 5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31">
                            <w14:nvContentPartPr>
                              <w14:cNvContentPartPr/>
                            </w14:nvContentPartPr>
                            <w14:xfrm>
                              <a:off x="136525" y="4323080"/>
                              <a:ext cx="13970" cy="1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72.65pt;margin-top:12.4pt;height:0.8pt;width:1.1pt;z-index:252176384;mso-width-relative:page;mso-height-relative:page;" filled="f" stroked="t" coordsize="21600,21600" o:gfxdata="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2641A9E8" wp14:editId="401FF9E8">
                      <wp:simplePos x="0" y="0"/>
                      <wp:positionH relativeFrom="column">
                        <wp:posOffset>-892810</wp:posOffset>
                      </wp:positionH>
                      <wp:positionV relativeFrom="paragraph">
                        <wp:posOffset>78740</wp:posOffset>
                      </wp:positionV>
                      <wp:extent cx="46355" cy="108585"/>
                      <wp:effectExtent l="0" t="0" r="0" b="0"/>
                      <wp:wrapNone/>
                      <wp:docPr id="533" name="墨迹 5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32">
                            <w14:nvContentPartPr>
                              <w14:cNvContentPartPr/>
                            </w14:nvContentPartPr>
                            <w14:xfrm>
                              <a:off x="166370" y="4244340"/>
                              <a:ext cx="46355" cy="1085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70.3pt;margin-top:6.2pt;height:8.55pt;width:3.65pt;z-index:252177408;mso-width-relative:page;mso-height-relative:page;" filled="f" stroked="t" coordsize="21600,21600" o:gfxdata="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25C2FDD8" wp14:editId="449102AA">
                      <wp:simplePos x="0" y="0"/>
                      <wp:positionH relativeFrom="column">
                        <wp:posOffset>-871855</wp:posOffset>
                      </wp:positionH>
                      <wp:positionV relativeFrom="paragraph">
                        <wp:posOffset>67310</wp:posOffset>
                      </wp:positionV>
                      <wp:extent cx="33655" cy="22860"/>
                      <wp:effectExtent l="0" t="0" r="0" b="0"/>
                      <wp:wrapNone/>
                      <wp:docPr id="534" name="墨迹 5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33">
                            <w14:nvContentPartPr>
                              <w14:cNvContentPartPr/>
                            </w14:nvContentPartPr>
                            <w14:xfrm>
                              <a:off x="187325" y="4232910"/>
                              <a:ext cx="33655" cy="228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-68.65pt;margin-top:5.3pt;height:1.8pt;width:2.65pt;z-index:252178432;mso-width-relative:page;mso-height-relative:page;" filled="f" stroked="t" coordsize="21600,21600" o:gfxdata="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3261" w:type="dxa"/>
          </w:tcPr>
          <w:p w14:paraId="28F88EDA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0A1FFA45" wp14:editId="07D0D9A0">
                      <wp:simplePos x="0" y="0"/>
                      <wp:positionH relativeFrom="column">
                        <wp:posOffset>619760</wp:posOffset>
                      </wp:positionH>
                      <wp:positionV relativeFrom="paragraph">
                        <wp:posOffset>89535</wp:posOffset>
                      </wp:positionV>
                      <wp:extent cx="72390" cy="163195"/>
                      <wp:effectExtent l="0" t="0" r="0" b="0"/>
                      <wp:wrapNone/>
                      <wp:docPr id="556" name="墨迹 5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34">
                            <w14:nvContentPartPr>
                              <w14:cNvContentPartPr/>
                            </w14:nvContentPartPr>
                            <w14:xfrm>
                              <a:off x="3028950" y="4255135"/>
                              <a:ext cx="72390" cy="1631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8.8pt;margin-top:7.05pt;height:12.85pt;width:5.7pt;z-index:252189696;mso-width-relative:page;mso-height-relative:page;" filled="f" stroked="t" coordsize="21600,21600" o:gfxdata="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72397735" wp14:editId="219F3347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96520</wp:posOffset>
                      </wp:positionV>
                      <wp:extent cx="46990" cy="141605"/>
                      <wp:effectExtent l="0" t="0" r="0" b="0"/>
                      <wp:wrapNone/>
                      <wp:docPr id="557" name="墨迹 5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35">
                            <w14:nvContentPartPr>
                              <w14:cNvContentPartPr/>
                            </w14:nvContentPartPr>
                            <w14:xfrm>
                              <a:off x="3101975" y="4262120"/>
                              <a:ext cx="46990" cy="1416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4.55pt;margin-top:7.6pt;height:11.15pt;width:3.7pt;z-index:252190720;mso-width-relative:page;mso-height-relative:page;" filled="f" stroked="t" coordsize="21600,21600" o:gfxdata="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737EEA8E" wp14:editId="66F93987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183515</wp:posOffset>
                      </wp:positionV>
                      <wp:extent cx="14605" cy="19685"/>
                      <wp:effectExtent l="0" t="0" r="0" b="0"/>
                      <wp:wrapNone/>
                      <wp:docPr id="558" name="墨迹 5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36">
                            <w14:nvContentPartPr>
                              <w14:cNvContentPartPr/>
                            </w14:nvContentPartPr>
                            <w14:xfrm>
                              <a:off x="3181350" y="4349115"/>
                              <a:ext cx="14605" cy="19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0.8pt;margin-top:14.45pt;height:1.55pt;width:1.15pt;z-index:252191744;mso-width-relative:page;mso-height-relative:page;" filled="f" stroked="t" coordsize="21600,21600" o:gfxdata="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0220D846" wp14:editId="41159BF1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78105</wp:posOffset>
                      </wp:positionV>
                      <wp:extent cx="105410" cy="97790"/>
                      <wp:effectExtent l="0" t="0" r="0" b="0"/>
                      <wp:wrapNone/>
                      <wp:docPr id="559" name="墨迹 5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37">
                            <w14:nvContentPartPr>
                              <w14:cNvContentPartPr/>
                            </w14:nvContentPartPr>
                            <w14:xfrm>
                              <a:off x="3225165" y="4243705"/>
                              <a:ext cx="105410" cy="977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4.25pt;margin-top:6.15pt;height:7.7pt;width:8.3pt;z-index:252192768;mso-width-relative:page;mso-height-relative:page;" filled="f" stroked="t" coordsize="21600,21600" o:gfxdata="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750C5453" wp14:editId="750BFAF2">
                      <wp:simplePos x="0" y="0"/>
                      <wp:positionH relativeFrom="column">
                        <wp:posOffset>877570</wp:posOffset>
                      </wp:positionH>
                      <wp:positionV relativeFrom="paragraph">
                        <wp:posOffset>85725</wp:posOffset>
                      </wp:positionV>
                      <wp:extent cx="6985" cy="181610"/>
                      <wp:effectExtent l="0" t="0" r="0" b="0"/>
                      <wp:wrapNone/>
                      <wp:docPr id="560" name="墨迹 5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38">
                            <w14:nvContentPartPr>
                              <w14:cNvContentPartPr/>
                            </w14:nvContentPartPr>
                            <w14:xfrm>
                              <a:off x="3286760" y="4251325"/>
                              <a:ext cx="6985" cy="1816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9.1pt;margin-top:6.75pt;height:14.3pt;width:0.55pt;z-index:252193792;mso-width-relative:page;mso-height-relative:page;" filled="f" stroked="t" coordsize="21600,21600" o:gfxdata="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543" w:type="dxa"/>
          </w:tcPr>
          <w:p w14:paraId="628CF977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67A70D6C" wp14:editId="0EBADDA6">
                      <wp:simplePos x="0" y="0"/>
                      <wp:positionH relativeFrom="column">
                        <wp:posOffset>625475</wp:posOffset>
                      </wp:positionH>
                      <wp:positionV relativeFrom="paragraph">
                        <wp:posOffset>69850</wp:posOffset>
                      </wp:positionV>
                      <wp:extent cx="89535" cy="183515"/>
                      <wp:effectExtent l="0" t="0" r="0" b="0"/>
                      <wp:wrapNone/>
                      <wp:docPr id="643" name="墨迹 6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39">
                            <w14:nvContentPartPr>
                              <w14:cNvContentPartPr/>
                            </w14:nvContentPartPr>
                            <w14:xfrm>
                              <a:off x="5105400" y="4235450"/>
                              <a:ext cx="89535" cy="1835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9.25pt;margin-top:5.5pt;height:14.45pt;width:7.05pt;z-index:252272640;mso-width-relative:page;mso-height-relative:page;" filled="f" stroked="t" coordsize="21600,21600" o:gfxdata="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31D5F4FC" wp14:editId="78242C8D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110490</wp:posOffset>
                      </wp:positionV>
                      <wp:extent cx="77470" cy="93980"/>
                      <wp:effectExtent l="0" t="0" r="0" b="0"/>
                      <wp:wrapNone/>
                      <wp:docPr id="644" name="墨迹 6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40">
                            <w14:nvContentPartPr>
                              <w14:cNvContentPartPr/>
                            </w14:nvContentPartPr>
                            <w14:xfrm>
                              <a:off x="5211445" y="4276090"/>
                              <a:ext cx="77470" cy="939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7.6pt;margin-top:8.7pt;height:7.4pt;width:6.1pt;z-index:252273664;mso-width-relative:page;mso-height-relative:page;" filled="f" stroked="t" coordsize="21600,21600" o:gfxdata="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4688" behindDoc="0" locked="0" layoutInCell="1" allowOverlap="1" wp14:anchorId="1ECE2897" wp14:editId="65F7FCFF">
                      <wp:simplePos x="0" y="0"/>
                      <wp:positionH relativeFrom="column">
                        <wp:posOffset>829310</wp:posOffset>
                      </wp:positionH>
                      <wp:positionV relativeFrom="paragraph">
                        <wp:posOffset>208280</wp:posOffset>
                      </wp:positionV>
                      <wp:extent cx="6350" cy="18415"/>
                      <wp:effectExtent l="0" t="0" r="0" b="0"/>
                      <wp:wrapNone/>
                      <wp:docPr id="645" name="墨迹 6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41">
                            <w14:nvContentPartPr>
                              <w14:cNvContentPartPr/>
                            </w14:nvContentPartPr>
                            <w14:xfrm>
                              <a:off x="5309235" y="4373880"/>
                              <a:ext cx="6350" cy="18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5.3pt;margin-top:16.4pt;height:1.45pt;width:0.5pt;z-index:252274688;mso-width-relative:page;mso-height-relative:page;" filled="f" stroked="t" coordsize="21600,21600" o:gfxdata="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5712" behindDoc="0" locked="0" layoutInCell="1" allowOverlap="1" wp14:anchorId="75B1C229" wp14:editId="3F72A4F1">
                      <wp:simplePos x="0" y="0"/>
                      <wp:positionH relativeFrom="column">
                        <wp:posOffset>886460</wp:posOffset>
                      </wp:positionH>
                      <wp:positionV relativeFrom="paragraph">
                        <wp:posOffset>53340</wp:posOffset>
                      </wp:positionV>
                      <wp:extent cx="109855" cy="195580"/>
                      <wp:effectExtent l="0" t="0" r="0" b="0"/>
                      <wp:wrapNone/>
                      <wp:docPr id="646" name="墨迹 6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42">
                            <w14:nvContentPartPr>
                              <w14:cNvContentPartPr/>
                            </w14:nvContentPartPr>
                            <w14:xfrm>
                              <a:off x="5366385" y="4218940"/>
                              <a:ext cx="109855" cy="1955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9.8pt;margin-top:4.2pt;height:15.4pt;width:8.65pt;z-index:252275712;mso-width-relative:page;mso-height-relative:page;" filled="f" stroked="t" coordsize="21600,21600" o:gfxdata="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:rsidR="00F872F8" w14:paraId="30018254" w14:textId="77777777">
        <w:trPr>
          <w:trHeight w:val="469"/>
        </w:trPr>
        <w:tc>
          <w:tcPr>
            <w:tcW w:w="2126" w:type="dxa"/>
          </w:tcPr>
          <w:p w14:paraId="41121CEC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3261" w:type="dxa"/>
          </w:tcPr>
          <w:p w14:paraId="6EEC6FEF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2C2E89BE" wp14:editId="10670FD9">
                      <wp:simplePos x="0" y="0"/>
                      <wp:positionH relativeFrom="column">
                        <wp:posOffset>641985</wp:posOffset>
                      </wp:positionH>
                      <wp:positionV relativeFrom="paragraph">
                        <wp:posOffset>114935</wp:posOffset>
                      </wp:positionV>
                      <wp:extent cx="21590" cy="163195"/>
                      <wp:effectExtent l="0" t="0" r="0" b="0"/>
                      <wp:wrapNone/>
                      <wp:docPr id="561" name="墨迹 5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43">
                            <w14:nvContentPartPr>
                              <w14:cNvContentPartPr/>
                            </w14:nvContentPartPr>
                            <w14:xfrm>
                              <a:off x="3051175" y="4584700"/>
                              <a:ext cx="21590" cy="1631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0.55pt;margin-top:9.05pt;height:12.85pt;width:1.7pt;z-index:252194816;mso-width-relative:page;mso-height-relative:page;" filled="f" stroked="t" coordsize="21600,21600" o:gfxdata="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5CD7B8CB" wp14:editId="5AD93017">
                      <wp:simplePos x="0" y="0"/>
                      <wp:positionH relativeFrom="column">
                        <wp:posOffset>707390</wp:posOffset>
                      </wp:positionH>
                      <wp:positionV relativeFrom="paragraph">
                        <wp:posOffset>126365</wp:posOffset>
                      </wp:positionV>
                      <wp:extent cx="50800" cy="97790"/>
                      <wp:effectExtent l="0" t="0" r="0" b="0"/>
                      <wp:wrapNone/>
                      <wp:docPr id="562" name="墨迹 5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44">
                            <w14:nvContentPartPr>
                              <w14:cNvContentPartPr/>
                            </w14:nvContentPartPr>
                            <w14:xfrm>
                              <a:off x="3116580" y="4596130"/>
                              <a:ext cx="50800" cy="977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5.7pt;margin-top:9.95pt;height:7.7pt;width:4pt;z-index:252195840;mso-width-relative:page;mso-height-relative:page;" filled="f" stroked="t" coordsize="21600,21600" o:gfxdata="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allowOverlap="1" wp14:anchorId="5916D538" wp14:editId="5BFEB0A4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205740</wp:posOffset>
                      </wp:positionV>
                      <wp:extent cx="1905" cy="3810"/>
                      <wp:effectExtent l="0" t="0" r="0" b="0"/>
                      <wp:wrapNone/>
                      <wp:docPr id="563" name="墨迹 5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45">
                            <w14:nvContentPartPr>
                              <w14:cNvContentPartPr/>
                            </w14:nvContentPartPr>
                            <w14:xfrm>
                              <a:off x="3210560" y="4675505"/>
                              <a:ext cx="1905" cy="38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3.1pt;margin-top:16.2pt;height:0.3pt;width:0.15pt;z-index:252196864;mso-width-relative:page;mso-height-relative:page;" filled="f" stroked="t" coordsize="21600,21600" o:gfxdata="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1" allowOverlap="1" wp14:anchorId="54CB619D" wp14:editId="196C9C4E">
                      <wp:simplePos x="0" y="0"/>
                      <wp:positionH relativeFrom="column">
                        <wp:posOffset>886460</wp:posOffset>
                      </wp:positionH>
                      <wp:positionV relativeFrom="paragraph">
                        <wp:posOffset>86360</wp:posOffset>
                      </wp:positionV>
                      <wp:extent cx="45085" cy="173990"/>
                      <wp:effectExtent l="0" t="0" r="0" b="0"/>
                      <wp:wrapNone/>
                      <wp:docPr id="564" name="墨迹 5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46">
                            <w14:nvContentPartPr>
                              <w14:cNvContentPartPr/>
                            </w14:nvContentPartPr>
                            <w14:xfrm>
                              <a:off x="3295650" y="4556125"/>
                              <a:ext cx="45085" cy="1739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9.8pt;margin-top:6.8pt;height:13.7pt;width:3.55pt;z-index:252197888;mso-width-relative:page;mso-height-relative:page;" filled="f" stroked="t" coordsize="21600,21600" o:gfxdata="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543" w:type="dxa"/>
          </w:tcPr>
          <w:p w14:paraId="7F8F1ABB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76B50EC2" wp14:editId="1B04320C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67310</wp:posOffset>
                      </wp:positionV>
                      <wp:extent cx="77470" cy="187325"/>
                      <wp:effectExtent l="0" t="0" r="0" b="0"/>
                      <wp:wrapNone/>
                      <wp:docPr id="639" name="墨迹 6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47">
                            <w14:nvContentPartPr>
                              <w14:cNvContentPartPr/>
                            </w14:nvContentPartPr>
                            <w14:xfrm>
                              <a:off x="5109845" y="4537075"/>
                              <a:ext cx="77470" cy="1873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9.6pt;margin-top:5.3pt;height:14.75pt;width:6.1pt;z-index:252268544;mso-width-relative:page;mso-height-relative:page;" filled="f" stroked="t" coordsize="21600,21600" o:gfxdata="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0B00BCB8" wp14:editId="3654A7D3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83185</wp:posOffset>
                      </wp:positionV>
                      <wp:extent cx="99695" cy="114300"/>
                      <wp:effectExtent l="0" t="0" r="0" b="0"/>
                      <wp:wrapNone/>
                      <wp:docPr id="640" name="墨迹 6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48">
                            <w14:nvContentPartPr>
                              <w14:cNvContentPartPr/>
                            </w14:nvContentPartPr>
                            <w14:xfrm>
                              <a:off x="5211445" y="4552950"/>
                              <a:ext cx="99695" cy="1143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7.6pt;margin-top:6.55pt;height:9pt;width:7.85pt;z-index:252269568;mso-width-relative:page;mso-height-relative:page;" filled="f" stroked="t" coordsize="21600,21600" o:gfxdata="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0592" behindDoc="0" locked="0" layoutInCell="1" allowOverlap="1" wp14:anchorId="68B72058" wp14:editId="5460AFE0">
                      <wp:simplePos x="0" y="0"/>
                      <wp:positionH relativeFrom="column">
                        <wp:posOffset>866140</wp:posOffset>
                      </wp:positionH>
                      <wp:positionV relativeFrom="paragraph">
                        <wp:posOffset>156845</wp:posOffset>
                      </wp:positionV>
                      <wp:extent cx="20320" cy="22225"/>
                      <wp:effectExtent l="0" t="0" r="0" b="0"/>
                      <wp:wrapNone/>
                      <wp:docPr id="641" name="墨迹 6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49">
                            <w14:nvContentPartPr>
                              <w14:cNvContentPartPr/>
                            </w14:nvContentPartPr>
                            <w14:xfrm>
                              <a:off x="5346065" y="4626610"/>
                              <a:ext cx="20320" cy="222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8.2pt;margin-top:12.35pt;height:1.75pt;width:1.6pt;z-index:252270592;mso-width-relative:page;mso-height-relative:page;" filled="f" stroked="t" coordsize="21600,21600" o:gfxdata="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1C481166" wp14:editId="13D0348C">
                      <wp:simplePos x="0" y="0"/>
                      <wp:positionH relativeFrom="column">
                        <wp:posOffset>923290</wp:posOffset>
                      </wp:positionH>
                      <wp:positionV relativeFrom="paragraph">
                        <wp:posOffset>30480</wp:posOffset>
                      </wp:positionV>
                      <wp:extent cx="81280" cy="208280"/>
                      <wp:effectExtent l="0" t="0" r="0" b="0"/>
                      <wp:wrapNone/>
                      <wp:docPr id="642" name="墨迹 6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50">
                            <w14:nvContentPartPr>
                              <w14:cNvContentPartPr/>
                            </w14:nvContentPartPr>
                            <w14:xfrm>
                              <a:off x="5403215" y="4500245"/>
                              <a:ext cx="81280" cy="20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2.7pt;margin-top:2.4pt;height:16.4pt;width:6.4pt;z-index:252271616;mso-width-relative:page;mso-height-relative:page;" filled="f" stroked="t" coordsize="21600,21600" o:gfxdata="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:rsidR="00F872F8" w14:paraId="4F7C32A9" w14:textId="77777777">
        <w:trPr>
          <w:trHeight w:val="469"/>
        </w:trPr>
        <w:tc>
          <w:tcPr>
            <w:tcW w:w="2126" w:type="dxa"/>
          </w:tcPr>
          <w:p w14:paraId="44F196E0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7</w:t>
            </w:r>
          </w:p>
        </w:tc>
        <w:tc>
          <w:tcPr>
            <w:tcW w:w="3261" w:type="dxa"/>
          </w:tcPr>
          <w:p w14:paraId="0335D85C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1" allowOverlap="1" wp14:anchorId="357CA511" wp14:editId="09D55E96">
                      <wp:simplePos x="0" y="0"/>
                      <wp:positionH relativeFrom="column">
                        <wp:posOffset>631190</wp:posOffset>
                      </wp:positionH>
                      <wp:positionV relativeFrom="paragraph">
                        <wp:posOffset>90170</wp:posOffset>
                      </wp:positionV>
                      <wp:extent cx="25400" cy="141605"/>
                      <wp:effectExtent l="0" t="0" r="0" b="0"/>
                      <wp:wrapNone/>
                      <wp:docPr id="565" name="墨迹 5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51">
                            <w14:nvContentPartPr>
                              <w14:cNvContentPartPr/>
                            </w14:nvContentPartPr>
                            <w14:xfrm>
                              <a:off x="3040380" y="4864100"/>
                              <a:ext cx="25400" cy="1416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9.7pt;margin-top:7.1pt;height:11.15pt;width:2pt;z-index:252198912;mso-width-relative:page;mso-height-relative:page;" filled="f" stroked="t" coordsize="21600,21600" o:gfxdata="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allowOverlap="1" wp14:anchorId="599A5910" wp14:editId="115799F9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100965</wp:posOffset>
                      </wp:positionV>
                      <wp:extent cx="67310" cy="112395"/>
                      <wp:effectExtent l="0" t="0" r="0" b="0"/>
                      <wp:wrapNone/>
                      <wp:docPr id="566" name="墨迹 5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52">
                            <w14:nvContentPartPr>
                              <w14:cNvContentPartPr/>
                            </w14:nvContentPartPr>
                            <w14:xfrm>
                              <a:off x="3079750" y="4874895"/>
                              <a:ext cx="67310" cy="1123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2.8pt;margin-top:7.95pt;height:8.85pt;width:5.3pt;z-index:252199936;mso-width-relative:page;mso-height-relative:page;" filled="f" stroked="t" coordsize="21600,21600" o:gfxdata="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1" allowOverlap="1" wp14:anchorId="68BAB328" wp14:editId="5D77ED3B">
                      <wp:simplePos x="0" y="0"/>
                      <wp:positionH relativeFrom="column">
                        <wp:posOffset>775970</wp:posOffset>
                      </wp:positionH>
                      <wp:positionV relativeFrom="paragraph">
                        <wp:posOffset>151765</wp:posOffset>
                      </wp:positionV>
                      <wp:extent cx="18415" cy="27305"/>
                      <wp:effectExtent l="0" t="0" r="0" b="0"/>
                      <wp:wrapNone/>
                      <wp:docPr id="567" name="墨迹 5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53">
                            <w14:nvContentPartPr>
                              <w14:cNvContentPartPr/>
                            </w14:nvContentPartPr>
                            <w14:xfrm>
                              <a:off x="3185160" y="4925695"/>
                              <a:ext cx="18415" cy="273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1.1pt;margin-top:11.95pt;height:2.15pt;width:1.45pt;z-index:252200960;mso-width-relative:page;mso-height-relative:page;" filled="f" stroked="t" coordsize="21600,21600" o:gfxdata="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5CD4D942" wp14:editId="6C9F973C">
                      <wp:simplePos x="0" y="0"/>
                      <wp:positionH relativeFrom="column">
                        <wp:posOffset>855980</wp:posOffset>
                      </wp:positionH>
                      <wp:positionV relativeFrom="paragraph">
                        <wp:posOffset>90170</wp:posOffset>
                      </wp:positionV>
                      <wp:extent cx="88900" cy="116205"/>
                      <wp:effectExtent l="0" t="0" r="0" b="0"/>
                      <wp:wrapNone/>
                      <wp:docPr id="568" name="墨迹 5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54">
                            <w14:nvContentPartPr>
                              <w14:cNvContentPartPr/>
                            </w14:nvContentPartPr>
                            <w14:xfrm>
                              <a:off x="3265170" y="4864100"/>
                              <a:ext cx="88900" cy="1162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7.4pt;margin-top:7.1pt;height:9.15pt;width:7pt;z-index:252201984;mso-width-relative:page;mso-height-relative:page;" filled="f" stroked="t" coordsize="21600,21600" o:gfxdata="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543" w:type="dxa"/>
          </w:tcPr>
          <w:p w14:paraId="43B9F1C0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1" allowOverlap="1" wp14:anchorId="4179C5F8" wp14:editId="77AC8798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68580</wp:posOffset>
                      </wp:positionV>
                      <wp:extent cx="102235" cy="212090"/>
                      <wp:effectExtent l="0" t="0" r="0" b="0"/>
                      <wp:wrapNone/>
                      <wp:docPr id="634" name="墨迹 6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55">
                            <w14:nvContentPartPr>
                              <w14:cNvContentPartPr/>
                            </w14:nvContentPartPr>
                            <w14:xfrm>
                              <a:off x="5130165" y="4842510"/>
                              <a:ext cx="102235" cy="2120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1.2pt;margin-top:5.4pt;height:16.7pt;width:8.05pt;z-index:252263424;mso-width-relative:page;mso-height-relative:page;" filled="f" stroked="t" coordsize="21600,21600" o:gfxdata="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1" allowOverlap="1" wp14:anchorId="30DABD84" wp14:editId="52A54EFD">
                      <wp:simplePos x="0" y="0"/>
                      <wp:positionH relativeFrom="column">
                        <wp:posOffset>763905</wp:posOffset>
                      </wp:positionH>
                      <wp:positionV relativeFrom="paragraph">
                        <wp:posOffset>109855</wp:posOffset>
                      </wp:positionV>
                      <wp:extent cx="97790" cy="158750"/>
                      <wp:effectExtent l="0" t="0" r="0" b="0"/>
                      <wp:wrapNone/>
                      <wp:docPr id="635" name="墨迹 6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56">
                            <w14:nvContentPartPr>
                              <w14:cNvContentPartPr/>
                            </w14:nvContentPartPr>
                            <w14:xfrm>
                              <a:off x="5243830" y="4883785"/>
                              <a:ext cx="97790" cy="1587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0.15pt;margin-top:8.65pt;height:12.5pt;width:7.7pt;z-index:252264448;mso-width-relative:page;mso-height-relative:page;" filled="f" stroked="t" coordsize="21600,21600" o:gfxdata="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5472" behindDoc="0" locked="0" layoutInCell="1" allowOverlap="1" wp14:anchorId="2AD4182D" wp14:editId="25B04F24">
                      <wp:simplePos x="0" y="0"/>
                      <wp:positionH relativeFrom="column">
                        <wp:posOffset>878205</wp:posOffset>
                      </wp:positionH>
                      <wp:positionV relativeFrom="paragraph">
                        <wp:posOffset>207645</wp:posOffset>
                      </wp:positionV>
                      <wp:extent cx="18415" cy="18415"/>
                      <wp:effectExtent l="0" t="0" r="0" b="0"/>
                      <wp:wrapNone/>
                      <wp:docPr id="636" name="墨迹 6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57">
                            <w14:nvContentPartPr>
                              <w14:cNvContentPartPr/>
                            </w14:nvContentPartPr>
                            <w14:xfrm>
                              <a:off x="5358130" y="4981575"/>
                              <a:ext cx="18415" cy="18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9.15pt;margin-top:16.35pt;height:1.45pt;width:1.45pt;z-index:252265472;mso-width-relative:page;mso-height-relative:page;" filled="f" stroked="t" coordsize="21600,21600" o:gfxdata="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6496" behindDoc="0" locked="0" layoutInCell="1" allowOverlap="1" wp14:anchorId="77D8D4EB" wp14:editId="546D2817">
                      <wp:simplePos x="0" y="0"/>
                      <wp:positionH relativeFrom="column">
                        <wp:posOffset>945515</wp:posOffset>
                      </wp:positionH>
                      <wp:positionV relativeFrom="paragraph">
                        <wp:posOffset>81280</wp:posOffset>
                      </wp:positionV>
                      <wp:extent cx="116205" cy="183515"/>
                      <wp:effectExtent l="0" t="0" r="0" b="0"/>
                      <wp:wrapNone/>
                      <wp:docPr id="637" name="墨迹 6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58">
                            <w14:nvContentPartPr>
                              <w14:cNvContentPartPr/>
                            </w14:nvContentPartPr>
                            <w14:xfrm>
                              <a:off x="5425440" y="4855210"/>
                              <a:ext cx="116205" cy="1835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4.45pt;margin-top:6.4pt;height:14.45pt;width:9.15pt;z-index:252266496;mso-width-relative:page;mso-height-relative:page;" filled="f" stroked="t" coordsize="21600,21600" o:gfxdata="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7AA7E9C5" wp14:editId="16C02E98">
                      <wp:simplePos x="0" y="0"/>
                      <wp:positionH relativeFrom="column">
                        <wp:posOffset>996315</wp:posOffset>
                      </wp:positionH>
                      <wp:positionV relativeFrom="paragraph">
                        <wp:posOffset>83185</wp:posOffset>
                      </wp:positionV>
                      <wp:extent cx="73660" cy="22225"/>
                      <wp:effectExtent l="0" t="0" r="0" b="0"/>
                      <wp:wrapNone/>
                      <wp:docPr id="638" name="墨迹 6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59">
                            <w14:nvContentPartPr>
                              <w14:cNvContentPartPr/>
                            </w14:nvContentPartPr>
                            <w14:xfrm>
                              <a:off x="5476240" y="4857115"/>
                              <a:ext cx="73660" cy="222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8.45pt;margin-top:6.55pt;height:1.75pt;width:5.8pt;z-index:252267520;mso-width-relative:page;mso-height-relative:page;" filled="f" stroked="t" coordsize="21600,21600" o:gfxdata="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:rsidR="00F872F8" w14:paraId="0E6DCA1E" w14:textId="77777777">
        <w:trPr>
          <w:trHeight w:val="469"/>
        </w:trPr>
        <w:tc>
          <w:tcPr>
            <w:tcW w:w="2126" w:type="dxa"/>
          </w:tcPr>
          <w:p w14:paraId="6AB05B0D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3261" w:type="dxa"/>
          </w:tcPr>
          <w:p w14:paraId="0AA203E0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allowOverlap="1" wp14:anchorId="65C832CA" wp14:editId="4C516AB7">
                      <wp:simplePos x="0" y="0"/>
                      <wp:positionH relativeFrom="column">
                        <wp:posOffset>623570</wp:posOffset>
                      </wp:positionH>
                      <wp:positionV relativeFrom="paragraph">
                        <wp:posOffset>94615</wp:posOffset>
                      </wp:positionV>
                      <wp:extent cx="21590" cy="137795"/>
                      <wp:effectExtent l="0" t="0" r="0" b="0"/>
                      <wp:wrapNone/>
                      <wp:docPr id="569" name="墨迹 5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60">
                            <w14:nvContentPartPr>
                              <w14:cNvContentPartPr/>
                            </w14:nvContentPartPr>
                            <w14:xfrm>
                              <a:off x="3032760" y="5172710"/>
                              <a:ext cx="21590" cy="137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49.1pt;margin-top:7.45pt;height:10.85pt;width:1.7pt;z-index:252203008;mso-width-relative:page;mso-height-relative:page;" filled="f" stroked="t" coordsize="21600,21600" o:gfxdata="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6A77C791" wp14:editId="103004C2">
                      <wp:simplePos x="0" y="0"/>
                      <wp:positionH relativeFrom="column">
                        <wp:posOffset>685165</wp:posOffset>
                      </wp:positionH>
                      <wp:positionV relativeFrom="paragraph">
                        <wp:posOffset>90805</wp:posOffset>
                      </wp:positionV>
                      <wp:extent cx="105410" cy="97790"/>
                      <wp:effectExtent l="0" t="0" r="0" b="0"/>
                      <wp:wrapNone/>
                      <wp:docPr id="570" name="墨迹 5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61">
                            <w14:nvContentPartPr>
                              <w14:cNvContentPartPr/>
                            </w14:nvContentPartPr>
                            <w14:xfrm>
                              <a:off x="3094355" y="5168900"/>
                              <a:ext cx="105410" cy="977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3.95pt;margin-top:7.15pt;height:7.7pt;width:8.3pt;z-index:252204032;mso-width-relative:page;mso-height-relative:page;" filled="f" stroked="t" coordsize="21600,21600" o:gfxdata="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1" allowOverlap="1" wp14:anchorId="1D333C5A" wp14:editId="519F132C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105410</wp:posOffset>
                      </wp:positionV>
                      <wp:extent cx="21590" cy="148590"/>
                      <wp:effectExtent l="0" t="0" r="0" b="0"/>
                      <wp:wrapNone/>
                      <wp:docPr id="571" name="墨迹 5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62">
                            <w14:nvContentPartPr>
                              <w14:cNvContentPartPr/>
                            </w14:nvContentPartPr>
                            <w14:xfrm>
                              <a:off x="3134360" y="5183505"/>
                              <a:ext cx="21590" cy="148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7.1pt;margin-top:8.3pt;height:11.7pt;width:1.7pt;z-index:252205056;mso-width-relative:page;mso-height-relative:page;" filled="f" stroked="t" coordsize="21600,21600" o:gfxdata="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1" allowOverlap="1" wp14:anchorId="5EAF6DF4" wp14:editId="0B1A03DC">
                      <wp:simplePos x="0" y="0"/>
                      <wp:positionH relativeFrom="column">
                        <wp:posOffset>790575</wp:posOffset>
                      </wp:positionH>
                      <wp:positionV relativeFrom="paragraph">
                        <wp:posOffset>185420</wp:posOffset>
                      </wp:positionV>
                      <wp:extent cx="16510" cy="27305"/>
                      <wp:effectExtent l="0" t="0" r="0" b="0"/>
                      <wp:wrapNone/>
                      <wp:docPr id="572" name="墨迹 5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63">
                            <w14:nvContentPartPr>
                              <w14:cNvContentPartPr/>
                            </w14:nvContentPartPr>
                            <w14:xfrm>
                              <a:off x="3199765" y="5263515"/>
                              <a:ext cx="16510" cy="273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2.25pt;margin-top:14.6pt;height:2.15pt;width:1.3pt;z-index:252206080;mso-width-relative:page;mso-height-relative:page;" filled="f" stroked="t" coordsize="21600,21600" o:gfxdata="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0012B6B7" wp14:editId="68F828E6">
                      <wp:simplePos x="0" y="0"/>
                      <wp:positionH relativeFrom="column">
                        <wp:posOffset>870585</wp:posOffset>
                      </wp:positionH>
                      <wp:positionV relativeFrom="paragraph">
                        <wp:posOffset>116205</wp:posOffset>
                      </wp:positionV>
                      <wp:extent cx="88900" cy="101600"/>
                      <wp:effectExtent l="0" t="0" r="0" b="0"/>
                      <wp:wrapNone/>
                      <wp:docPr id="573" name="墨迹 5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64">
                            <w14:nvContentPartPr>
                              <w14:cNvContentPartPr/>
                            </w14:nvContentPartPr>
                            <w14:xfrm>
                              <a:off x="3279775" y="5194300"/>
                              <a:ext cx="88900" cy="10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8.55pt;margin-top:9.15pt;height:8pt;width:7pt;z-index:252207104;mso-width-relative:page;mso-height-relative:page;" filled="f" stroked="t" coordsize="21600,21600" o:gfxdata="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543" w:type="dxa"/>
          </w:tcPr>
          <w:p w14:paraId="047B6F69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39200" behindDoc="0" locked="0" layoutInCell="1" allowOverlap="1" wp14:anchorId="1345F605" wp14:editId="7DFBE598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102870</wp:posOffset>
                      </wp:positionV>
                      <wp:extent cx="88900" cy="156845"/>
                      <wp:effectExtent l="0" t="0" r="0" b="0"/>
                      <wp:wrapNone/>
                      <wp:docPr id="718" name="墨迹 7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65">
                            <w14:nvContentPartPr>
                              <w14:cNvContentPartPr/>
                            </w14:nvContentPartPr>
                            <w14:xfrm>
                              <a:off x="5142865" y="5180965"/>
                              <a:ext cx="88900" cy="1568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2.2pt;margin-top:8.1pt;height:12.35pt;width:7pt;z-index:252339200;mso-width-relative:page;mso-height-relative:page;" filled="f" stroked="t" coordsize="21600,21600" o:gfxdata="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0224" behindDoc="0" locked="0" layoutInCell="1" allowOverlap="1" wp14:anchorId="43A3F8DF" wp14:editId="048F5836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113030</wp:posOffset>
                      </wp:positionV>
                      <wp:extent cx="55880" cy="6985"/>
                      <wp:effectExtent l="0" t="0" r="0" b="0"/>
                      <wp:wrapNone/>
                      <wp:docPr id="719" name="墨迹 7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66">
                            <w14:nvContentPartPr>
                              <w14:cNvContentPartPr/>
                            </w14:nvContentPartPr>
                            <w14:xfrm>
                              <a:off x="5169535" y="5191125"/>
                              <a:ext cx="55880" cy="6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4.3pt;margin-top:8.9pt;height:0.55pt;width:4.4pt;z-index:252340224;mso-width-relative:page;mso-height-relative:page;" filled="f" stroked="t" coordsize="21600,21600" o:gfxdata="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1248" behindDoc="0" locked="0" layoutInCell="1" allowOverlap="1" wp14:anchorId="0A37B0E4" wp14:editId="1589C0D2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46990</wp:posOffset>
                      </wp:positionV>
                      <wp:extent cx="41910" cy="198755"/>
                      <wp:effectExtent l="0" t="0" r="0" b="0"/>
                      <wp:wrapNone/>
                      <wp:docPr id="720" name="墨迹 7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67">
                            <w14:nvContentPartPr>
                              <w14:cNvContentPartPr/>
                            </w14:nvContentPartPr>
                            <w14:xfrm>
                              <a:off x="5256530" y="5125085"/>
                              <a:ext cx="41910" cy="1987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1.15pt;margin-top:3.7pt;height:15.65pt;width:3.3pt;z-index:252341248;mso-width-relative:page;mso-height-relative:page;" filled="f" stroked="t" coordsize="21600,21600" o:gfxdata="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60B6EF49" wp14:editId="6506A9CB">
                      <wp:simplePos x="0" y="0"/>
                      <wp:positionH relativeFrom="column">
                        <wp:posOffset>867410</wp:posOffset>
                      </wp:positionH>
                      <wp:positionV relativeFrom="paragraph">
                        <wp:posOffset>151765</wp:posOffset>
                      </wp:positionV>
                      <wp:extent cx="33020" cy="12065"/>
                      <wp:effectExtent l="0" t="0" r="0" b="0"/>
                      <wp:wrapNone/>
                      <wp:docPr id="721" name="墨迹 7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68">
                            <w14:nvContentPartPr>
                              <w14:cNvContentPartPr/>
                            </w14:nvContentPartPr>
                            <w14:xfrm>
                              <a:off x="5347335" y="5229860"/>
                              <a:ext cx="33020" cy="120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8.3pt;margin-top:11.95pt;height:0.95pt;width:2.6pt;z-index:252342272;mso-width-relative:page;mso-height-relative:page;" filled="f" stroked="t" coordsize="21600,21600" o:gfxdata="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3296" behindDoc="0" locked="0" layoutInCell="1" allowOverlap="1" wp14:anchorId="4BACCEA0" wp14:editId="3F7FAFF5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60960</wp:posOffset>
                      </wp:positionV>
                      <wp:extent cx="76835" cy="195580"/>
                      <wp:effectExtent l="0" t="0" r="0" b="0"/>
                      <wp:wrapNone/>
                      <wp:docPr id="722" name="墨迹 7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69">
                            <w14:nvContentPartPr>
                              <w14:cNvContentPartPr/>
                            </w14:nvContentPartPr>
                            <w14:xfrm>
                              <a:off x="5434330" y="5139055"/>
                              <a:ext cx="76835" cy="1955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5.15pt;margin-top:4.8pt;height:15.4pt;width:6.05pt;z-index:252343296;mso-width-relative:page;mso-height-relative:page;" filled="f" stroked="t" coordsize="21600,21600" o:gfxdata="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4320" behindDoc="0" locked="0" layoutInCell="1" allowOverlap="1" wp14:anchorId="208E300F" wp14:editId="09D67210">
                      <wp:simplePos x="0" y="0"/>
                      <wp:positionH relativeFrom="column">
                        <wp:posOffset>965200</wp:posOffset>
                      </wp:positionH>
                      <wp:positionV relativeFrom="paragraph">
                        <wp:posOffset>60960</wp:posOffset>
                      </wp:positionV>
                      <wp:extent cx="88900" cy="31115"/>
                      <wp:effectExtent l="0" t="0" r="0" b="0"/>
                      <wp:wrapNone/>
                      <wp:docPr id="723" name="墨迹 7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70">
                            <w14:nvContentPartPr>
                              <w14:cNvContentPartPr/>
                            </w14:nvContentPartPr>
                            <w14:xfrm>
                              <a:off x="5445125" y="5139055"/>
                              <a:ext cx="88900" cy="311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6pt;margin-top:4.8pt;height:2.45pt;width:7pt;z-index:252344320;mso-width-relative:page;mso-height-relative:page;" filled="f" stroked="t" coordsize="21600,21600" o:gfxdata="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 w:rsidR="00F872F8" w14:paraId="33724C68" w14:textId="77777777">
        <w:trPr>
          <w:trHeight w:val="469"/>
        </w:trPr>
        <w:tc>
          <w:tcPr>
            <w:tcW w:w="2126" w:type="dxa"/>
          </w:tcPr>
          <w:p w14:paraId="24EF9281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9</w:t>
            </w:r>
          </w:p>
        </w:tc>
        <w:tc>
          <w:tcPr>
            <w:tcW w:w="3261" w:type="dxa"/>
          </w:tcPr>
          <w:p w14:paraId="15D41BC8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1" allowOverlap="1" wp14:anchorId="02E295A6" wp14:editId="4993BFDF">
                      <wp:simplePos x="0" y="0"/>
                      <wp:positionH relativeFrom="column">
                        <wp:posOffset>685165</wp:posOffset>
                      </wp:positionH>
                      <wp:positionV relativeFrom="paragraph">
                        <wp:posOffset>69850</wp:posOffset>
                      </wp:positionV>
                      <wp:extent cx="54610" cy="188595"/>
                      <wp:effectExtent l="0" t="0" r="0" b="0"/>
                      <wp:wrapNone/>
                      <wp:docPr id="574" name="墨迹 5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71">
                            <w14:nvContentPartPr>
                              <w14:cNvContentPartPr/>
                            </w14:nvContentPartPr>
                            <w14:xfrm>
                              <a:off x="3094355" y="5452110"/>
                              <a:ext cx="54610" cy="1885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3.95pt;margin-top:5.5pt;height:14.85pt;width:4.3pt;z-index:252208128;mso-width-relative:page;mso-height-relative:page;" filled="f" stroked="t" coordsize="21600,21600" o:gfxdata="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9152" behindDoc="0" locked="0" layoutInCell="1" allowOverlap="1" wp14:anchorId="44349B31" wp14:editId="313274BA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175260</wp:posOffset>
                      </wp:positionV>
                      <wp:extent cx="16510" cy="27305"/>
                      <wp:effectExtent l="0" t="0" r="0" b="0"/>
                      <wp:wrapNone/>
                      <wp:docPr id="575" name="墨迹 5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72">
                            <w14:nvContentPartPr>
                              <w14:cNvContentPartPr/>
                            </w14:nvContentPartPr>
                            <w14:xfrm>
                              <a:off x="3181350" y="5557520"/>
                              <a:ext cx="16510" cy="273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0.8pt;margin-top:13.8pt;height:2.15pt;width:1.3pt;z-index:252209152;mso-width-relative:page;mso-height-relative:page;" filled="f" stroked="t" coordsize="21600,21600" o:gfxdata="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1" allowOverlap="1" wp14:anchorId="77B4D9CF" wp14:editId="7014DD05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62230</wp:posOffset>
                      </wp:positionV>
                      <wp:extent cx="61595" cy="188595"/>
                      <wp:effectExtent l="0" t="0" r="0" b="0"/>
                      <wp:wrapNone/>
                      <wp:docPr id="576" name="墨迹 5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73">
                            <w14:nvContentPartPr>
                              <w14:cNvContentPartPr/>
                            </w14:nvContentPartPr>
                            <w14:xfrm>
                              <a:off x="3275965" y="5444490"/>
                              <a:ext cx="61595" cy="1885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8.25pt;margin-top:4.9pt;height:14.85pt;width:4.85pt;z-index:252210176;mso-width-relative:page;mso-height-relative:page;" filled="f" stroked="t" coordsize="21600,21600" o:gfxdata="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543" w:type="dxa"/>
          </w:tcPr>
          <w:p w14:paraId="053A94FC" w14:textId="77777777" w:rsidR="00F872F8" w:rsidRDefault="0042147C">
            <w:pPr>
              <w:ind w:firstLine="440"/>
              <w:rPr>
                <w:rFonts w:ascii="Times New Roman" w:eastAsia="宋体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5344" behindDoc="0" locked="0" layoutInCell="1" allowOverlap="1" wp14:anchorId="6B700EB6" wp14:editId="44F14CBC">
                      <wp:simplePos x="0" y="0"/>
                      <wp:positionH relativeFrom="column">
                        <wp:posOffset>671830</wp:posOffset>
                      </wp:positionH>
                      <wp:positionV relativeFrom="paragraph">
                        <wp:posOffset>137160</wp:posOffset>
                      </wp:positionV>
                      <wp:extent cx="73025" cy="146685"/>
                      <wp:effectExtent l="0" t="0" r="0" b="0"/>
                      <wp:wrapNone/>
                      <wp:docPr id="724" name="墨迹 7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74">
                            <w14:nvContentPartPr>
                              <w14:cNvContentPartPr/>
                            </w14:nvContentPartPr>
                            <w14:xfrm>
                              <a:off x="5151755" y="5519420"/>
                              <a:ext cx="73025" cy="146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2.9pt;margin-top:10.8pt;height:11.55pt;width:5.75pt;z-index:252345344;mso-width-relative:page;mso-height-relative:page;" filled="f" stroked="t" coordsize="21600,21600" o:gfxdata="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6368" behindDoc="0" locked="0" layoutInCell="1" allowOverlap="1" wp14:anchorId="7819A26F" wp14:editId="0A7969DF">
                      <wp:simplePos x="0" y="0"/>
                      <wp:positionH relativeFrom="column">
                        <wp:posOffset>678815</wp:posOffset>
                      </wp:positionH>
                      <wp:positionV relativeFrom="paragraph">
                        <wp:posOffset>158115</wp:posOffset>
                      </wp:positionV>
                      <wp:extent cx="59055" cy="3175"/>
                      <wp:effectExtent l="0" t="0" r="0" b="0"/>
                      <wp:wrapNone/>
                      <wp:docPr id="725" name="墨迹 7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75">
                            <w14:nvContentPartPr>
                              <w14:cNvContentPartPr/>
                            </w14:nvContentPartPr>
                            <w14:xfrm>
                              <a:off x="5158740" y="5540375"/>
                              <a:ext cx="59055" cy="31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3.45pt;margin-top:12.45pt;height:0.25pt;width:4.65pt;z-index:252346368;mso-width-relative:page;mso-height-relative:page;" filled="f" stroked="t" coordsize="21600,21600" o:gfxdata="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7392" behindDoc="0" locked="0" layoutInCell="1" allowOverlap="1" wp14:anchorId="6EDF5910" wp14:editId="0968BED7">
                      <wp:simplePos x="0" y="0"/>
                      <wp:positionH relativeFrom="column">
                        <wp:posOffset>724535</wp:posOffset>
                      </wp:positionH>
                      <wp:positionV relativeFrom="paragraph">
                        <wp:posOffset>74295</wp:posOffset>
                      </wp:positionV>
                      <wp:extent cx="90805" cy="223520"/>
                      <wp:effectExtent l="0" t="0" r="0" b="0"/>
                      <wp:wrapNone/>
                      <wp:docPr id="726" name="墨迹 7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76">
                            <w14:nvContentPartPr>
                              <w14:cNvContentPartPr/>
                            </w14:nvContentPartPr>
                            <w14:xfrm>
                              <a:off x="5204460" y="5456555"/>
                              <a:ext cx="90805" cy="223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57.05pt;margin-top:5.85pt;height:17.6pt;width:7.15pt;z-index:252347392;mso-width-relative:page;mso-height-relative:page;" filled="f" stroked="t" coordsize="21600,21600" o:gfxdata="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8416" behindDoc="0" locked="0" layoutInCell="1" allowOverlap="1" wp14:anchorId="126DF3AF" wp14:editId="1F2A2F2F">
                      <wp:simplePos x="0" y="0"/>
                      <wp:positionH relativeFrom="column">
                        <wp:posOffset>878205</wp:posOffset>
                      </wp:positionH>
                      <wp:positionV relativeFrom="paragraph">
                        <wp:posOffset>196850</wp:posOffset>
                      </wp:positionV>
                      <wp:extent cx="22860" cy="22860"/>
                      <wp:effectExtent l="0" t="0" r="0" b="0"/>
                      <wp:wrapNone/>
                      <wp:docPr id="727" name="墨迹 7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77">
                            <w14:nvContentPartPr>
                              <w14:cNvContentPartPr/>
                            </w14:nvContentPartPr>
                            <w14:xfrm>
                              <a:off x="5358130" y="5579110"/>
                              <a:ext cx="22860" cy="228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69.15pt;margin-top:15.5pt;height:1.8pt;width:1.8pt;z-index:252348416;mso-width-relative:page;mso-height-relative:page;" filled="f" stroked="t" coordsize="21600,21600" o:gfxdata="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3060D0CD" wp14:editId="0D372131">
                      <wp:simplePos x="0" y="0"/>
                      <wp:positionH relativeFrom="column">
                        <wp:posOffset>975360</wp:posOffset>
                      </wp:positionH>
                      <wp:positionV relativeFrom="paragraph">
                        <wp:posOffset>74295</wp:posOffset>
                      </wp:positionV>
                      <wp:extent cx="8890" cy="205740"/>
                      <wp:effectExtent l="0" t="0" r="0" b="0"/>
                      <wp:wrapNone/>
                      <wp:docPr id="728" name="墨迹 7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578">
                            <w14:nvContentPartPr>
                              <w14:cNvContentPartPr/>
                            </w14:nvContentPartPr>
                            <w14:xfrm>
                              <a:off x="5455285" y="5456555"/>
                              <a:ext cx="8890" cy="2057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style="position:absolute;left:0pt;margin-left:76.8pt;margin-top:5.85pt;height:16.2pt;width:0.7pt;z-index:252349440;mso-width-relative:page;mso-height-relative:page;" filled="f" stroked="t" coordsize="21600,21600" o:gfxdata="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">
                      <v:fill on="f" focussize="0,0"/>
                      <v:stroke weight="1.0348031496063pt" color="#000000" opacity="65535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42EA08D9" w14:textId="77777777" w:rsidR="00F872F8" w:rsidRDefault="00F872F8" w:rsidP="005222CE">
      <w:pPr>
        <w:pStyle w:val="11"/>
        <w:ind w:firstLineChars="0" w:firstLine="0"/>
        <w:rPr>
          <w:rFonts w:hint="eastAsia"/>
          <w:color w:val="FF0000"/>
        </w:rPr>
      </w:pPr>
    </w:p>
    <w:p w14:paraId="27624938" w14:textId="77777777" w:rsidR="00F872F8" w:rsidRDefault="0042147C">
      <w:pPr>
        <w:pStyle w:val="11"/>
        <w:numPr>
          <w:ilvl w:val="3"/>
          <w:numId w:val="7"/>
        </w:numPr>
        <w:snapToGrid w:val="0"/>
        <w:spacing w:beforeLines="50" w:before="156" w:afterLines="50" w:after="156"/>
        <w:ind w:left="851" w:firstLineChars="0"/>
        <w:rPr>
          <w:rFonts w:ascii="宋体" w:eastAsia="宋体" w:hAnsi="宋体" w:cs="宋体"/>
          <w:bCs/>
          <w:color w:val="000000"/>
          <w:szCs w:val="21"/>
          <w:lang w:bidi="ar"/>
        </w:rPr>
      </w:pPr>
      <w:r>
        <w:rPr>
          <w:rFonts w:ascii="宋体" w:eastAsia="宋体" w:hAnsi="宋体" w:cs="宋体" w:hint="eastAsia"/>
          <w:bCs/>
          <w:color w:val="000000"/>
          <w:szCs w:val="21"/>
          <w:lang w:bidi="ar"/>
        </w:rPr>
        <w:t>实验效果：</w:t>
      </w:r>
    </w:p>
    <w:p w14:paraId="009FC1C3" w14:textId="77777777" w:rsidR="00F872F8" w:rsidRDefault="0042147C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以上述表格中：局部条纹可见度为</w:t>
      </w:r>
      <w:r>
        <w:rPr>
          <w:rFonts w:ascii="宋体" w:hAnsi="宋体" w:hint="eastAsia"/>
        </w:rPr>
        <w:t>Y</w:t>
      </w:r>
      <w:r>
        <w:rPr>
          <w:rFonts w:ascii="宋体" w:hAnsi="宋体" w:hint="eastAsia"/>
        </w:rPr>
        <w:t>轴，</w:t>
      </w:r>
      <w:r>
        <w:rPr>
          <w:rFonts w:ascii="宋体" w:hAnsi="宋体" w:hint="eastAsia"/>
        </w:rPr>
        <w:t>O</w:t>
      </w:r>
      <w:r>
        <w:rPr>
          <w:rFonts w:ascii="宋体" w:hAnsi="宋体" w:hint="eastAsia"/>
        </w:rPr>
        <w:t>光程点的条纹可见度为</w:t>
      </w:r>
      <w:r>
        <w:rPr>
          <w:rFonts w:ascii="宋体" w:hAnsi="宋体" w:hint="eastAsia"/>
        </w:rPr>
        <w:t>X</w:t>
      </w:r>
      <w:r>
        <w:rPr>
          <w:rFonts w:ascii="宋体" w:hAnsi="宋体" w:hint="eastAsia"/>
        </w:rPr>
        <w:t>轴，</w:t>
      </w:r>
      <w:proofErr w:type="gramStart"/>
      <w:r>
        <w:rPr>
          <w:rFonts w:ascii="宋体" w:hAnsi="宋体" w:hint="eastAsia"/>
        </w:rPr>
        <w:t>作出</w:t>
      </w:r>
      <w:proofErr w:type="gramEnd"/>
      <w:r>
        <w:rPr>
          <w:rFonts w:ascii="宋体" w:hAnsi="宋体" w:hint="eastAsia"/>
        </w:rPr>
        <w:t>曲线分析。</w:t>
      </w:r>
    </w:p>
    <w:p w14:paraId="0BD91635" w14:textId="4A0AF4D6" w:rsidR="00F872F8" w:rsidRDefault="00C66D47" w:rsidP="005222CE">
      <w:pPr>
        <w:ind w:firstLineChars="200" w:firstLine="420"/>
        <w:jc w:val="center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3F71DB46" wp14:editId="67D3F92C">
            <wp:extent cx="3606800" cy="2751030"/>
            <wp:effectExtent l="0" t="0" r="0" b="0"/>
            <wp:docPr id="473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16231" cy="275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8624" w14:textId="77777777" w:rsidR="00C66D47" w:rsidRDefault="00C66D47" w:rsidP="005222CE">
      <w:pPr>
        <w:ind w:firstLineChars="200" w:firstLine="420"/>
        <w:jc w:val="center"/>
        <w:rPr>
          <w:rFonts w:ascii="宋体" w:hAnsi="宋体" w:hint="eastAsia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C66D47" w14:paraId="7341998B" w14:textId="77777777" w:rsidTr="00C66D47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ECCD62E" w14:textId="1B5C4F8B" w:rsidR="00C66D47" w:rsidRDefault="00B34389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答：</w:t>
            </w:r>
            <w:r>
              <w:t>该实验结果表明</w:t>
            </w:r>
            <w:r>
              <w:t>0</w:t>
            </w:r>
            <w:r>
              <w:t>光程点的条纹可见度与局部条纹可见度之间存在明显的正相关关系，拟合方程</w:t>
            </w:r>
            <w:r>
              <w:t>y=1.6446x-86.9311</w:t>
            </w:r>
            <w:r>
              <w:t>中正斜率说明当</w:t>
            </w:r>
            <w:r>
              <w:t>0</w:t>
            </w:r>
            <w:r>
              <w:t>光程点处的可见度增加时局部可见度也相应提高，这验证了光源单色性对干涉条纹质量的重要影响。决定系数</w:t>
            </w:r>
            <w:r>
              <w:t>R²=0.5205</w:t>
            </w:r>
            <w:proofErr w:type="gramStart"/>
            <w:r>
              <w:t>表示约</w:t>
            </w:r>
            <w:proofErr w:type="gramEnd"/>
            <w:r>
              <w:t>52%</w:t>
            </w:r>
            <w:r>
              <w:t>的局部可见度变化可由</w:t>
            </w:r>
            <w:r>
              <w:t>0</w:t>
            </w:r>
            <w:r>
              <w:t>光程点可见度解释，相关性为中等强度，数据点的分散可能源于测量误差、激光器工作状态差异和光路稳定性等因素。从物理意义上讲，这说明激光器的相干长度越长即单色性越好，不仅在光程差为零的位置能产生高可见度条纹，在存在光程差的其他位置也能保持较好的干涉效果</w:t>
            </w:r>
          </w:p>
        </w:tc>
      </w:tr>
    </w:tbl>
    <w:p w14:paraId="5373D135" w14:textId="77777777" w:rsidR="00F872F8" w:rsidRDefault="00F872F8" w:rsidP="00B34389">
      <w:pPr>
        <w:rPr>
          <w:rFonts w:ascii="宋体" w:hAnsi="宋体" w:hint="eastAsia"/>
        </w:rPr>
      </w:pPr>
    </w:p>
    <w:p w14:paraId="1D2DB28D" w14:textId="77777777" w:rsidR="00F872F8" w:rsidRDefault="0042147C">
      <w:pPr>
        <w:pStyle w:val="11"/>
        <w:numPr>
          <w:ilvl w:val="0"/>
          <w:numId w:val="6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>
        <w:rPr>
          <w:rFonts w:ascii="宋体" w:eastAsia="宋体" w:hAnsi="宋体" w:cs="宋体"/>
          <w:b/>
          <w:color w:val="000000"/>
          <w:sz w:val="24"/>
          <w:szCs w:val="22"/>
          <w:lang w:bidi="ar"/>
        </w:rPr>
        <w:t>实验思考题</w:t>
      </w:r>
    </w:p>
    <w:p w14:paraId="4B25AFBB" w14:textId="3B833358" w:rsidR="00DD7943" w:rsidRPr="00DD7943" w:rsidRDefault="0042147C" w:rsidP="00DD7943">
      <w:pPr>
        <w:pStyle w:val="11"/>
        <w:numPr>
          <w:ilvl w:val="0"/>
          <w:numId w:val="8"/>
        </w:numPr>
        <w:spacing w:line="276" w:lineRule="auto"/>
        <w:ind w:firstLineChars="0"/>
        <w:rPr>
          <w:rFonts w:hint="eastAsia"/>
        </w:rPr>
      </w:pPr>
      <w:r>
        <w:rPr>
          <w:rFonts w:hint="eastAsia"/>
        </w:rPr>
        <w:t>激光器相干</w:t>
      </w:r>
      <w:r>
        <w:t>长度与</w:t>
      </w:r>
      <w:r>
        <w:rPr>
          <w:rFonts w:hint="eastAsia"/>
        </w:rPr>
        <w:t>干涉</w:t>
      </w:r>
      <w:r>
        <w:t>条纹可见度</w:t>
      </w:r>
      <w:proofErr w:type="gramStart"/>
      <w:r>
        <w:rPr>
          <w:rFonts w:hint="eastAsia"/>
        </w:rPr>
        <w:t>呈什么</w:t>
      </w:r>
      <w:proofErr w:type="gramEnd"/>
      <w:r>
        <w:t>关系？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D7943" w14:paraId="70062F28" w14:textId="77777777" w:rsidTr="00D0573E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FD380EE" w14:textId="3DD0DCF1" w:rsidR="00DD7943" w:rsidRDefault="007853FC" w:rsidP="00A83CAF">
            <w:pPr>
              <w:pStyle w:val="11"/>
              <w:snapToGrid w:val="0"/>
              <w:spacing w:beforeLines="50" w:before="156" w:afterLines="50" w:after="156"/>
              <w:ind w:firstLineChars="0" w:firstLine="0"/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  <w:t>答：</w:t>
            </w:r>
            <w:r>
              <w:t>激光器的相干长度与干涉条纹可见度成正比关系。相干长度越长</w:t>
            </w:r>
            <w:r>
              <w:t>,</w:t>
            </w:r>
            <w:r>
              <w:t>光源的单色性越好</w:t>
            </w:r>
            <w:r>
              <w:t>,</w:t>
            </w:r>
            <w:r>
              <w:t>在较大光程差范围内仍能保持良好的干涉效果</w:t>
            </w:r>
            <w:r>
              <w:t>,</w:t>
            </w:r>
            <w:r>
              <w:t>条纹可见度高。当光程差超过相干长度时</w:t>
            </w:r>
            <w:r>
              <w:t>,</w:t>
            </w:r>
            <w:r>
              <w:t>干涉条纹的可见度会显著下降直至消失。实验中通过改变激光器的工作电压可以改变其单色性和相干长度</w:t>
            </w:r>
            <w:r>
              <w:t>,</w:t>
            </w:r>
            <w:r>
              <w:t>从而直接影响干涉条纹的清晰程度。</w:t>
            </w:r>
          </w:p>
        </w:tc>
      </w:tr>
    </w:tbl>
    <w:p w14:paraId="713133CE" w14:textId="77777777" w:rsidR="00F872F8" w:rsidRDefault="00F872F8">
      <w:pPr>
        <w:pStyle w:val="11"/>
        <w:spacing w:line="276" w:lineRule="auto"/>
        <w:ind w:left="420" w:firstLineChars="0" w:firstLine="0"/>
      </w:pPr>
    </w:p>
    <w:p w14:paraId="335579BB" w14:textId="43449A86" w:rsidR="00DD7943" w:rsidRPr="00DD7943" w:rsidRDefault="0042147C" w:rsidP="00DD7943">
      <w:pPr>
        <w:pStyle w:val="11"/>
        <w:numPr>
          <w:ilvl w:val="0"/>
          <w:numId w:val="8"/>
        </w:numPr>
        <w:spacing w:line="276" w:lineRule="auto"/>
        <w:ind w:firstLineChars="0"/>
        <w:rPr>
          <w:rFonts w:hint="eastAsia"/>
        </w:rPr>
      </w:pPr>
      <w:r>
        <w:rPr>
          <w:rFonts w:hint="eastAsia"/>
        </w:rPr>
        <w:t>当</w:t>
      </w:r>
      <w:bookmarkStart w:id="1" w:name="_Hlk4573451"/>
      <w:r>
        <w:t>两干涉臂的光程差</w:t>
      </w:r>
      <w:r>
        <w:rPr>
          <w:rFonts w:hint="eastAsia"/>
        </w:rPr>
        <w:t>严格</w:t>
      </w:r>
      <w:r>
        <w:t>为零时，相干长度对干涉条纹的可见度</w:t>
      </w:r>
      <w:bookmarkEnd w:id="1"/>
      <w:r>
        <w:t>还会有影响么？</w:t>
      </w:r>
      <w:r>
        <w:rPr>
          <w:rFonts w:hint="eastAsia"/>
        </w:rPr>
        <w:t>当</w:t>
      </w:r>
      <w:r>
        <w:t>两干涉臂的光程差不为零时，实验现象又会是怎样？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D7943" w14:paraId="38A5AC14" w14:textId="77777777" w:rsidTr="00D0573E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12BCEB3" w14:textId="2883A6A8" w:rsidR="00DD7943" w:rsidRDefault="007853FC" w:rsidP="00A83CAF">
            <w:pPr>
              <w:pStyle w:val="11"/>
              <w:snapToGrid w:val="0"/>
              <w:spacing w:beforeLines="50" w:before="156" w:afterLines="50" w:after="156"/>
              <w:ind w:firstLineChars="0" w:firstLine="0"/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  <w:t>答：</w:t>
            </w:r>
            <w:r>
              <w:t>当两干涉臂的光程差严格为零时</w:t>
            </w:r>
            <w:r>
              <w:t>,</w:t>
            </w:r>
            <w:r>
              <w:t>即使光源的相干长度较短</w:t>
            </w:r>
            <w:r>
              <w:t>,</w:t>
            </w:r>
            <w:r>
              <w:t>干涉条纹仍能保持最大的可见度</w:t>
            </w:r>
            <w:r>
              <w:t>,</w:t>
            </w:r>
            <w:r>
              <w:t>此时相干长度对条纹可见度基本没有影响。当两干涉臂的光程差不为零时</w:t>
            </w:r>
            <w:r>
              <w:t>,</w:t>
            </w:r>
            <w:r>
              <w:t>光源的相干长度就会显著影响干涉效果。如果光程差小于相干长度</w:t>
            </w:r>
            <w:r>
              <w:t>,</w:t>
            </w:r>
            <w:r>
              <w:t>仍能观察到清晰的干涉条纹</w:t>
            </w:r>
            <w:r>
              <w:t>;</w:t>
            </w:r>
            <w:r>
              <w:t>如果光程差接近或超过相干长度</w:t>
            </w:r>
            <w:r>
              <w:t>,</w:t>
            </w:r>
            <w:r>
              <w:t>条纹可见度会急剧下降</w:t>
            </w:r>
            <w:r>
              <w:t>,</w:t>
            </w:r>
            <w:r>
              <w:t>出现模糊甚至消失的现象</w:t>
            </w:r>
            <w:r>
              <w:t>,</w:t>
            </w:r>
            <w:r>
              <w:t>这正是光源时间相干性的体现。</w:t>
            </w:r>
          </w:p>
        </w:tc>
      </w:tr>
    </w:tbl>
    <w:p w14:paraId="3C3DE0EF" w14:textId="77777777" w:rsidR="00F872F8" w:rsidRDefault="00F872F8">
      <w:pPr>
        <w:spacing w:line="276" w:lineRule="auto"/>
      </w:pPr>
    </w:p>
    <w:p w14:paraId="2CEAF5E9" w14:textId="77777777" w:rsidR="00F872F8" w:rsidRDefault="00F872F8">
      <w:pPr>
        <w:spacing w:line="276" w:lineRule="auto"/>
      </w:pPr>
    </w:p>
    <w:p w14:paraId="4CE8B141" w14:textId="77777777" w:rsidR="00F872F8" w:rsidRDefault="00F872F8">
      <w:pPr>
        <w:spacing w:line="276" w:lineRule="auto"/>
      </w:pPr>
    </w:p>
    <w:p w14:paraId="15E4DAA4" w14:textId="77777777" w:rsidR="00F872F8" w:rsidRDefault="0042147C">
      <w:pPr>
        <w:widowControl/>
        <w:jc w:val="left"/>
      </w:pPr>
      <w:r>
        <w:br w:type="page"/>
      </w:r>
    </w:p>
    <w:p w14:paraId="07A478C2" w14:textId="77777777" w:rsidR="00F872F8" w:rsidRDefault="00F872F8">
      <w:pPr>
        <w:spacing w:line="276" w:lineRule="auto"/>
      </w:pPr>
    </w:p>
    <w:p w14:paraId="4BB96046" w14:textId="77777777" w:rsidR="00F872F8" w:rsidRDefault="0042147C">
      <w:pPr>
        <w:pStyle w:val="1"/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</w:pPr>
      <w:r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t>实验</w:t>
      </w:r>
      <w:r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  <w:t xml:space="preserve">4 </w:t>
      </w:r>
      <w:r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t>光学器件缺陷的定性检测</w:t>
      </w:r>
    </w:p>
    <w:p w14:paraId="21AF474E" w14:textId="77777777" w:rsidR="00F872F8" w:rsidRDefault="00F872F8">
      <w:pPr>
        <w:rPr>
          <w:lang w:bidi="ar"/>
        </w:rPr>
      </w:pPr>
    </w:p>
    <w:p w14:paraId="5C4F4810" w14:textId="77777777" w:rsidR="00F872F8" w:rsidRDefault="0042147C">
      <w:pPr>
        <w:pStyle w:val="11"/>
        <w:numPr>
          <w:ilvl w:val="0"/>
          <w:numId w:val="9"/>
        </w:numPr>
        <w:ind w:firstLineChars="0"/>
        <w:rPr>
          <w:b/>
          <w:sz w:val="24"/>
          <w:lang w:bidi="ar"/>
        </w:rPr>
      </w:pPr>
      <w:r>
        <w:rPr>
          <w:rFonts w:hint="eastAsia"/>
          <w:b/>
          <w:sz w:val="24"/>
          <w:lang w:bidi="ar"/>
        </w:rPr>
        <w:t>实验操作记录</w:t>
      </w:r>
    </w:p>
    <w:p w14:paraId="688C67A6" w14:textId="77777777" w:rsidR="00F872F8" w:rsidRDefault="0042147C">
      <w:pPr>
        <w:pStyle w:val="11"/>
        <w:numPr>
          <w:ilvl w:val="3"/>
          <w:numId w:val="9"/>
        </w:numPr>
        <w:snapToGrid w:val="0"/>
        <w:spacing w:beforeLines="50" w:before="156" w:afterLines="50" w:after="156"/>
        <w:ind w:left="426" w:firstLineChars="0"/>
        <w:rPr>
          <w:rFonts w:ascii="宋体" w:eastAsia="宋体" w:hAnsi="宋体" w:cs="宋体"/>
          <w:bCs/>
          <w:color w:val="000000"/>
          <w:szCs w:val="21"/>
          <w:lang w:bidi="ar"/>
        </w:rPr>
      </w:pPr>
      <w:r>
        <w:rPr>
          <w:rFonts w:ascii="宋体" w:hAnsi="宋体" w:hint="eastAsia"/>
        </w:rPr>
        <w:t>拍照记录搭建的光路</w:t>
      </w:r>
    </w:p>
    <w:p w14:paraId="6D714356" w14:textId="771D11B1" w:rsidR="00F872F8" w:rsidRDefault="00EC54CD" w:rsidP="00EC54CD">
      <w:pPr>
        <w:jc w:val="center"/>
        <w:rPr>
          <w:b/>
          <w:sz w:val="24"/>
          <w:lang w:bidi="ar"/>
        </w:rPr>
      </w:pPr>
      <w:r w:rsidRPr="00EC54CD">
        <w:rPr>
          <w:b/>
          <w:noProof/>
          <w:sz w:val="24"/>
          <w:lang w:bidi="ar"/>
        </w:rPr>
        <w:drawing>
          <wp:inline distT="0" distB="0" distL="0" distR="0" wp14:anchorId="2CCC9B5E" wp14:editId="24B602DA">
            <wp:extent cx="3848304" cy="2886440"/>
            <wp:effectExtent l="0" t="0" r="0" b="9525"/>
            <wp:docPr id="474" name="图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451" cy="288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139FF" w14:textId="376FEEFF" w:rsidR="00F872F8" w:rsidRDefault="0042147C">
      <w:pPr>
        <w:pStyle w:val="11"/>
        <w:numPr>
          <w:ilvl w:val="3"/>
          <w:numId w:val="9"/>
        </w:numPr>
        <w:ind w:left="426" w:firstLineChars="0"/>
        <w:rPr>
          <w:rFonts w:ascii="宋体" w:hAnsi="宋体"/>
        </w:rPr>
      </w:pPr>
      <w:r>
        <w:rPr>
          <w:rFonts w:ascii="宋体" w:hAnsi="宋体" w:hint="eastAsia"/>
        </w:rPr>
        <w:t>实验步骤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中的“近似明场”拍照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</w:rPr>
        <w:t>截图</w:t>
      </w:r>
    </w:p>
    <w:p w14:paraId="5C307A30" w14:textId="6FA05A63" w:rsidR="00EC54CD" w:rsidRDefault="00EC54CD" w:rsidP="00EC54CD">
      <w:pPr>
        <w:pStyle w:val="11"/>
        <w:ind w:firstLineChars="0" w:firstLine="0"/>
        <w:rPr>
          <w:rFonts w:ascii="宋体" w:hAnsi="宋体" w:hint="eastAsia"/>
        </w:rPr>
      </w:pPr>
      <w:r w:rsidRPr="00A27F5F">
        <w:rPr>
          <w:noProof/>
        </w:rPr>
        <w:drawing>
          <wp:inline distT="0" distB="0" distL="0" distR="0" wp14:anchorId="75B87415" wp14:editId="1434D990">
            <wp:extent cx="5730892" cy="3083477"/>
            <wp:effectExtent l="0" t="0" r="3175" b="3175"/>
            <wp:docPr id="475" name="图片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5733489" cy="308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B9F0" w14:textId="63AA3437" w:rsidR="00F872F8" w:rsidRDefault="00F872F8" w:rsidP="00EC54CD">
      <w:pPr>
        <w:pStyle w:val="11"/>
        <w:ind w:left="426"/>
        <w:jc w:val="center"/>
        <w:rPr>
          <w:rFonts w:ascii="宋体" w:hAnsi="宋体"/>
        </w:rPr>
      </w:pPr>
    </w:p>
    <w:p w14:paraId="690BFEE8" w14:textId="4A8B1D9D" w:rsidR="00F872F8" w:rsidRDefault="00F872F8" w:rsidP="00EC54CD">
      <w:pPr>
        <w:pStyle w:val="11"/>
        <w:ind w:firstLineChars="0" w:firstLine="0"/>
        <w:rPr>
          <w:rFonts w:ascii="宋体" w:hAnsi="宋体"/>
        </w:rPr>
      </w:pPr>
    </w:p>
    <w:p w14:paraId="55FBE1A2" w14:textId="2BA556AC" w:rsidR="00EC54CD" w:rsidRDefault="00EC54CD" w:rsidP="00EC54CD">
      <w:pPr>
        <w:pStyle w:val="11"/>
        <w:ind w:firstLineChars="0" w:firstLine="0"/>
        <w:rPr>
          <w:rFonts w:ascii="宋体" w:hAnsi="宋体"/>
        </w:rPr>
      </w:pPr>
    </w:p>
    <w:p w14:paraId="00FAD3FD" w14:textId="77777777" w:rsidR="00EC54CD" w:rsidRDefault="00EC54CD" w:rsidP="00EC54CD">
      <w:pPr>
        <w:pStyle w:val="11"/>
        <w:ind w:firstLineChars="0" w:firstLine="0"/>
        <w:rPr>
          <w:rFonts w:ascii="宋体" w:hAnsi="宋体" w:hint="eastAsia"/>
        </w:rPr>
      </w:pPr>
    </w:p>
    <w:p w14:paraId="0C3EF881" w14:textId="77777777" w:rsidR="00F872F8" w:rsidRDefault="00F872F8">
      <w:pPr>
        <w:pStyle w:val="11"/>
        <w:ind w:left="426"/>
        <w:rPr>
          <w:rFonts w:ascii="宋体" w:hAnsi="宋体"/>
        </w:rPr>
      </w:pPr>
    </w:p>
    <w:p w14:paraId="66D027C1" w14:textId="77777777" w:rsidR="00F872F8" w:rsidRDefault="0042147C">
      <w:pPr>
        <w:pStyle w:val="11"/>
        <w:numPr>
          <w:ilvl w:val="3"/>
          <w:numId w:val="9"/>
        </w:numPr>
        <w:ind w:left="426" w:firstLineChars="0"/>
        <w:rPr>
          <w:rFonts w:ascii="宋体" w:hAnsi="宋体"/>
        </w:rPr>
      </w:pPr>
      <w:r>
        <w:rPr>
          <w:rFonts w:ascii="宋体" w:hAnsi="宋体" w:hint="eastAsia"/>
        </w:rPr>
        <w:lastRenderedPageBreak/>
        <w:t>实验步骤</w:t>
      </w:r>
      <w:r>
        <w:rPr>
          <w:rFonts w:ascii="宋体" w:hAnsi="宋体" w:hint="eastAsia"/>
        </w:rPr>
        <w:t>5</w:t>
      </w:r>
      <w:r>
        <w:rPr>
          <w:rFonts w:ascii="宋体" w:hAnsi="宋体" w:hint="eastAsia"/>
        </w:rPr>
        <w:t>中插入待测物后的干涉条纹（拍照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</w:rPr>
        <w:t>截图）</w:t>
      </w:r>
    </w:p>
    <w:p w14:paraId="5A920E79" w14:textId="465D818E" w:rsidR="00F872F8" w:rsidRDefault="00EC54CD" w:rsidP="00EC54CD">
      <w:pPr>
        <w:jc w:val="center"/>
        <w:rPr>
          <w:b/>
          <w:sz w:val="24"/>
          <w:lang w:bidi="ar"/>
        </w:rPr>
      </w:pPr>
      <w:r w:rsidRPr="005557DA">
        <w:rPr>
          <w:noProof/>
        </w:rPr>
        <w:drawing>
          <wp:inline distT="0" distB="0" distL="0" distR="0" wp14:anchorId="0C400AF1" wp14:editId="0FF077AD">
            <wp:extent cx="5274310" cy="2652395"/>
            <wp:effectExtent l="0" t="0" r="2540" b="0"/>
            <wp:docPr id="476" name="图片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1F5C" w14:textId="77777777" w:rsidR="00F872F8" w:rsidRDefault="00F872F8">
      <w:pPr>
        <w:rPr>
          <w:b/>
          <w:sz w:val="24"/>
          <w:lang w:bidi="ar"/>
        </w:rPr>
      </w:pPr>
    </w:p>
    <w:p w14:paraId="73B9D95F" w14:textId="77777777" w:rsidR="00F872F8" w:rsidRDefault="00F872F8">
      <w:pPr>
        <w:rPr>
          <w:b/>
          <w:sz w:val="24"/>
          <w:lang w:bidi="ar"/>
        </w:rPr>
      </w:pPr>
    </w:p>
    <w:p w14:paraId="3BD50042" w14:textId="77777777" w:rsidR="00F872F8" w:rsidRDefault="00F872F8">
      <w:pPr>
        <w:rPr>
          <w:b/>
          <w:sz w:val="24"/>
          <w:lang w:bidi="ar"/>
        </w:rPr>
      </w:pPr>
    </w:p>
    <w:p w14:paraId="7577A96F" w14:textId="77777777" w:rsidR="00F872F8" w:rsidRDefault="00F872F8">
      <w:pPr>
        <w:rPr>
          <w:b/>
          <w:sz w:val="24"/>
          <w:lang w:bidi="ar"/>
        </w:rPr>
      </w:pPr>
    </w:p>
    <w:p w14:paraId="0AABEFC7" w14:textId="77777777" w:rsidR="00F872F8" w:rsidRDefault="0042147C">
      <w:pPr>
        <w:pStyle w:val="11"/>
        <w:numPr>
          <w:ilvl w:val="0"/>
          <w:numId w:val="9"/>
        </w:numPr>
        <w:ind w:firstLineChars="0"/>
        <w:rPr>
          <w:b/>
          <w:sz w:val="24"/>
          <w:lang w:bidi="ar"/>
        </w:rPr>
      </w:pPr>
      <w:r>
        <w:rPr>
          <w:rFonts w:hint="eastAsia"/>
          <w:b/>
          <w:sz w:val="24"/>
          <w:lang w:bidi="ar"/>
        </w:rPr>
        <w:t>回答</w:t>
      </w:r>
      <w:r>
        <w:rPr>
          <w:b/>
          <w:sz w:val="24"/>
          <w:lang w:bidi="ar"/>
        </w:rPr>
        <w:t>问题</w:t>
      </w:r>
    </w:p>
    <w:p w14:paraId="011A60DD" w14:textId="77777777" w:rsidR="00F872F8" w:rsidRDefault="00F872F8">
      <w:pPr>
        <w:pStyle w:val="11"/>
        <w:ind w:left="420" w:firstLineChars="0" w:firstLine="0"/>
        <w:rPr>
          <w:b/>
          <w:sz w:val="24"/>
          <w:lang w:bidi="ar"/>
        </w:rPr>
      </w:pPr>
    </w:p>
    <w:p w14:paraId="6C02C145" w14:textId="77777777" w:rsidR="00F872F8" w:rsidRDefault="0042147C">
      <w:pPr>
        <w:numPr>
          <w:ilvl w:val="0"/>
          <w:numId w:val="10"/>
        </w:numPr>
        <w:spacing w:line="276" w:lineRule="auto"/>
        <w:rPr>
          <w:rFonts w:ascii="宋体" w:hAnsi="宋体"/>
        </w:rPr>
      </w:pPr>
      <w:r>
        <w:rPr>
          <w:rFonts w:ascii="宋体" w:hAnsi="宋体" w:hint="eastAsia"/>
        </w:rPr>
        <w:t>步骤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中</w:t>
      </w:r>
      <w:r>
        <w:rPr>
          <w:rFonts w:ascii="宋体" w:hAnsi="宋体"/>
        </w:rPr>
        <w:t>，</w:t>
      </w:r>
      <w:bookmarkStart w:id="2" w:name="_Hlk4512417"/>
      <w:r>
        <w:rPr>
          <w:rFonts w:ascii="宋体" w:hAnsi="宋体" w:hint="eastAsia"/>
        </w:rPr>
        <w:t>不能</w:t>
      </w:r>
      <w:r>
        <w:rPr>
          <w:rFonts w:ascii="宋体" w:hAnsi="宋体"/>
        </w:rPr>
        <w:t>调整至完全</w:t>
      </w:r>
      <w:r>
        <w:rPr>
          <w:rFonts w:ascii="宋体" w:hAnsi="宋体" w:hint="eastAsia"/>
        </w:rPr>
        <w:t>明</w:t>
      </w:r>
      <w:r>
        <w:rPr>
          <w:rFonts w:ascii="宋体" w:hAnsi="宋体"/>
        </w:rPr>
        <w:t>场或暗场</w:t>
      </w:r>
      <w:bookmarkEnd w:id="2"/>
      <w:r>
        <w:rPr>
          <w:rFonts w:ascii="宋体" w:hAnsi="宋体"/>
        </w:rPr>
        <w:t>，对后续的测量有什么影响？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D7943" w14:paraId="3554CD83" w14:textId="77777777" w:rsidTr="00D0573E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6E8A027" w14:textId="00570827" w:rsidR="00DD7943" w:rsidRDefault="007853FC" w:rsidP="007853FC">
            <w:pPr>
              <w:pStyle w:val="11"/>
              <w:tabs>
                <w:tab w:val="left" w:pos="953"/>
              </w:tabs>
              <w:snapToGrid w:val="0"/>
              <w:spacing w:beforeLines="50" w:before="156" w:afterLines="50" w:after="156"/>
              <w:ind w:firstLineChars="0" w:firstLine="0"/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  <w:t>答：</w:t>
            </w:r>
            <w:r>
              <w:t>如果不能调整至完全明场或暗场</w:t>
            </w:r>
            <w:r>
              <w:t>,</w:t>
            </w:r>
            <w:r>
              <w:t>说明两束干涉光的光程差不是波长的整数</w:t>
            </w:r>
            <w:proofErr w:type="gramStart"/>
            <w:r>
              <w:t>倍</w:t>
            </w:r>
            <w:proofErr w:type="gramEnd"/>
            <w:r>
              <w:t>或半整数</w:t>
            </w:r>
            <w:proofErr w:type="gramStart"/>
            <w:r>
              <w:t>倍</w:t>
            </w:r>
            <w:proofErr w:type="gramEnd"/>
            <w:r>
              <w:t>,</w:t>
            </w:r>
            <w:r>
              <w:t>存在一定的相位差。这会使得背景光强不均匀</w:t>
            </w:r>
            <w:r>
              <w:t>,</w:t>
            </w:r>
            <w:r>
              <w:t>影响后续插入待测物时干涉条纹的对比度和可见度。当插入待</w:t>
            </w:r>
            <w:proofErr w:type="gramStart"/>
            <w:r>
              <w:t>测光学</w:t>
            </w:r>
            <w:proofErr w:type="gramEnd"/>
            <w:r>
              <w:t>元件后</w:t>
            </w:r>
            <w:r>
              <w:t>,</w:t>
            </w:r>
            <w:r>
              <w:t>由于背景本身就存在干涉条纹或亮度不均匀性</w:t>
            </w:r>
            <w:r>
              <w:t>,</w:t>
            </w:r>
            <w:r>
              <w:t>会与待测物引入的附加光程差产生的条纹叠加</w:t>
            </w:r>
            <w:r>
              <w:t>,</w:t>
            </w:r>
            <w:r>
              <w:t>使得最终的干涉图样复杂化</w:t>
            </w:r>
            <w:r>
              <w:t>,</w:t>
            </w:r>
            <w:r>
              <w:t>降低测量的准确性和缺陷识别的清晰度。</w:t>
            </w:r>
          </w:p>
        </w:tc>
      </w:tr>
    </w:tbl>
    <w:p w14:paraId="61467256" w14:textId="77777777" w:rsidR="00F872F8" w:rsidRDefault="00F872F8" w:rsidP="007853FC">
      <w:pPr>
        <w:rPr>
          <w:rFonts w:ascii="宋体" w:hAnsi="宋体" w:hint="eastAsia"/>
        </w:rPr>
      </w:pPr>
    </w:p>
    <w:p w14:paraId="669D2654" w14:textId="77777777" w:rsidR="00F872F8" w:rsidRDefault="0042147C">
      <w:pPr>
        <w:numPr>
          <w:ilvl w:val="0"/>
          <w:numId w:val="10"/>
        </w:numPr>
        <w:spacing w:line="276" w:lineRule="auto"/>
        <w:rPr>
          <w:rFonts w:ascii="宋体" w:hAnsi="宋体"/>
        </w:rPr>
      </w:pPr>
      <w:r>
        <w:rPr>
          <w:rFonts w:ascii="宋体" w:hAnsi="宋体" w:hint="eastAsia"/>
        </w:rPr>
        <w:t>步骤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观察</w:t>
      </w:r>
      <w:r>
        <w:rPr>
          <w:rFonts w:ascii="宋体" w:hAnsi="宋体"/>
        </w:rPr>
        <w:t>到类似</w:t>
      </w:r>
      <w:r>
        <w:rPr>
          <w:rFonts w:ascii="宋体" w:hAnsi="宋体" w:hint="eastAsia"/>
        </w:rPr>
        <w:t>“等高线”</w:t>
      </w:r>
      <w:r>
        <w:rPr>
          <w:rFonts w:ascii="宋体" w:hAnsi="宋体"/>
        </w:rPr>
        <w:t>的</w:t>
      </w:r>
      <w:r>
        <w:rPr>
          <w:rFonts w:ascii="宋体" w:hAnsi="宋体" w:hint="eastAsia"/>
        </w:rPr>
        <w:t>干涉图案</w:t>
      </w:r>
      <w:r>
        <w:rPr>
          <w:rFonts w:ascii="宋体" w:hAnsi="宋体"/>
        </w:rPr>
        <w:t>。</w:t>
      </w:r>
      <w:r>
        <w:rPr>
          <w:rFonts w:ascii="宋体" w:hAnsi="宋体" w:hint="eastAsia"/>
        </w:rPr>
        <w:t>请</w:t>
      </w:r>
      <w:r>
        <w:rPr>
          <w:rFonts w:ascii="宋体" w:hAnsi="宋体"/>
        </w:rPr>
        <w:t>解释</w:t>
      </w:r>
      <w:r>
        <w:rPr>
          <w:rFonts w:ascii="宋体" w:hAnsi="宋体" w:hint="eastAsia"/>
        </w:rPr>
        <w:t>这个现象，并</w:t>
      </w:r>
      <w:r>
        <w:rPr>
          <w:rFonts w:ascii="宋体" w:hAnsi="宋体"/>
        </w:rPr>
        <w:t>说明</w:t>
      </w:r>
      <w:r>
        <w:rPr>
          <w:rFonts w:ascii="宋体" w:hAnsi="宋体" w:hint="eastAsia"/>
        </w:rPr>
        <w:t>为</w:t>
      </w:r>
      <w:r>
        <w:rPr>
          <w:rFonts w:ascii="宋体" w:hAnsi="宋体"/>
        </w:rPr>
        <w:t>什么同一干涉条纹</w:t>
      </w:r>
      <w:r>
        <w:rPr>
          <w:rFonts w:ascii="宋体" w:hAnsi="宋体" w:hint="eastAsia"/>
        </w:rPr>
        <w:t>会</w:t>
      </w:r>
      <w:r>
        <w:rPr>
          <w:rFonts w:ascii="宋体" w:hAnsi="宋体"/>
        </w:rPr>
        <w:t>对应相同的高度？</w:t>
      </w:r>
      <w:r>
        <w:rPr>
          <w:rFonts w:ascii="宋体" w:hAnsi="宋体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D7943" w14:paraId="43A66DA9" w14:textId="77777777" w:rsidTr="00D0573E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A49FE1D" w14:textId="1EF639E7" w:rsidR="00DD7943" w:rsidRDefault="007853FC" w:rsidP="007853FC">
            <w:pPr>
              <w:pStyle w:val="11"/>
              <w:snapToGrid w:val="0"/>
              <w:spacing w:beforeLines="50" w:before="156" w:afterLines="50" w:after="156"/>
              <w:ind w:firstLineChars="0" w:firstLine="0"/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  <w:t>答：</w:t>
            </w:r>
            <w:r>
              <w:t>这种类似等高线的干涉图案是</w:t>
            </w:r>
            <w:proofErr w:type="gramStart"/>
            <w:r>
              <w:t>由待测光学</w:t>
            </w:r>
            <w:proofErr w:type="gramEnd"/>
            <w:r>
              <w:t>元件的厚度或折射率不均匀性引起的。当光通过不同厚度或折射率的区域时</w:t>
            </w:r>
            <w:r>
              <w:t>,</w:t>
            </w:r>
            <w:r>
              <w:t>会产生不同的光程差。同一条干涉条纹对应相同的光程差</w:t>
            </w:r>
            <w:r>
              <w:t>,</w:t>
            </w:r>
            <w:r>
              <w:t>而光程差等于几何厚度与折射率的乘积。因此</w:t>
            </w:r>
            <w:r>
              <w:t>,</w:t>
            </w:r>
            <w:r>
              <w:t>对于给定的材料</w:t>
            </w:r>
            <w:r>
              <w:t>,</w:t>
            </w:r>
            <w:r>
              <w:t>同一干涉条纹对应相同的光程</w:t>
            </w:r>
            <w:r>
              <w:t>,</w:t>
            </w:r>
            <w:r>
              <w:t>即对应相同的厚度变化。就像地形图上的等高线连接海拔相同的</w:t>
            </w:r>
            <w:proofErr w:type="gramStart"/>
            <w:r>
              <w:t>点一样</w:t>
            </w:r>
            <w:proofErr w:type="gramEnd"/>
            <w:r>
              <w:t>,</w:t>
            </w:r>
            <w:r>
              <w:t>干涉条纹连接光程相同即厚度相同的点</w:t>
            </w:r>
            <w:r>
              <w:t>,</w:t>
            </w:r>
            <w:r>
              <w:t>条纹的疏密反映了表面起伏的程度。</w:t>
            </w:r>
          </w:p>
        </w:tc>
      </w:tr>
    </w:tbl>
    <w:p w14:paraId="2FFD9A75" w14:textId="77777777" w:rsidR="00F872F8" w:rsidRDefault="00F872F8" w:rsidP="007853FC">
      <w:pPr>
        <w:pStyle w:val="11"/>
        <w:ind w:firstLineChars="0" w:firstLine="0"/>
        <w:rPr>
          <w:rFonts w:ascii="宋体" w:hAnsi="宋体" w:hint="eastAsia"/>
        </w:rPr>
      </w:pPr>
    </w:p>
    <w:p w14:paraId="2F1B44FC" w14:textId="77777777" w:rsidR="00F872F8" w:rsidRDefault="0042147C">
      <w:pPr>
        <w:numPr>
          <w:ilvl w:val="0"/>
          <w:numId w:val="10"/>
        </w:numPr>
        <w:spacing w:line="276" w:lineRule="auto"/>
        <w:rPr>
          <w:rFonts w:ascii="宋体" w:hAnsi="宋体"/>
        </w:rPr>
      </w:pPr>
      <w:r>
        <w:rPr>
          <w:rFonts w:ascii="宋体" w:hAnsi="宋体" w:hint="eastAsia"/>
        </w:rPr>
        <w:t>步骤</w:t>
      </w:r>
      <w:r>
        <w:rPr>
          <w:rFonts w:ascii="宋体" w:hAnsi="宋体" w:hint="eastAsia"/>
        </w:rPr>
        <w:t>5</w:t>
      </w:r>
      <w:r>
        <w:rPr>
          <w:rFonts w:ascii="宋体" w:hAnsi="宋体" w:hint="eastAsia"/>
        </w:rPr>
        <w:t>的干涉</w:t>
      </w:r>
      <w:r>
        <w:rPr>
          <w:rFonts w:ascii="宋体" w:hAnsi="宋体"/>
        </w:rPr>
        <w:t>条纹疏密变化情况</w:t>
      </w:r>
      <w:r>
        <w:rPr>
          <w:rFonts w:ascii="宋体" w:hAnsi="宋体" w:hint="eastAsia"/>
        </w:rPr>
        <w:t>为何能反映出</w:t>
      </w:r>
      <w:r>
        <w:rPr>
          <w:rFonts w:ascii="宋体" w:hAnsi="宋体"/>
        </w:rPr>
        <w:t>光学器件的变化</w:t>
      </w:r>
      <w:r>
        <w:rPr>
          <w:rFonts w:ascii="宋体" w:hAnsi="宋体" w:hint="eastAsia"/>
        </w:rPr>
        <w:t>情况？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D7943" w14:paraId="666367BD" w14:textId="77777777" w:rsidTr="00D0573E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A1F1B35" w14:textId="63565658" w:rsidR="00DD7943" w:rsidRPr="007853FC" w:rsidRDefault="007853FC" w:rsidP="007853FC">
            <w:pPr>
              <w:pStyle w:val="whitespace-normal"/>
              <w:rPr>
                <w:rFonts w:hint="eastAsia"/>
              </w:rPr>
            </w:pPr>
            <w:r>
              <w:rPr>
                <w:rFonts w:hint="eastAsia"/>
                <w:color w:val="000000"/>
                <w:szCs w:val="21"/>
                <w:lang w:bidi="ar"/>
              </w:rPr>
              <w:t>答：</w:t>
            </w:r>
            <w:r>
              <w:t>干涉条纹的疏密直接反映了光程差的变化梯度。当光学器件表面平整度好、折射率均匀时,引入的附加光程差变化平缓,条纹稀疏;当器件存在缺陷如表面不平、内部应力、折射率不均匀等问题时,会导致局部光程差变化剧烈,条纹变密集甚至扭曲。条纹越密集,说明该区域的厚度或折射率变化越快,缺陷越严重。通过分析条纹的分布、间距和形态,可以定性判断光学器件的质量和缺陷位置。</w:t>
            </w:r>
          </w:p>
        </w:tc>
      </w:tr>
    </w:tbl>
    <w:p w14:paraId="44324027" w14:textId="77777777" w:rsidR="00F872F8" w:rsidRDefault="00F872F8">
      <w:pPr>
        <w:spacing w:line="276" w:lineRule="auto"/>
        <w:rPr>
          <w:rFonts w:ascii="宋体" w:hAnsi="宋体" w:hint="eastAsia"/>
        </w:rPr>
      </w:pPr>
    </w:p>
    <w:p w14:paraId="56D3F261" w14:textId="77777777" w:rsidR="00F872F8" w:rsidRDefault="0042147C">
      <w:pPr>
        <w:widowControl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1C0667C1" w14:textId="77777777" w:rsidR="00F872F8" w:rsidRDefault="0042147C">
      <w:pPr>
        <w:pStyle w:val="1"/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</w:pPr>
      <w:r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lastRenderedPageBreak/>
        <w:t>实验</w:t>
      </w:r>
      <w:r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  <w:t xml:space="preserve">5 </w:t>
      </w:r>
      <w:r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t>移相干涉法定量检测光学器件质量</w:t>
      </w:r>
    </w:p>
    <w:p w14:paraId="3CC71BE6" w14:textId="77777777" w:rsidR="00F872F8" w:rsidRDefault="00F872F8">
      <w:pPr>
        <w:rPr>
          <w:b/>
          <w:sz w:val="24"/>
          <w:lang w:bidi="ar"/>
        </w:rPr>
      </w:pPr>
    </w:p>
    <w:p w14:paraId="3D8616A7" w14:textId="77777777" w:rsidR="00F872F8" w:rsidRDefault="00F872F8">
      <w:pPr>
        <w:ind w:firstLine="482"/>
        <w:rPr>
          <w:b/>
          <w:sz w:val="24"/>
          <w:lang w:bidi="ar"/>
        </w:rPr>
      </w:pPr>
    </w:p>
    <w:p w14:paraId="5C1FE52D" w14:textId="77777777" w:rsidR="00F872F8" w:rsidRDefault="0042147C">
      <w:pPr>
        <w:pStyle w:val="11"/>
        <w:numPr>
          <w:ilvl w:val="0"/>
          <w:numId w:val="11"/>
        </w:numPr>
        <w:ind w:firstLineChars="0"/>
        <w:rPr>
          <w:b/>
          <w:sz w:val="24"/>
          <w:lang w:bidi="ar"/>
        </w:rPr>
      </w:pPr>
      <w:r>
        <w:rPr>
          <w:rFonts w:hint="eastAsia"/>
          <w:b/>
          <w:sz w:val="24"/>
          <w:lang w:bidi="ar"/>
        </w:rPr>
        <w:t>实验操作记录</w:t>
      </w:r>
    </w:p>
    <w:p w14:paraId="4EA7C763" w14:textId="77777777" w:rsidR="00F872F8" w:rsidRDefault="0042147C">
      <w:pPr>
        <w:pStyle w:val="11"/>
        <w:numPr>
          <w:ilvl w:val="3"/>
          <w:numId w:val="11"/>
        </w:numPr>
        <w:snapToGrid w:val="0"/>
        <w:spacing w:beforeLines="50" w:before="156" w:afterLines="50" w:after="156"/>
        <w:ind w:left="426" w:firstLineChars="0"/>
        <w:rPr>
          <w:rFonts w:ascii="宋体" w:eastAsia="宋体" w:hAnsi="宋体" w:cs="宋体"/>
          <w:bCs/>
          <w:color w:val="000000"/>
          <w:szCs w:val="21"/>
          <w:lang w:bidi="ar"/>
        </w:rPr>
      </w:pPr>
      <w:r>
        <w:rPr>
          <w:rFonts w:ascii="宋体" w:hAnsi="宋体" w:hint="eastAsia"/>
        </w:rPr>
        <w:t>拍照记录搭建的光路</w:t>
      </w:r>
    </w:p>
    <w:p w14:paraId="15990B37" w14:textId="1D8718A7" w:rsidR="00F872F8" w:rsidRDefault="00EC54CD" w:rsidP="00EC54CD">
      <w:pPr>
        <w:pStyle w:val="11"/>
        <w:ind w:left="142" w:firstLineChars="0" w:firstLine="0"/>
        <w:jc w:val="center"/>
        <w:rPr>
          <w:rFonts w:ascii="宋体" w:hAnsi="宋体"/>
        </w:rPr>
      </w:pPr>
      <w:r w:rsidRPr="00EC54CD">
        <w:rPr>
          <w:rFonts w:ascii="宋体" w:hAnsi="宋体"/>
          <w:noProof/>
        </w:rPr>
        <w:drawing>
          <wp:inline distT="0" distB="0" distL="0" distR="0" wp14:anchorId="077C58A7" wp14:editId="77572D3E">
            <wp:extent cx="3806456" cy="2855051"/>
            <wp:effectExtent l="0" t="0" r="3810" b="2540"/>
            <wp:docPr id="477" name="图片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584" cy="285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0630" w14:textId="77777777" w:rsidR="00F872F8" w:rsidRDefault="00F872F8">
      <w:pPr>
        <w:pStyle w:val="11"/>
        <w:ind w:left="142" w:firstLineChars="0" w:firstLine="0"/>
        <w:rPr>
          <w:rFonts w:ascii="宋体" w:hAnsi="宋体"/>
        </w:rPr>
      </w:pPr>
    </w:p>
    <w:p w14:paraId="380A24AC" w14:textId="160A3AF7" w:rsidR="00F872F8" w:rsidRDefault="0042147C" w:rsidP="00EC54CD">
      <w:pPr>
        <w:pStyle w:val="11"/>
        <w:numPr>
          <w:ilvl w:val="3"/>
          <w:numId w:val="11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实验步骤</w:t>
      </w:r>
      <w:r>
        <w:rPr>
          <w:rFonts w:ascii="宋体" w:hAnsi="宋体" w:hint="eastAsia"/>
        </w:rPr>
        <w:t>3</w:t>
      </w:r>
      <w:r>
        <w:rPr>
          <w:rFonts w:ascii="宋体" w:hAnsi="宋体" w:hint="eastAsia"/>
        </w:rPr>
        <w:t>的相机图像三维图，并作简要分析</w:t>
      </w:r>
    </w:p>
    <w:p w14:paraId="183A7795" w14:textId="7EF7479C" w:rsidR="00EC54CD" w:rsidRDefault="00EC54CD" w:rsidP="00EC54CD">
      <w:pPr>
        <w:pStyle w:val="11"/>
        <w:ind w:firstLineChars="0" w:firstLine="0"/>
        <w:jc w:val="center"/>
        <w:rPr>
          <w:rFonts w:ascii="宋体" w:hAnsi="宋体" w:hint="eastAsia"/>
        </w:rPr>
      </w:pPr>
      <w:r w:rsidRPr="005557DA">
        <w:rPr>
          <w:noProof/>
        </w:rPr>
        <w:drawing>
          <wp:inline distT="0" distB="0" distL="0" distR="0" wp14:anchorId="6F832893" wp14:editId="4DAB6DE3">
            <wp:extent cx="3955311" cy="2224803"/>
            <wp:effectExtent l="0" t="0" r="7620" b="4445"/>
            <wp:docPr id="478" name="图片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982890" cy="224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0573E" w14:paraId="30B7332D" w14:textId="77777777" w:rsidTr="00A83CAF"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E1FB031" w14:textId="52145DD2" w:rsidR="00D0573E" w:rsidRDefault="007853FC" w:rsidP="00A83CAF">
            <w:pPr>
              <w:pStyle w:val="11"/>
              <w:snapToGrid w:val="0"/>
              <w:spacing w:beforeLines="50" w:before="156" w:afterLines="50" w:after="156"/>
              <w:ind w:firstLineChars="0" w:firstLine="0"/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  <w:lang w:bidi="ar"/>
              </w:rPr>
              <w:t>答：</w:t>
            </w:r>
            <w:proofErr w:type="gramStart"/>
            <w:r>
              <w:t>三维图</w:t>
            </w:r>
            <w:proofErr w:type="gramEnd"/>
            <w:r>
              <w:t>直观地显示了待</w:t>
            </w:r>
            <w:proofErr w:type="gramStart"/>
            <w:r>
              <w:t>测光学</w:t>
            </w:r>
            <w:proofErr w:type="gramEnd"/>
            <w:r>
              <w:t>元件的表面形貌或光程分布情况。图中的高度信息代表了相对于参考面的光程差</w:t>
            </w:r>
            <w:r>
              <w:t>,</w:t>
            </w:r>
            <w:r>
              <w:t>颜色或灰度变化反映了表面的起伏。通过移相干涉法</w:t>
            </w:r>
            <w:r>
              <w:t>,</w:t>
            </w:r>
            <w:r>
              <w:t>系统自动采集多幅不同相位的干涉图</w:t>
            </w:r>
            <w:r>
              <w:t>,</w:t>
            </w:r>
            <w:r>
              <w:t>经过算法处理后重建出精确的三维面型数据。从</w:t>
            </w:r>
            <w:proofErr w:type="gramStart"/>
            <w:r>
              <w:t>三维图</w:t>
            </w:r>
            <w:proofErr w:type="gramEnd"/>
            <w:r>
              <w:t>可以清晰看出器件表面的平整度、波纹度、局部缺陷等信息。如果表面呈现规则的平面或球面形态</w:t>
            </w:r>
            <w:r>
              <w:t>,</w:t>
            </w:r>
            <w:r>
              <w:t>说明器件加工质量较好</w:t>
            </w:r>
            <w:r>
              <w:t>;</w:t>
            </w:r>
            <w:r>
              <w:t>如果出现不规则的凸起、凹陷或波动</w:t>
            </w:r>
            <w:r>
              <w:t>,</w:t>
            </w:r>
            <w:r>
              <w:t>则表明存在加工缺陷或内部应力问题</w:t>
            </w:r>
            <w:r>
              <w:t>,</w:t>
            </w:r>
            <w:r>
              <w:t>需要进一步分析其对光学性能的影响。</w:t>
            </w:r>
          </w:p>
        </w:tc>
      </w:tr>
    </w:tbl>
    <w:p w14:paraId="0B7A30B1" w14:textId="77777777" w:rsidR="00F872F8" w:rsidRDefault="00F872F8">
      <w:pPr>
        <w:rPr>
          <w:rFonts w:hint="eastAsia"/>
          <w:b/>
          <w:sz w:val="24"/>
          <w:lang w:bidi="ar"/>
        </w:rPr>
      </w:pPr>
    </w:p>
    <w:p w14:paraId="4CD8143F" w14:textId="77777777" w:rsidR="00F872F8" w:rsidRDefault="00F872F8">
      <w:pPr>
        <w:rPr>
          <w:rFonts w:hint="eastAsia"/>
          <w:lang w:bidi="ar"/>
        </w:rPr>
      </w:pPr>
    </w:p>
    <w:sectPr w:rsidR="00F872F8">
      <w:footerReference w:type="default" r:id="rId585"/>
      <w:pgSz w:w="11906" w:h="16838"/>
      <w:pgMar w:top="1440" w:right="1418" w:bottom="1440" w:left="1418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1FF40" w14:textId="77777777" w:rsidR="0042147C" w:rsidRDefault="0042147C">
      <w:r>
        <w:separator/>
      </w:r>
    </w:p>
  </w:endnote>
  <w:endnote w:type="continuationSeparator" w:id="0">
    <w:p w14:paraId="78B49368" w14:textId="77777777" w:rsidR="0042147C" w:rsidRDefault="00421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7692926"/>
    </w:sdtPr>
    <w:sdtEndPr/>
    <w:sdtContent>
      <w:p w14:paraId="1C6761CD" w14:textId="77777777" w:rsidR="00F872F8" w:rsidRDefault="0042147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51FBEFA" w14:textId="77777777" w:rsidR="00F872F8" w:rsidRDefault="00F872F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2195F" w14:textId="77777777" w:rsidR="0042147C" w:rsidRDefault="0042147C">
      <w:r>
        <w:separator/>
      </w:r>
    </w:p>
  </w:footnote>
  <w:footnote w:type="continuationSeparator" w:id="0">
    <w:p w14:paraId="6A4DA6BB" w14:textId="77777777" w:rsidR="0042147C" w:rsidRDefault="00421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F64BE"/>
    <w:multiLevelType w:val="multilevel"/>
    <w:tmpl w:val="13AF64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5F2D64"/>
    <w:multiLevelType w:val="multilevel"/>
    <w:tmpl w:val="1C5F2D64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3970918"/>
    <w:multiLevelType w:val="multilevel"/>
    <w:tmpl w:val="23970918"/>
    <w:lvl w:ilvl="0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6042770"/>
    <w:multiLevelType w:val="multilevel"/>
    <w:tmpl w:val="2604277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34876C1F"/>
    <w:multiLevelType w:val="multilevel"/>
    <w:tmpl w:val="34876C1F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4225C47"/>
    <w:multiLevelType w:val="multilevel"/>
    <w:tmpl w:val="54225C47"/>
    <w:lvl w:ilvl="0">
      <w:start w:val="1"/>
      <w:numFmt w:val="decimal"/>
      <w:lvlText w:val="%1."/>
      <w:lvlJc w:val="left"/>
      <w:pPr>
        <w:ind w:left="1140" w:hanging="420"/>
      </w:p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5E8B4A99"/>
    <w:multiLevelType w:val="multilevel"/>
    <w:tmpl w:val="5E8B4A99"/>
    <w:lvl w:ilvl="0">
      <w:start w:val="1"/>
      <w:numFmt w:val="decimal"/>
      <w:lvlText w:val="%1."/>
      <w:lvlJc w:val="left"/>
      <w:pPr>
        <w:ind w:left="1005" w:hanging="36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485" w:hanging="420"/>
      </w:pPr>
    </w:lvl>
    <w:lvl w:ilvl="2">
      <w:start w:val="1"/>
      <w:numFmt w:val="lowerRoman"/>
      <w:lvlText w:val="%3."/>
      <w:lvlJc w:val="right"/>
      <w:pPr>
        <w:ind w:left="1905" w:hanging="420"/>
      </w:pPr>
    </w:lvl>
    <w:lvl w:ilvl="3">
      <w:start w:val="1"/>
      <w:numFmt w:val="decimal"/>
      <w:lvlText w:val="%4."/>
      <w:lvlJc w:val="left"/>
      <w:pPr>
        <w:ind w:left="2325" w:hanging="420"/>
      </w:pPr>
    </w:lvl>
    <w:lvl w:ilvl="4">
      <w:start w:val="1"/>
      <w:numFmt w:val="lowerLetter"/>
      <w:lvlText w:val="%5)"/>
      <w:lvlJc w:val="left"/>
      <w:pPr>
        <w:ind w:left="2745" w:hanging="420"/>
      </w:pPr>
    </w:lvl>
    <w:lvl w:ilvl="5">
      <w:start w:val="1"/>
      <w:numFmt w:val="lowerRoman"/>
      <w:lvlText w:val="%6."/>
      <w:lvlJc w:val="right"/>
      <w:pPr>
        <w:ind w:left="3165" w:hanging="420"/>
      </w:pPr>
    </w:lvl>
    <w:lvl w:ilvl="6">
      <w:start w:val="1"/>
      <w:numFmt w:val="decimal"/>
      <w:lvlText w:val="%7."/>
      <w:lvlJc w:val="left"/>
      <w:pPr>
        <w:ind w:left="3585" w:hanging="420"/>
      </w:pPr>
    </w:lvl>
    <w:lvl w:ilvl="7">
      <w:start w:val="1"/>
      <w:numFmt w:val="lowerLetter"/>
      <w:lvlText w:val="%8)"/>
      <w:lvlJc w:val="left"/>
      <w:pPr>
        <w:ind w:left="4005" w:hanging="420"/>
      </w:pPr>
    </w:lvl>
    <w:lvl w:ilvl="8">
      <w:start w:val="1"/>
      <w:numFmt w:val="lowerRoman"/>
      <w:lvlText w:val="%9."/>
      <w:lvlJc w:val="right"/>
      <w:pPr>
        <w:ind w:left="4425" w:hanging="420"/>
      </w:pPr>
    </w:lvl>
  </w:abstractNum>
  <w:abstractNum w:abstractNumId="7" w15:restartNumberingAfterBreak="0">
    <w:nsid w:val="5F2F64D7"/>
    <w:multiLevelType w:val="multilevel"/>
    <w:tmpl w:val="5F2F64D7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3806AE1"/>
    <w:multiLevelType w:val="multilevel"/>
    <w:tmpl w:val="63806AE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7415A94"/>
    <w:multiLevelType w:val="multilevel"/>
    <w:tmpl w:val="77415A9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98A78A0"/>
    <w:multiLevelType w:val="multilevel"/>
    <w:tmpl w:val="798A78A0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10"/>
  </w:num>
  <w:num w:numId="5">
    <w:abstractNumId w:val="5"/>
  </w:num>
  <w:num w:numId="6">
    <w:abstractNumId w:val="4"/>
  </w:num>
  <w:num w:numId="7">
    <w:abstractNumId w:val="7"/>
  </w:num>
  <w:num w:numId="8">
    <w:abstractNumId w:val="8"/>
  </w:num>
  <w:num w:numId="9">
    <w:abstractNumId w:val="1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2F8"/>
    <w:rsid w:val="0042147C"/>
    <w:rsid w:val="004E7A72"/>
    <w:rsid w:val="004F0E92"/>
    <w:rsid w:val="005222CE"/>
    <w:rsid w:val="00741CAF"/>
    <w:rsid w:val="007853FC"/>
    <w:rsid w:val="008354B7"/>
    <w:rsid w:val="00B34389"/>
    <w:rsid w:val="00C66D47"/>
    <w:rsid w:val="00C67BB3"/>
    <w:rsid w:val="00CE23E2"/>
    <w:rsid w:val="00D0573E"/>
    <w:rsid w:val="00DD7943"/>
    <w:rsid w:val="00EC54CD"/>
    <w:rsid w:val="00F8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C13884"/>
  <w15:docId w15:val="{E480C852-4CDB-4924-BDCF-52F2ABD5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/>
      <w:spacing w:line="276" w:lineRule="auto"/>
      <w:jc w:val="center"/>
      <w:outlineLvl w:val="0"/>
    </w:pPr>
    <w:rPr>
      <w:rFonts w:ascii="Cambria" w:eastAsia="宋体" w:hAnsi="Cambria" w:cs="Times New Roman"/>
      <w:b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宋体" w:eastAsia="宋体" w:hAnsi="宋体" w:cs="宋体"/>
      <w:kern w:val="0"/>
      <w:sz w:val="22"/>
      <w:szCs w:val="22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a0"/>
    <w:rPr>
      <w:rFonts w:ascii="Calibri" w:hAnsi="Calibri" w:cs="Calibri" w:hint="default"/>
      <w:color w:val="000000"/>
      <w:sz w:val="22"/>
      <w:szCs w:val="22"/>
    </w:rPr>
  </w:style>
  <w:style w:type="paragraph" w:customStyle="1" w:styleId="msolistparagraph0">
    <w:name w:val="msolistparagraph"/>
    <w:basedOn w:val="a"/>
    <w:pPr>
      <w:ind w:firstLineChars="200" w:firstLine="420"/>
    </w:pPr>
    <w:rPr>
      <w:rFonts w:ascii="等线" w:eastAsia="等线" w:hAnsi="等线" w:cs="Times New Roman" w:hint="eastAsia"/>
      <w:szCs w:val="22"/>
    </w:rPr>
  </w:style>
  <w:style w:type="character" w:customStyle="1" w:styleId="fontstyle01">
    <w:name w:val="fontstyle01"/>
    <w:basedOn w:val="a0"/>
    <w:rPr>
      <w:rFonts w:ascii="宋体" w:eastAsia="宋体" w:hAnsi="宋体" w:cs="宋体" w:hint="eastAsia"/>
      <w:color w:val="000000"/>
      <w:sz w:val="22"/>
      <w:szCs w:val="22"/>
    </w:rPr>
  </w:style>
  <w:style w:type="character" w:customStyle="1" w:styleId="fontstyle11">
    <w:name w:val="fontstyle11"/>
    <w:basedOn w:val="a0"/>
    <w:rPr>
      <w:rFonts w:ascii="宋体" w:eastAsia="宋体" w:hAnsi="宋体" w:cs="宋体" w:hint="eastAsia"/>
      <w:color w:val="000000"/>
      <w:sz w:val="22"/>
      <w:szCs w:val="22"/>
    </w:rPr>
  </w:style>
  <w:style w:type="character" w:customStyle="1" w:styleId="a8">
    <w:name w:val="页眉 字符"/>
    <w:basedOn w:val="a0"/>
    <w:link w:val="a7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正文文本 字符"/>
    <w:basedOn w:val="a0"/>
    <w:link w:val="a3"/>
    <w:uiPriority w:val="1"/>
    <w:rPr>
      <w:rFonts w:ascii="宋体" w:eastAsia="宋体" w:hAnsi="宋体" w:cs="宋体"/>
      <w:sz w:val="22"/>
      <w:szCs w:val="22"/>
    </w:rPr>
  </w:style>
  <w:style w:type="paragraph" w:customStyle="1" w:styleId="12">
    <w:name w:val="无间隔1"/>
    <w:uiPriority w:val="1"/>
    <w:qFormat/>
    <w:rPr>
      <w:sz w:val="22"/>
      <w:szCs w:val="22"/>
    </w:rPr>
  </w:style>
  <w:style w:type="character" w:customStyle="1" w:styleId="10">
    <w:name w:val="标题 1 字符"/>
    <w:basedOn w:val="a0"/>
    <w:link w:val="1"/>
    <w:uiPriority w:val="9"/>
    <w:rPr>
      <w:rFonts w:ascii="Cambria" w:eastAsia="宋体" w:hAnsi="Cambria" w:cs="Times New Roman"/>
      <w:b/>
      <w:sz w:val="28"/>
      <w:szCs w:val="28"/>
    </w:rPr>
  </w:style>
  <w:style w:type="paragraph" w:styleId="aa">
    <w:name w:val="List Paragraph"/>
    <w:basedOn w:val="a"/>
    <w:uiPriority w:val="99"/>
    <w:rsid w:val="00DD7943"/>
    <w:pPr>
      <w:ind w:firstLineChars="200" w:firstLine="420"/>
    </w:pPr>
  </w:style>
  <w:style w:type="paragraph" w:customStyle="1" w:styleId="whitespace-normal">
    <w:name w:val="whitespace-normal"/>
    <w:basedOn w:val="a"/>
    <w:rsid w:val="007853F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5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107.xml"/><Relationship Id="rId21" Type="http://schemas.openxmlformats.org/officeDocument/2006/relationships/customXml" Target="ink/ink12.xml"/><Relationship Id="rId324" Type="http://schemas.openxmlformats.org/officeDocument/2006/relationships/customXml" Target="ink/ink312.xml"/><Relationship Id="rId531" Type="http://schemas.openxmlformats.org/officeDocument/2006/relationships/customXml" Target="ink/ink505.xml"/><Relationship Id="rId170" Type="http://schemas.openxmlformats.org/officeDocument/2006/relationships/customXml" Target="ink/ink159.xml"/><Relationship Id="rId268" Type="http://schemas.openxmlformats.org/officeDocument/2006/relationships/customXml" Target="ink/ink256.xml"/><Relationship Id="rId475" Type="http://schemas.openxmlformats.org/officeDocument/2006/relationships/image" Target="media/image7.wmf"/><Relationship Id="rId32" Type="http://schemas.openxmlformats.org/officeDocument/2006/relationships/customXml" Target="ink/ink23.xml"/><Relationship Id="rId128" Type="http://schemas.openxmlformats.org/officeDocument/2006/relationships/customXml" Target="ink/ink118.xml"/><Relationship Id="rId335" Type="http://schemas.openxmlformats.org/officeDocument/2006/relationships/customXml" Target="ink/ink323.xml"/><Relationship Id="rId542" Type="http://schemas.openxmlformats.org/officeDocument/2006/relationships/customXml" Target="ink/ink516.xml"/><Relationship Id="rId181" Type="http://schemas.openxmlformats.org/officeDocument/2006/relationships/customXml" Target="ink/ink170.xml"/><Relationship Id="rId402" Type="http://schemas.openxmlformats.org/officeDocument/2006/relationships/customXml" Target="ink/ink390.xml"/><Relationship Id="rId279" Type="http://schemas.openxmlformats.org/officeDocument/2006/relationships/customXml" Target="ink/ink267.xml"/><Relationship Id="rId486" Type="http://schemas.openxmlformats.org/officeDocument/2006/relationships/customXml" Target="ink/ink461.xml"/><Relationship Id="rId43" Type="http://schemas.openxmlformats.org/officeDocument/2006/relationships/customXml" Target="ink/ink34.xml"/><Relationship Id="rId139" Type="http://schemas.openxmlformats.org/officeDocument/2006/relationships/customXml" Target="ink/ink129.xml"/><Relationship Id="rId346" Type="http://schemas.openxmlformats.org/officeDocument/2006/relationships/customXml" Target="ink/ink334.xml"/><Relationship Id="rId553" Type="http://schemas.openxmlformats.org/officeDocument/2006/relationships/customXml" Target="ink/ink527.xml"/><Relationship Id="rId192" Type="http://schemas.openxmlformats.org/officeDocument/2006/relationships/customXml" Target="ink/ink181.xml"/><Relationship Id="rId206" Type="http://schemas.openxmlformats.org/officeDocument/2006/relationships/customXml" Target="ink/ink195.xml"/><Relationship Id="rId413" Type="http://schemas.openxmlformats.org/officeDocument/2006/relationships/customXml" Target="ink/ink401.xml"/><Relationship Id="rId497" Type="http://schemas.openxmlformats.org/officeDocument/2006/relationships/customXml" Target="ink/ink471.xml"/><Relationship Id="rId357" Type="http://schemas.openxmlformats.org/officeDocument/2006/relationships/customXml" Target="ink/ink345.xml"/><Relationship Id="rId54" Type="http://schemas.openxmlformats.org/officeDocument/2006/relationships/customXml" Target="ink/ink45.xml"/><Relationship Id="rId217" Type="http://schemas.openxmlformats.org/officeDocument/2006/relationships/customXml" Target="ink/ink206.xml"/><Relationship Id="rId564" Type="http://schemas.openxmlformats.org/officeDocument/2006/relationships/customXml" Target="ink/ink538.xml"/><Relationship Id="rId424" Type="http://schemas.openxmlformats.org/officeDocument/2006/relationships/customXml" Target="ink/ink412.xml"/><Relationship Id="rId270" Type="http://schemas.openxmlformats.org/officeDocument/2006/relationships/customXml" Target="ink/ink258.xml"/><Relationship Id="rId65" Type="http://schemas.openxmlformats.org/officeDocument/2006/relationships/customXml" Target="ink/ink56.xml"/><Relationship Id="rId130" Type="http://schemas.openxmlformats.org/officeDocument/2006/relationships/customXml" Target="ink/ink120.xml"/><Relationship Id="rId368" Type="http://schemas.openxmlformats.org/officeDocument/2006/relationships/customXml" Target="ink/ink356.xml"/><Relationship Id="rId575" Type="http://schemas.openxmlformats.org/officeDocument/2006/relationships/customXml" Target="ink/ink549.xml"/><Relationship Id="rId228" Type="http://schemas.openxmlformats.org/officeDocument/2006/relationships/customXml" Target="ink/ink217.xml"/><Relationship Id="rId435" Type="http://schemas.openxmlformats.org/officeDocument/2006/relationships/customXml" Target="ink/ink423.xml"/><Relationship Id="rId281" Type="http://schemas.openxmlformats.org/officeDocument/2006/relationships/customXml" Target="ink/ink269.xml"/><Relationship Id="rId502" Type="http://schemas.openxmlformats.org/officeDocument/2006/relationships/customXml" Target="ink/ink476.xml"/><Relationship Id="rId76" Type="http://schemas.openxmlformats.org/officeDocument/2006/relationships/customXml" Target="ink/ink67.xml"/><Relationship Id="rId141" Type="http://schemas.openxmlformats.org/officeDocument/2006/relationships/customXml" Target="ink/ink131.xml"/><Relationship Id="rId379" Type="http://schemas.openxmlformats.org/officeDocument/2006/relationships/customXml" Target="ink/ink367.xml"/><Relationship Id="rId586" Type="http://schemas.openxmlformats.org/officeDocument/2006/relationships/fontTable" Target="fontTable.xml"/><Relationship Id="rId7" Type="http://schemas.openxmlformats.org/officeDocument/2006/relationships/endnotes" Target="endnotes.xml"/><Relationship Id="rId239" Type="http://schemas.openxmlformats.org/officeDocument/2006/relationships/customXml" Target="ink/ink228.xml"/><Relationship Id="rId446" Type="http://schemas.openxmlformats.org/officeDocument/2006/relationships/customXml" Target="ink/ink434.xml"/><Relationship Id="rId250" Type="http://schemas.openxmlformats.org/officeDocument/2006/relationships/customXml" Target="ink/ink239.xml"/><Relationship Id="rId292" Type="http://schemas.openxmlformats.org/officeDocument/2006/relationships/customXml" Target="ink/ink280.xml"/><Relationship Id="rId306" Type="http://schemas.openxmlformats.org/officeDocument/2006/relationships/customXml" Target="ink/ink294.xml"/><Relationship Id="rId488" Type="http://schemas.openxmlformats.org/officeDocument/2006/relationships/customXml" Target="ink/ink462.xml"/><Relationship Id="rId45" Type="http://schemas.openxmlformats.org/officeDocument/2006/relationships/customXml" Target="ink/ink36.xml"/><Relationship Id="rId87" Type="http://schemas.openxmlformats.org/officeDocument/2006/relationships/customXml" Target="ink/ink77.xml"/><Relationship Id="rId110" Type="http://schemas.openxmlformats.org/officeDocument/2006/relationships/customXml" Target="ink/ink100.xml"/><Relationship Id="rId348" Type="http://schemas.openxmlformats.org/officeDocument/2006/relationships/customXml" Target="ink/ink336.xml"/><Relationship Id="rId513" Type="http://schemas.openxmlformats.org/officeDocument/2006/relationships/customXml" Target="ink/ink487.xml"/><Relationship Id="rId555" Type="http://schemas.openxmlformats.org/officeDocument/2006/relationships/customXml" Target="ink/ink529.xml"/><Relationship Id="rId152" Type="http://schemas.openxmlformats.org/officeDocument/2006/relationships/customXml" Target="ink/ink142.xml"/><Relationship Id="rId194" Type="http://schemas.openxmlformats.org/officeDocument/2006/relationships/customXml" Target="ink/ink183.xml"/><Relationship Id="rId208" Type="http://schemas.openxmlformats.org/officeDocument/2006/relationships/customXml" Target="ink/ink197.xml"/><Relationship Id="rId415" Type="http://schemas.openxmlformats.org/officeDocument/2006/relationships/customXml" Target="ink/ink403.xml"/><Relationship Id="rId457" Type="http://schemas.openxmlformats.org/officeDocument/2006/relationships/customXml" Target="ink/ink445.xml"/><Relationship Id="rId261" Type="http://schemas.openxmlformats.org/officeDocument/2006/relationships/customXml" Target="ink/ink250.xml"/><Relationship Id="rId499" Type="http://schemas.openxmlformats.org/officeDocument/2006/relationships/customXml" Target="ink/ink473.xml"/><Relationship Id="rId14" Type="http://schemas.openxmlformats.org/officeDocument/2006/relationships/customXml" Target="ink/ink5.xml"/><Relationship Id="rId56" Type="http://schemas.openxmlformats.org/officeDocument/2006/relationships/customXml" Target="ink/ink47.xml"/><Relationship Id="rId317" Type="http://schemas.openxmlformats.org/officeDocument/2006/relationships/customXml" Target="ink/ink305.xml"/><Relationship Id="rId359" Type="http://schemas.openxmlformats.org/officeDocument/2006/relationships/customXml" Target="ink/ink347.xml"/><Relationship Id="rId524" Type="http://schemas.openxmlformats.org/officeDocument/2006/relationships/customXml" Target="ink/ink498.xml"/><Relationship Id="rId566" Type="http://schemas.openxmlformats.org/officeDocument/2006/relationships/customXml" Target="ink/ink540.xml"/><Relationship Id="rId98" Type="http://schemas.openxmlformats.org/officeDocument/2006/relationships/customXml" Target="ink/ink88.xml"/><Relationship Id="rId121" Type="http://schemas.openxmlformats.org/officeDocument/2006/relationships/customXml" Target="ink/ink111.xml"/><Relationship Id="rId163" Type="http://schemas.openxmlformats.org/officeDocument/2006/relationships/customXml" Target="ink/ink152.xml"/><Relationship Id="rId219" Type="http://schemas.openxmlformats.org/officeDocument/2006/relationships/customXml" Target="ink/ink208.xml"/><Relationship Id="rId370" Type="http://schemas.openxmlformats.org/officeDocument/2006/relationships/customXml" Target="ink/ink358.xml"/><Relationship Id="rId426" Type="http://schemas.openxmlformats.org/officeDocument/2006/relationships/customXml" Target="ink/ink414.xml"/><Relationship Id="rId230" Type="http://schemas.openxmlformats.org/officeDocument/2006/relationships/customXml" Target="ink/ink219.xml"/><Relationship Id="rId468" Type="http://schemas.openxmlformats.org/officeDocument/2006/relationships/customXml" Target="ink/ink456.xml"/><Relationship Id="rId25" Type="http://schemas.openxmlformats.org/officeDocument/2006/relationships/customXml" Target="ink/ink16.xml"/><Relationship Id="rId67" Type="http://schemas.openxmlformats.org/officeDocument/2006/relationships/customXml" Target="ink/ink58.xml"/><Relationship Id="rId272" Type="http://schemas.openxmlformats.org/officeDocument/2006/relationships/customXml" Target="ink/ink260.xml"/><Relationship Id="rId328" Type="http://schemas.openxmlformats.org/officeDocument/2006/relationships/customXml" Target="ink/ink316.xml"/><Relationship Id="rId535" Type="http://schemas.openxmlformats.org/officeDocument/2006/relationships/customXml" Target="ink/ink509.xml"/><Relationship Id="rId577" Type="http://schemas.openxmlformats.org/officeDocument/2006/relationships/customXml" Target="ink/ink551.xml"/><Relationship Id="rId132" Type="http://schemas.openxmlformats.org/officeDocument/2006/relationships/customXml" Target="ink/ink122.xml"/><Relationship Id="rId174" Type="http://schemas.openxmlformats.org/officeDocument/2006/relationships/customXml" Target="ink/ink163.xml"/><Relationship Id="rId381" Type="http://schemas.openxmlformats.org/officeDocument/2006/relationships/customXml" Target="ink/ink369.xml"/><Relationship Id="rId241" Type="http://schemas.openxmlformats.org/officeDocument/2006/relationships/customXml" Target="ink/ink230.xml"/><Relationship Id="rId437" Type="http://schemas.openxmlformats.org/officeDocument/2006/relationships/customXml" Target="ink/ink425.xml"/><Relationship Id="rId479" Type="http://schemas.openxmlformats.org/officeDocument/2006/relationships/oleObject" Target="embeddings/oleObject3.bin"/><Relationship Id="rId36" Type="http://schemas.openxmlformats.org/officeDocument/2006/relationships/customXml" Target="ink/ink27.xml"/><Relationship Id="rId283" Type="http://schemas.openxmlformats.org/officeDocument/2006/relationships/customXml" Target="ink/ink271.xml"/><Relationship Id="rId339" Type="http://schemas.openxmlformats.org/officeDocument/2006/relationships/customXml" Target="ink/ink327.xml"/><Relationship Id="rId490" Type="http://schemas.openxmlformats.org/officeDocument/2006/relationships/customXml" Target="ink/ink464.xml"/><Relationship Id="rId504" Type="http://schemas.openxmlformats.org/officeDocument/2006/relationships/customXml" Target="ink/ink478.xml"/><Relationship Id="rId546" Type="http://schemas.openxmlformats.org/officeDocument/2006/relationships/customXml" Target="ink/ink520.xml"/><Relationship Id="rId78" Type="http://schemas.openxmlformats.org/officeDocument/2006/relationships/customXml" Target="ink/ink69.xml"/><Relationship Id="rId101" Type="http://schemas.openxmlformats.org/officeDocument/2006/relationships/customXml" Target="ink/ink91.xml"/><Relationship Id="rId143" Type="http://schemas.openxmlformats.org/officeDocument/2006/relationships/customXml" Target="ink/ink133.xml"/><Relationship Id="rId185" Type="http://schemas.openxmlformats.org/officeDocument/2006/relationships/customXml" Target="ink/ink174.xml"/><Relationship Id="rId350" Type="http://schemas.openxmlformats.org/officeDocument/2006/relationships/customXml" Target="ink/ink338.xml"/><Relationship Id="rId406" Type="http://schemas.openxmlformats.org/officeDocument/2006/relationships/customXml" Target="ink/ink394.xml"/><Relationship Id="rId9" Type="http://schemas.openxmlformats.org/officeDocument/2006/relationships/image" Target="media/image2.jpeg"/><Relationship Id="rId210" Type="http://schemas.openxmlformats.org/officeDocument/2006/relationships/customXml" Target="ink/ink199.xml"/><Relationship Id="rId392" Type="http://schemas.openxmlformats.org/officeDocument/2006/relationships/customXml" Target="ink/ink380.xml"/><Relationship Id="rId448" Type="http://schemas.openxmlformats.org/officeDocument/2006/relationships/customXml" Target="ink/ink436.xml"/><Relationship Id="rId252" Type="http://schemas.openxmlformats.org/officeDocument/2006/relationships/customXml" Target="ink/ink241.xml"/><Relationship Id="rId294" Type="http://schemas.openxmlformats.org/officeDocument/2006/relationships/customXml" Target="ink/ink282.xml"/><Relationship Id="rId308" Type="http://schemas.openxmlformats.org/officeDocument/2006/relationships/customXml" Target="ink/ink296.xml"/><Relationship Id="rId515" Type="http://schemas.openxmlformats.org/officeDocument/2006/relationships/customXml" Target="ink/ink489.xml"/><Relationship Id="rId47" Type="http://schemas.openxmlformats.org/officeDocument/2006/relationships/customXml" Target="ink/ink38.xml"/><Relationship Id="rId89" Type="http://schemas.openxmlformats.org/officeDocument/2006/relationships/customXml" Target="ink/ink79.xml"/><Relationship Id="rId112" Type="http://schemas.openxmlformats.org/officeDocument/2006/relationships/customXml" Target="ink/ink102.xml"/><Relationship Id="rId154" Type="http://schemas.openxmlformats.org/officeDocument/2006/relationships/customXml" Target="ink/ink144.xml"/><Relationship Id="rId361" Type="http://schemas.openxmlformats.org/officeDocument/2006/relationships/customXml" Target="ink/ink349.xml"/><Relationship Id="rId557" Type="http://schemas.openxmlformats.org/officeDocument/2006/relationships/customXml" Target="ink/ink531.xml"/><Relationship Id="rId196" Type="http://schemas.openxmlformats.org/officeDocument/2006/relationships/customXml" Target="ink/ink185.xml"/><Relationship Id="rId417" Type="http://schemas.openxmlformats.org/officeDocument/2006/relationships/customXml" Target="ink/ink405.xml"/><Relationship Id="rId459" Type="http://schemas.openxmlformats.org/officeDocument/2006/relationships/customXml" Target="ink/ink447.xml"/><Relationship Id="rId16" Type="http://schemas.openxmlformats.org/officeDocument/2006/relationships/customXml" Target="ink/ink7.xml"/><Relationship Id="rId221" Type="http://schemas.openxmlformats.org/officeDocument/2006/relationships/customXml" Target="ink/ink210.xml"/><Relationship Id="rId263" Type="http://schemas.openxmlformats.org/officeDocument/2006/relationships/customXml" Target="ink/ink252.xml"/><Relationship Id="rId319" Type="http://schemas.openxmlformats.org/officeDocument/2006/relationships/customXml" Target="ink/ink307.xml"/><Relationship Id="rId470" Type="http://schemas.openxmlformats.org/officeDocument/2006/relationships/customXml" Target="ink/ink458.xml"/><Relationship Id="rId526" Type="http://schemas.openxmlformats.org/officeDocument/2006/relationships/customXml" Target="ink/ink500.xml"/><Relationship Id="rId58" Type="http://schemas.openxmlformats.org/officeDocument/2006/relationships/customXml" Target="ink/ink49.xml"/><Relationship Id="rId123" Type="http://schemas.openxmlformats.org/officeDocument/2006/relationships/customXml" Target="ink/ink113.xml"/><Relationship Id="rId330" Type="http://schemas.openxmlformats.org/officeDocument/2006/relationships/customXml" Target="ink/ink318.xml"/><Relationship Id="rId568" Type="http://schemas.openxmlformats.org/officeDocument/2006/relationships/customXml" Target="ink/ink542.xml"/><Relationship Id="rId165" Type="http://schemas.openxmlformats.org/officeDocument/2006/relationships/customXml" Target="ink/ink154.xml"/><Relationship Id="rId372" Type="http://schemas.openxmlformats.org/officeDocument/2006/relationships/customXml" Target="ink/ink360.xml"/><Relationship Id="rId428" Type="http://schemas.openxmlformats.org/officeDocument/2006/relationships/customXml" Target="ink/ink416.xml"/><Relationship Id="rId232" Type="http://schemas.openxmlformats.org/officeDocument/2006/relationships/customXml" Target="ink/ink221.xml"/><Relationship Id="rId274" Type="http://schemas.openxmlformats.org/officeDocument/2006/relationships/customXml" Target="ink/ink262.xml"/><Relationship Id="rId481" Type="http://schemas.openxmlformats.org/officeDocument/2006/relationships/oleObject" Target="embeddings/oleObject5.bin"/><Relationship Id="rId27" Type="http://schemas.openxmlformats.org/officeDocument/2006/relationships/customXml" Target="ink/ink18.xml"/><Relationship Id="rId69" Type="http://schemas.openxmlformats.org/officeDocument/2006/relationships/customXml" Target="ink/ink60.xml"/><Relationship Id="rId134" Type="http://schemas.openxmlformats.org/officeDocument/2006/relationships/customXml" Target="ink/ink124.xml"/><Relationship Id="rId537" Type="http://schemas.openxmlformats.org/officeDocument/2006/relationships/customXml" Target="ink/ink511.xml"/><Relationship Id="rId579" Type="http://schemas.openxmlformats.org/officeDocument/2006/relationships/image" Target="media/image15.png"/><Relationship Id="rId80" Type="http://schemas.openxmlformats.org/officeDocument/2006/relationships/customXml" Target="ink/ink71.xml"/><Relationship Id="rId176" Type="http://schemas.openxmlformats.org/officeDocument/2006/relationships/customXml" Target="ink/ink165.xml"/><Relationship Id="rId341" Type="http://schemas.openxmlformats.org/officeDocument/2006/relationships/customXml" Target="ink/ink329.xml"/><Relationship Id="rId383" Type="http://schemas.openxmlformats.org/officeDocument/2006/relationships/customXml" Target="ink/ink371.xml"/><Relationship Id="rId439" Type="http://schemas.openxmlformats.org/officeDocument/2006/relationships/customXml" Target="ink/ink427.xml"/><Relationship Id="rId201" Type="http://schemas.openxmlformats.org/officeDocument/2006/relationships/customXml" Target="ink/ink190.xml"/><Relationship Id="rId243" Type="http://schemas.openxmlformats.org/officeDocument/2006/relationships/customXml" Target="ink/ink232.xml"/><Relationship Id="rId285" Type="http://schemas.openxmlformats.org/officeDocument/2006/relationships/customXml" Target="ink/ink273.xml"/><Relationship Id="rId450" Type="http://schemas.openxmlformats.org/officeDocument/2006/relationships/customXml" Target="ink/ink438.xml"/><Relationship Id="rId506" Type="http://schemas.openxmlformats.org/officeDocument/2006/relationships/customXml" Target="ink/ink480.xml"/><Relationship Id="rId38" Type="http://schemas.openxmlformats.org/officeDocument/2006/relationships/customXml" Target="ink/ink29.xml"/><Relationship Id="rId103" Type="http://schemas.openxmlformats.org/officeDocument/2006/relationships/customXml" Target="ink/ink93.xml"/><Relationship Id="rId310" Type="http://schemas.openxmlformats.org/officeDocument/2006/relationships/customXml" Target="ink/ink298.xml"/><Relationship Id="rId492" Type="http://schemas.openxmlformats.org/officeDocument/2006/relationships/customXml" Target="ink/ink466.xml"/><Relationship Id="rId548" Type="http://schemas.openxmlformats.org/officeDocument/2006/relationships/customXml" Target="ink/ink522.xml"/><Relationship Id="rId91" Type="http://schemas.openxmlformats.org/officeDocument/2006/relationships/customXml" Target="ink/ink81.xml"/><Relationship Id="rId145" Type="http://schemas.openxmlformats.org/officeDocument/2006/relationships/customXml" Target="ink/ink135.xml"/><Relationship Id="rId187" Type="http://schemas.openxmlformats.org/officeDocument/2006/relationships/customXml" Target="ink/ink176.xml"/><Relationship Id="rId352" Type="http://schemas.openxmlformats.org/officeDocument/2006/relationships/customXml" Target="ink/ink340.xml"/><Relationship Id="rId394" Type="http://schemas.openxmlformats.org/officeDocument/2006/relationships/customXml" Target="ink/ink382.xml"/><Relationship Id="rId408" Type="http://schemas.openxmlformats.org/officeDocument/2006/relationships/customXml" Target="ink/ink396.xml"/><Relationship Id="rId212" Type="http://schemas.openxmlformats.org/officeDocument/2006/relationships/customXml" Target="ink/ink201.xml"/><Relationship Id="rId254" Type="http://schemas.openxmlformats.org/officeDocument/2006/relationships/customXml" Target="ink/ink243.xml"/><Relationship Id="rId49" Type="http://schemas.openxmlformats.org/officeDocument/2006/relationships/customXml" Target="ink/ink40.xml"/><Relationship Id="rId114" Type="http://schemas.openxmlformats.org/officeDocument/2006/relationships/customXml" Target="ink/ink104.xml"/><Relationship Id="rId296" Type="http://schemas.openxmlformats.org/officeDocument/2006/relationships/customXml" Target="ink/ink284.xml"/><Relationship Id="rId461" Type="http://schemas.openxmlformats.org/officeDocument/2006/relationships/customXml" Target="ink/ink449.xml"/><Relationship Id="rId517" Type="http://schemas.openxmlformats.org/officeDocument/2006/relationships/customXml" Target="ink/ink491.xml"/><Relationship Id="rId559" Type="http://schemas.openxmlformats.org/officeDocument/2006/relationships/customXml" Target="ink/ink533.xml"/><Relationship Id="rId60" Type="http://schemas.openxmlformats.org/officeDocument/2006/relationships/customXml" Target="ink/ink51.xml"/><Relationship Id="rId156" Type="http://schemas.openxmlformats.org/officeDocument/2006/relationships/customXml" Target="ink/ink146.xml"/><Relationship Id="rId198" Type="http://schemas.openxmlformats.org/officeDocument/2006/relationships/customXml" Target="ink/ink187.xml"/><Relationship Id="rId321" Type="http://schemas.openxmlformats.org/officeDocument/2006/relationships/customXml" Target="ink/ink309.xml"/><Relationship Id="rId363" Type="http://schemas.openxmlformats.org/officeDocument/2006/relationships/customXml" Target="ink/ink351.xml"/><Relationship Id="rId419" Type="http://schemas.openxmlformats.org/officeDocument/2006/relationships/customXml" Target="ink/ink407.xml"/><Relationship Id="rId570" Type="http://schemas.openxmlformats.org/officeDocument/2006/relationships/customXml" Target="ink/ink544.xml"/><Relationship Id="rId223" Type="http://schemas.openxmlformats.org/officeDocument/2006/relationships/customXml" Target="ink/ink212.xml"/><Relationship Id="rId430" Type="http://schemas.openxmlformats.org/officeDocument/2006/relationships/customXml" Target="ink/ink418.xml"/><Relationship Id="rId18" Type="http://schemas.openxmlformats.org/officeDocument/2006/relationships/customXml" Target="ink/ink9.xml"/><Relationship Id="rId265" Type="http://schemas.openxmlformats.org/officeDocument/2006/relationships/customXml" Target="ink/ink254.xml"/><Relationship Id="rId472" Type="http://schemas.openxmlformats.org/officeDocument/2006/relationships/customXml" Target="ink/ink460.xml"/><Relationship Id="rId528" Type="http://schemas.openxmlformats.org/officeDocument/2006/relationships/customXml" Target="ink/ink502.xml"/><Relationship Id="rId125" Type="http://schemas.openxmlformats.org/officeDocument/2006/relationships/customXml" Target="ink/ink115.xml"/><Relationship Id="rId167" Type="http://schemas.openxmlformats.org/officeDocument/2006/relationships/customXml" Target="ink/ink156.xml"/><Relationship Id="rId332" Type="http://schemas.openxmlformats.org/officeDocument/2006/relationships/customXml" Target="ink/ink320.xml"/><Relationship Id="rId374" Type="http://schemas.openxmlformats.org/officeDocument/2006/relationships/customXml" Target="ink/ink362.xml"/><Relationship Id="rId581" Type="http://schemas.openxmlformats.org/officeDocument/2006/relationships/image" Target="media/image17.png"/><Relationship Id="rId71" Type="http://schemas.openxmlformats.org/officeDocument/2006/relationships/customXml" Target="ink/ink62.xml"/><Relationship Id="rId234" Type="http://schemas.openxmlformats.org/officeDocument/2006/relationships/customXml" Target="ink/ink223.xml"/><Relationship Id="rId2" Type="http://schemas.openxmlformats.org/officeDocument/2006/relationships/numbering" Target="numbering.xml"/><Relationship Id="rId29" Type="http://schemas.openxmlformats.org/officeDocument/2006/relationships/customXml" Target="ink/ink20.xml"/><Relationship Id="rId276" Type="http://schemas.openxmlformats.org/officeDocument/2006/relationships/customXml" Target="ink/ink264.xml"/><Relationship Id="rId441" Type="http://schemas.openxmlformats.org/officeDocument/2006/relationships/customXml" Target="ink/ink429.xml"/><Relationship Id="rId483" Type="http://schemas.openxmlformats.org/officeDocument/2006/relationships/image" Target="media/image11.png"/><Relationship Id="rId539" Type="http://schemas.openxmlformats.org/officeDocument/2006/relationships/customXml" Target="ink/ink513.xml"/><Relationship Id="rId40" Type="http://schemas.openxmlformats.org/officeDocument/2006/relationships/customXml" Target="ink/ink31.xml"/><Relationship Id="rId136" Type="http://schemas.openxmlformats.org/officeDocument/2006/relationships/customXml" Target="ink/ink126.xml"/><Relationship Id="rId178" Type="http://schemas.openxmlformats.org/officeDocument/2006/relationships/customXml" Target="ink/ink167.xml"/><Relationship Id="rId301" Type="http://schemas.openxmlformats.org/officeDocument/2006/relationships/customXml" Target="ink/ink289.xml"/><Relationship Id="rId343" Type="http://schemas.openxmlformats.org/officeDocument/2006/relationships/customXml" Target="ink/ink331.xml"/><Relationship Id="rId550" Type="http://schemas.openxmlformats.org/officeDocument/2006/relationships/customXml" Target="ink/ink524.xml"/><Relationship Id="rId82" Type="http://schemas.openxmlformats.org/officeDocument/2006/relationships/customXml" Target="ink/ink73.xml"/><Relationship Id="rId203" Type="http://schemas.openxmlformats.org/officeDocument/2006/relationships/customXml" Target="ink/ink192.xml"/><Relationship Id="rId385" Type="http://schemas.openxmlformats.org/officeDocument/2006/relationships/customXml" Target="ink/ink373.xml"/><Relationship Id="rId245" Type="http://schemas.openxmlformats.org/officeDocument/2006/relationships/customXml" Target="ink/ink234.xml"/><Relationship Id="rId287" Type="http://schemas.openxmlformats.org/officeDocument/2006/relationships/customXml" Target="ink/ink275.xml"/><Relationship Id="rId410" Type="http://schemas.openxmlformats.org/officeDocument/2006/relationships/customXml" Target="ink/ink398.xml"/><Relationship Id="rId452" Type="http://schemas.openxmlformats.org/officeDocument/2006/relationships/customXml" Target="ink/ink440.xml"/><Relationship Id="rId494" Type="http://schemas.openxmlformats.org/officeDocument/2006/relationships/customXml" Target="ink/ink468.xml"/><Relationship Id="rId508" Type="http://schemas.openxmlformats.org/officeDocument/2006/relationships/customXml" Target="ink/ink482.xml"/><Relationship Id="rId105" Type="http://schemas.openxmlformats.org/officeDocument/2006/relationships/customXml" Target="ink/ink95.xml"/><Relationship Id="rId147" Type="http://schemas.openxmlformats.org/officeDocument/2006/relationships/customXml" Target="ink/ink137.xml"/><Relationship Id="rId312" Type="http://schemas.openxmlformats.org/officeDocument/2006/relationships/customXml" Target="ink/ink300.xml"/><Relationship Id="rId354" Type="http://schemas.openxmlformats.org/officeDocument/2006/relationships/customXml" Target="ink/ink342.xml"/><Relationship Id="rId51" Type="http://schemas.openxmlformats.org/officeDocument/2006/relationships/customXml" Target="ink/ink42.xml"/><Relationship Id="rId93" Type="http://schemas.openxmlformats.org/officeDocument/2006/relationships/customXml" Target="ink/ink83.xml"/><Relationship Id="rId189" Type="http://schemas.openxmlformats.org/officeDocument/2006/relationships/customXml" Target="ink/ink178.xml"/><Relationship Id="rId396" Type="http://schemas.openxmlformats.org/officeDocument/2006/relationships/customXml" Target="ink/ink384.xml"/><Relationship Id="rId561" Type="http://schemas.openxmlformats.org/officeDocument/2006/relationships/customXml" Target="ink/ink535.xml"/><Relationship Id="rId214" Type="http://schemas.openxmlformats.org/officeDocument/2006/relationships/customXml" Target="ink/ink203.xml"/><Relationship Id="rId256" Type="http://schemas.openxmlformats.org/officeDocument/2006/relationships/customXml" Target="ink/ink245.xml"/><Relationship Id="rId298" Type="http://schemas.openxmlformats.org/officeDocument/2006/relationships/customXml" Target="ink/ink286.xml"/><Relationship Id="rId421" Type="http://schemas.openxmlformats.org/officeDocument/2006/relationships/customXml" Target="ink/ink409.xml"/><Relationship Id="rId463" Type="http://schemas.openxmlformats.org/officeDocument/2006/relationships/customXml" Target="ink/ink451.xml"/><Relationship Id="rId519" Type="http://schemas.openxmlformats.org/officeDocument/2006/relationships/customXml" Target="ink/ink493.xml"/><Relationship Id="rId116" Type="http://schemas.openxmlformats.org/officeDocument/2006/relationships/customXml" Target="ink/ink106.xml"/><Relationship Id="rId158" Type="http://schemas.openxmlformats.org/officeDocument/2006/relationships/customXml" Target="ink/ink148.xml"/><Relationship Id="rId323" Type="http://schemas.openxmlformats.org/officeDocument/2006/relationships/customXml" Target="ink/ink311.xml"/><Relationship Id="rId530" Type="http://schemas.openxmlformats.org/officeDocument/2006/relationships/customXml" Target="ink/ink504.xml"/><Relationship Id="rId20" Type="http://schemas.openxmlformats.org/officeDocument/2006/relationships/customXml" Target="ink/ink11.xml"/><Relationship Id="rId62" Type="http://schemas.openxmlformats.org/officeDocument/2006/relationships/customXml" Target="ink/ink53.xml"/><Relationship Id="rId365" Type="http://schemas.openxmlformats.org/officeDocument/2006/relationships/customXml" Target="ink/ink353.xml"/><Relationship Id="rId572" Type="http://schemas.openxmlformats.org/officeDocument/2006/relationships/customXml" Target="ink/ink546.xml"/><Relationship Id="rId225" Type="http://schemas.openxmlformats.org/officeDocument/2006/relationships/customXml" Target="ink/ink214.xml"/><Relationship Id="rId267" Type="http://schemas.openxmlformats.org/officeDocument/2006/relationships/customXml" Target="ink/ink255.xml"/><Relationship Id="rId432" Type="http://schemas.openxmlformats.org/officeDocument/2006/relationships/customXml" Target="ink/ink420.xml"/><Relationship Id="rId474" Type="http://schemas.openxmlformats.org/officeDocument/2006/relationships/oleObject" Target="embeddings/oleObject1.bin"/><Relationship Id="rId127" Type="http://schemas.openxmlformats.org/officeDocument/2006/relationships/customXml" Target="ink/ink117.xml"/><Relationship Id="rId31" Type="http://schemas.openxmlformats.org/officeDocument/2006/relationships/customXml" Target="ink/ink22.xml"/><Relationship Id="rId73" Type="http://schemas.openxmlformats.org/officeDocument/2006/relationships/customXml" Target="ink/ink64.xml"/><Relationship Id="rId169" Type="http://schemas.openxmlformats.org/officeDocument/2006/relationships/customXml" Target="ink/ink158.xml"/><Relationship Id="rId334" Type="http://schemas.openxmlformats.org/officeDocument/2006/relationships/customXml" Target="ink/ink322.xml"/><Relationship Id="rId376" Type="http://schemas.openxmlformats.org/officeDocument/2006/relationships/customXml" Target="ink/ink364.xml"/><Relationship Id="rId541" Type="http://schemas.openxmlformats.org/officeDocument/2006/relationships/customXml" Target="ink/ink515.xml"/><Relationship Id="rId583" Type="http://schemas.openxmlformats.org/officeDocument/2006/relationships/image" Target="media/image19.jpeg"/><Relationship Id="rId4" Type="http://schemas.openxmlformats.org/officeDocument/2006/relationships/settings" Target="settings.xml"/><Relationship Id="rId180" Type="http://schemas.openxmlformats.org/officeDocument/2006/relationships/customXml" Target="ink/ink169.xml"/><Relationship Id="rId236" Type="http://schemas.openxmlformats.org/officeDocument/2006/relationships/customXml" Target="ink/ink225.xml"/><Relationship Id="rId278" Type="http://schemas.openxmlformats.org/officeDocument/2006/relationships/customXml" Target="ink/ink266.xml"/><Relationship Id="rId401" Type="http://schemas.openxmlformats.org/officeDocument/2006/relationships/customXml" Target="ink/ink389.xml"/><Relationship Id="rId443" Type="http://schemas.openxmlformats.org/officeDocument/2006/relationships/customXml" Target="ink/ink431.xml"/><Relationship Id="rId303" Type="http://schemas.openxmlformats.org/officeDocument/2006/relationships/customXml" Target="ink/ink291.xml"/><Relationship Id="rId485" Type="http://schemas.openxmlformats.org/officeDocument/2006/relationships/image" Target="media/image13.jpeg"/><Relationship Id="rId42" Type="http://schemas.openxmlformats.org/officeDocument/2006/relationships/customXml" Target="ink/ink33.xml"/><Relationship Id="rId84" Type="http://schemas.openxmlformats.org/officeDocument/2006/relationships/customXml" Target="ink/ink74.xml"/><Relationship Id="rId138" Type="http://schemas.openxmlformats.org/officeDocument/2006/relationships/customXml" Target="ink/ink128.xml"/><Relationship Id="rId345" Type="http://schemas.openxmlformats.org/officeDocument/2006/relationships/customXml" Target="ink/ink333.xml"/><Relationship Id="rId387" Type="http://schemas.openxmlformats.org/officeDocument/2006/relationships/customXml" Target="ink/ink375.xml"/><Relationship Id="rId510" Type="http://schemas.openxmlformats.org/officeDocument/2006/relationships/customXml" Target="ink/ink484.xml"/><Relationship Id="rId552" Type="http://schemas.openxmlformats.org/officeDocument/2006/relationships/customXml" Target="ink/ink526.xml"/><Relationship Id="rId191" Type="http://schemas.openxmlformats.org/officeDocument/2006/relationships/customXml" Target="ink/ink180.xml"/><Relationship Id="rId205" Type="http://schemas.openxmlformats.org/officeDocument/2006/relationships/customXml" Target="ink/ink194.xml"/><Relationship Id="rId247" Type="http://schemas.openxmlformats.org/officeDocument/2006/relationships/customXml" Target="ink/ink236.xml"/><Relationship Id="rId412" Type="http://schemas.openxmlformats.org/officeDocument/2006/relationships/customXml" Target="ink/ink400.xml"/><Relationship Id="rId107" Type="http://schemas.openxmlformats.org/officeDocument/2006/relationships/customXml" Target="ink/ink97.xml"/><Relationship Id="rId289" Type="http://schemas.openxmlformats.org/officeDocument/2006/relationships/customXml" Target="ink/ink277.xml"/><Relationship Id="rId454" Type="http://schemas.openxmlformats.org/officeDocument/2006/relationships/customXml" Target="ink/ink442.xml"/><Relationship Id="rId496" Type="http://schemas.openxmlformats.org/officeDocument/2006/relationships/customXml" Target="ink/ink470.xml"/><Relationship Id="rId11" Type="http://schemas.openxmlformats.org/officeDocument/2006/relationships/customXml" Target="ink/ink2.xml"/><Relationship Id="rId53" Type="http://schemas.openxmlformats.org/officeDocument/2006/relationships/customXml" Target="ink/ink44.xml"/><Relationship Id="rId149" Type="http://schemas.openxmlformats.org/officeDocument/2006/relationships/customXml" Target="ink/ink139.xml"/><Relationship Id="rId314" Type="http://schemas.openxmlformats.org/officeDocument/2006/relationships/customXml" Target="ink/ink302.xml"/><Relationship Id="rId356" Type="http://schemas.openxmlformats.org/officeDocument/2006/relationships/customXml" Target="ink/ink344.xml"/><Relationship Id="rId398" Type="http://schemas.openxmlformats.org/officeDocument/2006/relationships/customXml" Target="ink/ink386.xml"/><Relationship Id="rId521" Type="http://schemas.openxmlformats.org/officeDocument/2006/relationships/customXml" Target="ink/ink495.xml"/><Relationship Id="rId563" Type="http://schemas.openxmlformats.org/officeDocument/2006/relationships/customXml" Target="ink/ink537.xml"/><Relationship Id="rId95" Type="http://schemas.openxmlformats.org/officeDocument/2006/relationships/customXml" Target="ink/ink85.xml"/><Relationship Id="rId160" Type="http://schemas.openxmlformats.org/officeDocument/2006/relationships/customXml" Target="ink/ink150.xml"/><Relationship Id="rId216" Type="http://schemas.openxmlformats.org/officeDocument/2006/relationships/customXml" Target="ink/ink205.xml"/><Relationship Id="rId423" Type="http://schemas.openxmlformats.org/officeDocument/2006/relationships/customXml" Target="ink/ink411.xml"/><Relationship Id="rId258" Type="http://schemas.openxmlformats.org/officeDocument/2006/relationships/customXml" Target="ink/ink247.xml"/><Relationship Id="rId465" Type="http://schemas.openxmlformats.org/officeDocument/2006/relationships/customXml" Target="ink/ink453.xml"/><Relationship Id="rId22" Type="http://schemas.openxmlformats.org/officeDocument/2006/relationships/customXml" Target="ink/ink13.xml"/><Relationship Id="rId64" Type="http://schemas.openxmlformats.org/officeDocument/2006/relationships/customXml" Target="ink/ink55.xml"/><Relationship Id="rId118" Type="http://schemas.openxmlformats.org/officeDocument/2006/relationships/customXml" Target="ink/ink108.xml"/><Relationship Id="rId325" Type="http://schemas.openxmlformats.org/officeDocument/2006/relationships/customXml" Target="ink/ink313.xml"/><Relationship Id="rId367" Type="http://schemas.openxmlformats.org/officeDocument/2006/relationships/customXml" Target="ink/ink355.xml"/><Relationship Id="rId532" Type="http://schemas.openxmlformats.org/officeDocument/2006/relationships/customXml" Target="ink/ink506.xml"/><Relationship Id="rId574" Type="http://schemas.openxmlformats.org/officeDocument/2006/relationships/customXml" Target="ink/ink548.xml"/><Relationship Id="rId171" Type="http://schemas.openxmlformats.org/officeDocument/2006/relationships/customXml" Target="ink/ink160.xml"/><Relationship Id="rId227" Type="http://schemas.openxmlformats.org/officeDocument/2006/relationships/customXml" Target="ink/ink216.xml"/><Relationship Id="rId269" Type="http://schemas.openxmlformats.org/officeDocument/2006/relationships/customXml" Target="ink/ink257.xml"/><Relationship Id="rId434" Type="http://schemas.openxmlformats.org/officeDocument/2006/relationships/customXml" Target="ink/ink422.xml"/><Relationship Id="rId476" Type="http://schemas.openxmlformats.org/officeDocument/2006/relationships/oleObject" Target="embeddings/oleObject2.bin"/><Relationship Id="rId33" Type="http://schemas.openxmlformats.org/officeDocument/2006/relationships/customXml" Target="ink/ink24.xml"/><Relationship Id="rId129" Type="http://schemas.openxmlformats.org/officeDocument/2006/relationships/customXml" Target="ink/ink119.xml"/><Relationship Id="rId280" Type="http://schemas.openxmlformats.org/officeDocument/2006/relationships/customXml" Target="ink/ink268.xml"/><Relationship Id="rId336" Type="http://schemas.openxmlformats.org/officeDocument/2006/relationships/customXml" Target="ink/ink324.xml"/><Relationship Id="rId501" Type="http://schemas.openxmlformats.org/officeDocument/2006/relationships/customXml" Target="ink/ink475.xml"/><Relationship Id="rId543" Type="http://schemas.openxmlformats.org/officeDocument/2006/relationships/customXml" Target="ink/ink517.xml"/><Relationship Id="rId75" Type="http://schemas.openxmlformats.org/officeDocument/2006/relationships/customXml" Target="ink/ink66.xml"/><Relationship Id="rId140" Type="http://schemas.openxmlformats.org/officeDocument/2006/relationships/customXml" Target="ink/ink130.xml"/><Relationship Id="rId182" Type="http://schemas.openxmlformats.org/officeDocument/2006/relationships/customXml" Target="ink/ink171.xml"/><Relationship Id="rId378" Type="http://schemas.openxmlformats.org/officeDocument/2006/relationships/customXml" Target="ink/ink366.xml"/><Relationship Id="rId403" Type="http://schemas.openxmlformats.org/officeDocument/2006/relationships/customXml" Target="ink/ink391.xml"/><Relationship Id="rId585" Type="http://schemas.openxmlformats.org/officeDocument/2006/relationships/footer" Target="footer1.xml"/><Relationship Id="rId6" Type="http://schemas.openxmlformats.org/officeDocument/2006/relationships/footnotes" Target="footnotes.xml"/><Relationship Id="rId238" Type="http://schemas.openxmlformats.org/officeDocument/2006/relationships/customXml" Target="ink/ink227.xml"/><Relationship Id="rId445" Type="http://schemas.openxmlformats.org/officeDocument/2006/relationships/customXml" Target="ink/ink433.xml"/><Relationship Id="rId487" Type="http://schemas.openxmlformats.org/officeDocument/2006/relationships/image" Target="media/image14.emf"/><Relationship Id="rId291" Type="http://schemas.openxmlformats.org/officeDocument/2006/relationships/customXml" Target="ink/ink279.xml"/><Relationship Id="rId305" Type="http://schemas.openxmlformats.org/officeDocument/2006/relationships/customXml" Target="ink/ink293.xml"/><Relationship Id="rId347" Type="http://schemas.openxmlformats.org/officeDocument/2006/relationships/customXml" Target="ink/ink335.xml"/><Relationship Id="rId512" Type="http://schemas.openxmlformats.org/officeDocument/2006/relationships/customXml" Target="ink/ink486.xml"/><Relationship Id="rId44" Type="http://schemas.openxmlformats.org/officeDocument/2006/relationships/customXml" Target="ink/ink35.xml"/><Relationship Id="rId86" Type="http://schemas.openxmlformats.org/officeDocument/2006/relationships/customXml" Target="ink/ink76.xml"/><Relationship Id="rId151" Type="http://schemas.openxmlformats.org/officeDocument/2006/relationships/customXml" Target="ink/ink141.xml"/><Relationship Id="rId389" Type="http://schemas.openxmlformats.org/officeDocument/2006/relationships/customXml" Target="ink/ink377.xml"/><Relationship Id="rId554" Type="http://schemas.openxmlformats.org/officeDocument/2006/relationships/customXml" Target="ink/ink528.xml"/><Relationship Id="rId193" Type="http://schemas.openxmlformats.org/officeDocument/2006/relationships/customXml" Target="ink/ink182.xml"/><Relationship Id="rId207" Type="http://schemas.openxmlformats.org/officeDocument/2006/relationships/customXml" Target="ink/ink196.xml"/><Relationship Id="rId249" Type="http://schemas.openxmlformats.org/officeDocument/2006/relationships/customXml" Target="ink/ink238.xml"/><Relationship Id="rId414" Type="http://schemas.openxmlformats.org/officeDocument/2006/relationships/customXml" Target="ink/ink402.xml"/><Relationship Id="rId456" Type="http://schemas.openxmlformats.org/officeDocument/2006/relationships/customXml" Target="ink/ink444.xml"/><Relationship Id="rId498" Type="http://schemas.openxmlformats.org/officeDocument/2006/relationships/customXml" Target="ink/ink472.xml"/><Relationship Id="rId13" Type="http://schemas.openxmlformats.org/officeDocument/2006/relationships/customXml" Target="ink/ink4.xml"/><Relationship Id="rId109" Type="http://schemas.openxmlformats.org/officeDocument/2006/relationships/customXml" Target="ink/ink99.xml"/><Relationship Id="rId260" Type="http://schemas.openxmlformats.org/officeDocument/2006/relationships/customXml" Target="ink/ink249.xml"/><Relationship Id="rId316" Type="http://schemas.openxmlformats.org/officeDocument/2006/relationships/customXml" Target="ink/ink304.xml"/><Relationship Id="rId523" Type="http://schemas.openxmlformats.org/officeDocument/2006/relationships/customXml" Target="ink/ink497.xml"/><Relationship Id="rId55" Type="http://schemas.openxmlformats.org/officeDocument/2006/relationships/customXml" Target="ink/ink46.xml"/><Relationship Id="rId97" Type="http://schemas.openxmlformats.org/officeDocument/2006/relationships/customXml" Target="ink/ink87.xml"/><Relationship Id="rId120" Type="http://schemas.openxmlformats.org/officeDocument/2006/relationships/customXml" Target="ink/ink110.xml"/><Relationship Id="rId358" Type="http://schemas.openxmlformats.org/officeDocument/2006/relationships/customXml" Target="ink/ink346.xml"/><Relationship Id="rId565" Type="http://schemas.openxmlformats.org/officeDocument/2006/relationships/customXml" Target="ink/ink539.xml"/><Relationship Id="rId162" Type="http://schemas.openxmlformats.org/officeDocument/2006/relationships/image" Target="media/image4.emf"/><Relationship Id="rId218" Type="http://schemas.openxmlformats.org/officeDocument/2006/relationships/customXml" Target="ink/ink207.xml"/><Relationship Id="rId425" Type="http://schemas.openxmlformats.org/officeDocument/2006/relationships/customXml" Target="ink/ink413.xml"/><Relationship Id="rId467" Type="http://schemas.openxmlformats.org/officeDocument/2006/relationships/customXml" Target="ink/ink455.xml"/><Relationship Id="rId271" Type="http://schemas.openxmlformats.org/officeDocument/2006/relationships/customXml" Target="ink/ink259.xml"/><Relationship Id="rId24" Type="http://schemas.openxmlformats.org/officeDocument/2006/relationships/customXml" Target="ink/ink15.xml"/><Relationship Id="rId66" Type="http://schemas.openxmlformats.org/officeDocument/2006/relationships/customXml" Target="ink/ink57.xml"/><Relationship Id="rId131" Type="http://schemas.openxmlformats.org/officeDocument/2006/relationships/customXml" Target="ink/ink121.xml"/><Relationship Id="rId327" Type="http://schemas.openxmlformats.org/officeDocument/2006/relationships/customXml" Target="ink/ink315.xml"/><Relationship Id="rId369" Type="http://schemas.openxmlformats.org/officeDocument/2006/relationships/customXml" Target="ink/ink357.xml"/><Relationship Id="rId534" Type="http://schemas.openxmlformats.org/officeDocument/2006/relationships/customXml" Target="ink/ink508.xml"/><Relationship Id="rId576" Type="http://schemas.openxmlformats.org/officeDocument/2006/relationships/customXml" Target="ink/ink550.xml"/><Relationship Id="rId173" Type="http://schemas.openxmlformats.org/officeDocument/2006/relationships/customXml" Target="ink/ink162.xml"/><Relationship Id="rId229" Type="http://schemas.openxmlformats.org/officeDocument/2006/relationships/customXml" Target="ink/ink218.xml"/><Relationship Id="rId380" Type="http://schemas.openxmlformats.org/officeDocument/2006/relationships/customXml" Target="ink/ink368.xml"/><Relationship Id="rId436" Type="http://schemas.openxmlformats.org/officeDocument/2006/relationships/customXml" Target="ink/ink424.xml"/><Relationship Id="rId240" Type="http://schemas.openxmlformats.org/officeDocument/2006/relationships/customXml" Target="ink/ink229.xml"/><Relationship Id="rId478" Type="http://schemas.openxmlformats.org/officeDocument/2006/relationships/image" Target="media/image9.wmf"/><Relationship Id="rId35" Type="http://schemas.openxmlformats.org/officeDocument/2006/relationships/customXml" Target="ink/ink26.xml"/><Relationship Id="rId77" Type="http://schemas.openxmlformats.org/officeDocument/2006/relationships/customXml" Target="ink/ink68.xml"/><Relationship Id="rId100" Type="http://schemas.openxmlformats.org/officeDocument/2006/relationships/customXml" Target="ink/ink90.xml"/><Relationship Id="rId282" Type="http://schemas.openxmlformats.org/officeDocument/2006/relationships/customXml" Target="ink/ink270.xml"/><Relationship Id="rId338" Type="http://schemas.openxmlformats.org/officeDocument/2006/relationships/customXml" Target="ink/ink326.xml"/><Relationship Id="rId503" Type="http://schemas.openxmlformats.org/officeDocument/2006/relationships/customXml" Target="ink/ink477.xml"/><Relationship Id="rId545" Type="http://schemas.openxmlformats.org/officeDocument/2006/relationships/customXml" Target="ink/ink519.xml"/><Relationship Id="rId587" Type="http://schemas.openxmlformats.org/officeDocument/2006/relationships/theme" Target="theme/theme1.xml"/><Relationship Id="rId8" Type="http://schemas.openxmlformats.org/officeDocument/2006/relationships/image" Target="media/image1.png"/><Relationship Id="rId142" Type="http://schemas.openxmlformats.org/officeDocument/2006/relationships/customXml" Target="ink/ink132.xml"/><Relationship Id="rId184" Type="http://schemas.openxmlformats.org/officeDocument/2006/relationships/customXml" Target="ink/ink173.xml"/><Relationship Id="rId391" Type="http://schemas.openxmlformats.org/officeDocument/2006/relationships/customXml" Target="ink/ink379.xml"/><Relationship Id="rId405" Type="http://schemas.openxmlformats.org/officeDocument/2006/relationships/customXml" Target="ink/ink393.xml"/><Relationship Id="rId447" Type="http://schemas.openxmlformats.org/officeDocument/2006/relationships/customXml" Target="ink/ink435.xml"/><Relationship Id="rId251" Type="http://schemas.openxmlformats.org/officeDocument/2006/relationships/customXml" Target="ink/ink240.xml"/><Relationship Id="rId489" Type="http://schemas.openxmlformats.org/officeDocument/2006/relationships/customXml" Target="ink/ink463.xml"/><Relationship Id="rId46" Type="http://schemas.openxmlformats.org/officeDocument/2006/relationships/customXml" Target="ink/ink37.xml"/><Relationship Id="rId293" Type="http://schemas.openxmlformats.org/officeDocument/2006/relationships/customXml" Target="ink/ink281.xml"/><Relationship Id="rId307" Type="http://schemas.openxmlformats.org/officeDocument/2006/relationships/customXml" Target="ink/ink295.xml"/><Relationship Id="rId349" Type="http://schemas.openxmlformats.org/officeDocument/2006/relationships/customXml" Target="ink/ink337.xml"/><Relationship Id="rId514" Type="http://schemas.openxmlformats.org/officeDocument/2006/relationships/customXml" Target="ink/ink488.xml"/><Relationship Id="rId556" Type="http://schemas.openxmlformats.org/officeDocument/2006/relationships/customXml" Target="ink/ink530.xml"/><Relationship Id="rId88" Type="http://schemas.openxmlformats.org/officeDocument/2006/relationships/customXml" Target="ink/ink78.xml"/><Relationship Id="rId111" Type="http://schemas.openxmlformats.org/officeDocument/2006/relationships/customXml" Target="ink/ink101.xml"/><Relationship Id="rId153" Type="http://schemas.openxmlformats.org/officeDocument/2006/relationships/customXml" Target="ink/ink143.xml"/><Relationship Id="rId195" Type="http://schemas.openxmlformats.org/officeDocument/2006/relationships/customXml" Target="ink/ink184.xml"/><Relationship Id="rId209" Type="http://schemas.openxmlformats.org/officeDocument/2006/relationships/customXml" Target="ink/ink198.xml"/><Relationship Id="rId360" Type="http://schemas.openxmlformats.org/officeDocument/2006/relationships/customXml" Target="ink/ink348.xml"/><Relationship Id="rId416" Type="http://schemas.openxmlformats.org/officeDocument/2006/relationships/customXml" Target="ink/ink404.xml"/><Relationship Id="rId220" Type="http://schemas.openxmlformats.org/officeDocument/2006/relationships/customXml" Target="ink/ink209.xml"/><Relationship Id="rId458" Type="http://schemas.openxmlformats.org/officeDocument/2006/relationships/customXml" Target="ink/ink446.xml"/><Relationship Id="rId15" Type="http://schemas.openxmlformats.org/officeDocument/2006/relationships/customXml" Target="ink/ink6.xml"/><Relationship Id="rId57" Type="http://schemas.openxmlformats.org/officeDocument/2006/relationships/customXml" Target="ink/ink48.xml"/><Relationship Id="rId262" Type="http://schemas.openxmlformats.org/officeDocument/2006/relationships/customXml" Target="ink/ink251.xml"/><Relationship Id="rId318" Type="http://schemas.openxmlformats.org/officeDocument/2006/relationships/customXml" Target="ink/ink306.xml"/><Relationship Id="rId525" Type="http://schemas.openxmlformats.org/officeDocument/2006/relationships/customXml" Target="ink/ink499.xml"/><Relationship Id="rId567" Type="http://schemas.openxmlformats.org/officeDocument/2006/relationships/customXml" Target="ink/ink541.xml"/><Relationship Id="rId99" Type="http://schemas.openxmlformats.org/officeDocument/2006/relationships/customXml" Target="ink/ink89.xml"/><Relationship Id="rId122" Type="http://schemas.openxmlformats.org/officeDocument/2006/relationships/customXml" Target="ink/ink112.xml"/><Relationship Id="rId164" Type="http://schemas.openxmlformats.org/officeDocument/2006/relationships/customXml" Target="ink/ink153.xml"/><Relationship Id="rId371" Type="http://schemas.openxmlformats.org/officeDocument/2006/relationships/customXml" Target="ink/ink359.xml"/><Relationship Id="rId427" Type="http://schemas.openxmlformats.org/officeDocument/2006/relationships/customXml" Target="ink/ink415.xml"/><Relationship Id="rId469" Type="http://schemas.openxmlformats.org/officeDocument/2006/relationships/customXml" Target="ink/ink457.xml"/><Relationship Id="rId26" Type="http://schemas.openxmlformats.org/officeDocument/2006/relationships/customXml" Target="ink/ink17.xml"/><Relationship Id="rId231" Type="http://schemas.openxmlformats.org/officeDocument/2006/relationships/customXml" Target="ink/ink220.xml"/><Relationship Id="rId273" Type="http://schemas.openxmlformats.org/officeDocument/2006/relationships/customXml" Target="ink/ink261.xml"/><Relationship Id="rId329" Type="http://schemas.openxmlformats.org/officeDocument/2006/relationships/customXml" Target="ink/ink317.xml"/><Relationship Id="rId480" Type="http://schemas.openxmlformats.org/officeDocument/2006/relationships/oleObject" Target="embeddings/oleObject4.bin"/><Relationship Id="rId536" Type="http://schemas.openxmlformats.org/officeDocument/2006/relationships/customXml" Target="ink/ink510.xml"/><Relationship Id="rId68" Type="http://schemas.openxmlformats.org/officeDocument/2006/relationships/customXml" Target="ink/ink59.xml"/><Relationship Id="rId133" Type="http://schemas.openxmlformats.org/officeDocument/2006/relationships/customXml" Target="ink/ink123.xml"/><Relationship Id="rId175" Type="http://schemas.openxmlformats.org/officeDocument/2006/relationships/customXml" Target="ink/ink164.xml"/><Relationship Id="rId340" Type="http://schemas.openxmlformats.org/officeDocument/2006/relationships/customXml" Target="ink/ink328.xml"/><Relationship Id="rId578" Type="http://schemas.openxmlformats.org/officeDocument/2006/relationships/customXml" Target="ink/ink552.xml"/><Relationship Id="rId200" Type="http://schemas.openxmlformats.org/officeDocument/2006/relationships/customXml" Target="ink/ink189.xml"/><Relationship Id="rId382" Type="http://schemas.openxmlformats.org/officeDocument/2006/relationships/customXml" Target="ink/ink370.xml"/><Relationship Id="rId438" Type="http://schemas.openxmlformats.org/officeDocument/2006/relationships/customXml" Target="ink/ink426.xml"/><Relationship Id="rId242" Type="http://schemas.openxmlformats.org/officeDocument/2006/relationships/customXml" Target="ink/ink231.xml"/><Relationship Id="rId284" Type="http://schemas.openxmlformats.org/officeDocument/2006/relationships/customXml" Target="ink/ink272.xml"/><Relationship Id="rId491" Type="http://schemas.openxmlformats.org/officeDocument/2006/relationships/customXml" Target="ink/ink465.xml"/><Relationship Id="rId505" Type="http://schemas.openxmlformats.org/officeDocument/2006/relationships/customXml" Target="ink/ink479.xml"/><Relationship Id="rId37" Type="http://schemas.openxmlformats.org/officeDocument/2006/relationships/customXml" Target="ink/ink28.xml"/><Relationship Id="rId79" Type="http://schemas.openxmlformats.org/officeDocument/2006/relationships/customXml" Target="ink/ink70.xml"/><Relationship Id="rId102" Type="http://schemas.openxmlformats.org/officeDocument/2006/relationships/customXml" Target="ink/ink92.xml"/><Relationship Id="rId144" Type="http://schemas.openxmlformats.org/officeDocument/2006/relationships/customXml" Target="ink/ink134.xml"/><Relationship Id="rId547" Type="http://schemas.openxmlformats.org/officeDocument/2006/relationships/customXml" Target="ink/ink521.xml"/><Relationship Id="rId90" Type="http://schemas.openxmlformats.org/officeDocument/2006/relationships/customXml" Target="ink/ink80.xml"/><Relationship Id="rId186" Type="http://schemas.openxmlformats.org/officeDocument/2006/relationships/customXml" Target="ink/ink175.xml"/><Relationship Id="rId351" Type="http://schemas.openxmlformats.org/officeDocument/2006/relationships/customXml" Target="ink/ink339.xml"/><Relationship Id="rId393" Type="http://schemas.openxmlformats.org/officeDocument/2006/relationships/customXml" Target="ink/ink381.xml"/><Relationship Id="rId407" Type="http://schemas.openxmlformats.org/officeDocument/2006/relationships/customXml" Target="ink/ink395.xml"/><Relationship Id="rId449" Type="http://schemas.openxmlformats.org/officeDocument/2006/relationships/customXml" Target="ink/ink437.xml"/><Relationship Id="rId211" Type="http://schemas.openxmlformats.org/officeDocument/2006/relationships/customXml" Target="ink/ink200.xml"/><Relationship Id="rId253" Type="http://schemas.openxmlformats.org/officeDocument/2006/relationships/customXml" Target="ink/ink242.xml"/><Relationship Id="rId295" Type="http://schemas.openxmlformats.org/officeDocument/2006/relationships/customXml" Target="ink/ink283.xml"/><Relationship Id="rId309" Type="http://schemas.openxmlformats.org/officeDocument/2006/relationships/customXml" Target="ink/ink297.xml"/><Relationship Id="rId460" Type="http://schemas.openxmlformats.org/officeDocument/2006/relationships/customXml" Target="ink/ink448.xml"/><Relationship Id="rId516" Type="http://schemas.openxmlformats.org/officeDocument/2006/relationships/customXml" Target="ink/ink490.xml"/><Relationship Id="rId48" Type="http://schemas.openxmlformats.org/officeDocument/2006/relationships/customXml" Target="ink/ink39.xml"/><Relationship Id="rId113" Type="http://schemas.openxmlformats.org/officeDocument/2006/relationships/customXml" Target="ink/ink103.xml"/><Relationship Id="rId320" Type="http://schemas.openxmlformats.org/officeDocument/2006/relationships/customXml" Target="ink/ink308.xml"/><Relationship Id="rId558" Type="http://schemas.openxmlformats.org/officeDocument/2006/relationships/customXml" Target="ink/ink532.xml"/><Relationship Id="rId155" Type="http://schemas.openxmlformats.org/officeDocument/2006/relationships/customXml" Target="ink/ink145.xml"/><Relationship Id="rId197" Type="http://schemas.openxmlformats.org/officeDocument/2006/relationships/customXml" Target="ink/ink186.xml"/><Relationship Id="rId362" Type="http://schemas.openxmlformats.org/officeDocument/2006/relationships/customXml" Target="ink/ink350.xml"/><Relationship Id="rId418" Type="http://schemas.openxmlformats.org/officeDocument/2006/relationships/customXml" Target="ink/ink406.xml"/><Relationship Id="rId222" Type="http://schemas.openxmlformats.org/officeDocument/2006/relationships/customXml" Target="ink/ink211.xml"/><Relationship Id="rId264" Type="http://schemas.openxmlformats.org/officeDocument/2006/relationships/customXml" Target="ink/ink253.xml"/><Relationship Id="rId471" Type="http://schemas.openxmlformats.org/officeDocument/2006/relationships/customXml" Target="ink/ink459.xml"/><Relationship Id="rId17" Type="http://schemas.openxmlformats.org/officeDocument/2006/relationships/customXml" Target="ink/ink8.xml"/><Relationship Id="rId59" Type="http://schemas.openxmlformats.org/officeDocument/2006/relationships/customXml" Target="ink/ink50.xml"/><Relationship Id="rId124" Type="http://schemas.openxmlformats.org/officeDocument/2006/relationships/customXml" Target="ink/ink114.xml"/><Relationship Id="rId527" Type="http://schemas.openxmlformats.org/officeDocument/2006/relationships/customXml" Target="ink/ink501.xml"/><Relationship Id="rId569" Type="http://schemas.openxmlformats.org/officeDocument/2006/relationships/customXml" Target="ink/ink543.xml"/><Relationship Id="rId70" Type="http://schemas.openxmlformats.org/officeDocument/2006/relationships/customXml" Target="ink/ink61.xml"/><Relationship Id="rId166" Type="http://schemas.openxmlformats.org/officeDocument/2006/relationships/customXml" Target="ink/ink155.xml"/><Relationship Id="rId331" Type="http://schemas.openxmlformats.org/officeDocument/2006/relationships/customXml" Target="ink/ink319.xml"/><Relationship Id="rId373" Type="http://schemas.openxmlformats.org/officeDocument/2006/relationships/customXml" Target="ink/ink361.xml"/><Relationship Id="rId429" Type="http://schemas.openxmlformats.org/officeDocument/2006/relationships/customXml" Target="ink/ink417.xml"/><Relationship Id="rId580" Type="http://schemas.openxmlformats.org/officeDocument/2006/relationships/image" Target="media/image16.jpeg"/><Relationship Id="rId1" Type="http://schemas.openxmlformats.org/officeDocument/2006/relationships/customXml" Target="../customXml/item1.xml"/><Relationship Id="rId233" Type="http://schemas.openxmlformats.org/officeDocument/2006/relationships/customXml" Target="ink/ink222.xml"/><Relationship Id="rId440" Type="http://schemas.openxmlformats.org/officeDocument/2006/relationships/customXml" Target="ink/ink428.xml"/><Relationship Id="rId28" Type="http://schemas.openxmlformats.org/officeDocument/2006/relationships/customXml" Target="ink/ink19.xml"/><Relationship Id="rId275" Type="http://schemas.openxmlformats.org/officeDocument/2006/relationships/customXml" Target="ink/ink263.xml"/><Relationship Id="rId300" Type="http://schemas.openxmlformats.org/officeDocument/2006/relationships/customXml" Target="ink/ink288.xml"/><Relationship Id="rId482" Type="http://schemas.openxmlformats.org/officeDocument/2006/relationships/image" Target="media/image10.jpeg"/><Relationship Id="rId538" Type="http://schemas.openxmlformats.org/officeDocument/2006/relationships/customXml" Target="ink/ink512.xml"/><Relationship Id="rId81" Type="http://schemas.openxmlformats.org/officeDocument/2006/relationships/customXml" Target="ink/ink72.xml"/><Relationship Id="rId135" Type="http://schemas.openxmlformats.org/officeDocument/2006/relationships/customXml" Target="ink/ink125.xml"/><Relationship Id="rId177" Type="http://schemas.openxmlformats.org/officeDocument/2006/relationships/customXml" Target="ink/ink166.xml"/><Relationship Id="rId342" Type="http://schemas.openxmlformats.org/officeDocument/2006/relationships/customXml" Target="ink/ink330.xml"/><Relationship Id="rId384" Type="http://schemas.openxmlformats.org/officeDocument/2006/relationships/customXml" Target="ink/ink372.xml"/><Relationship Id="rId202" Type="http://schemas.openxmlformats.org/officeDocument/2006/relationships/customXml" Target="ink/ink191.xml"/><Relationship Id="rId244" Type="http://schemas.openxmlformats.org/officeDocument/2006/relationships/customXml" Target="ink/ink233.xml"/><Relationship Id="rId39" Type="http://schemas.openxmlformats.org/officeDocument/2006/relationships/customXml" Target="ink/ink30.xml"/><Relationship Id="rId286" Type="http://schemas.openxmlformats.org/officeDocument/2006/relationships/customXml" Target="ink/ink274.xml"/><Relationship Id="rId451" Type="http://schemas.openxmlformats.org/officeDocument/2006/relationships/customXml" Target="ink/ink439.xml"/><Relationship Id="rId493" Type="http://schemas.openxmlformats.org/officeDocument/2006/relationships/customXml" Target="ink/ink467.xml"/><Relationship Id="rId507" Type="http://schemas.openxmlformats.org/officeDocument/2006/relationships/customXml" Target="ink/ink481.xml"/><Relationship Id="rId549" Type="http://schemas.openxmlformats.org/officeDocument/2006/relationships/customXml" Target="ink/ink523.xml"/><Relationship Id="rId50" Type="http://schemas.openxmlformats.org/officeDocument/2006/relationships/customXml" Target="ink/ink41.xml"/><Relationship Id="rId104" Type="http://schemas.openxmlformats.org/officeDocument/2006/relationships/customXml" Target="ink/ink94.xml"/><Relationship Id="rId146" Type="http://schemas.openxmlformats.org/officeDocument/2006/relationships/customXml" Target="ink/ink136.xml"/><Relationship Id="rId188" Type="http://schemas.openxmlformats.org/officeDocument/2006/relationships/customXml" Target="ink/ink177.xml"/><Relationship Id="rId311" Type="http://schemas.openxmlformats.org/officeDocument/2006/relationships/customXml" Target="ink/ink299.xml"/><Relationship Id="rId353" Type="http://schemas.openxmlformats.org/officeDocument/2006/relationships/customXml" Target="ink/ink341.xml"/><Relationship Id="rId395" Type="http://schemas.openxmlformats.org/officeDocument/2006/relationships/customXml" Target="ink/ink383.xml"/><Relationship Id="rId409" Type="http://schemas.openxmlformats.org/officeDocument/2006/relationships/customXml" Target="ink/ink397.xml"/><Relationship Id="rId560" Type="http://schemas.openxmlformats.org/officeDocument/2006/relationships/customXml" Target="ink/ink534.xml"/><Relationship Id="rId92" Type="http://schemas.openxmlformats.org/officeDocument/2006/relationships/customXml" Target="ink/ink82.xml"/><Relationship Id="rId213" Type="http://schemas.openxmlformats.org/officeDocument/2006/relationships/customXml" Target="ink/ink202.xml"/><Relationship Id="rId420" Type="http://schemas.openxmlformats.org/officeDocument/2006/relationships/customXml" Target="ink/ink408.xml"/><Relationship Id="rId255" Type="http://schemas.openxmlformats.org/officeDocument/2006/relationships/customXml" Target="ink/ink244.xml"/><Relationship Id="rId297" Type="http://schemas.openxmlformats.org/officeDocument/2006/relationships/customXml" Target="ink/ink285.xml"/><Relationship Id="rId462" Type="http://schemas.openxmlformats.org/officeDocument/2006/relationships/customXml" Target="ink/ink450.xml"/><Relationship Id="rId518" Type="http://schemas.openxmlformats.org/officeDocument/2006/relationships/customXml" Target="ink/ink492.xml"/><Relationship Id="rId115" Type="http://schemas.openxmlformats.org/officeDocument/2006/relationships/customXml" Target="ink/ink105.xml"/><Relationship Id="rId157" Type="http://schemas.openxmlformats.org/officeDocument/2006/relationships/customXml" Target="ink/ink147.xml"/><Relationship Id="rId322" Type="http://schemas.openxmlformats.org/officeDocument/2006/relationships/customXml" Target="ink/ink310.xml"/><Relationship Id="rId364" Type="http://schemas.openxmlformats.org/officeDocument/2006/relationships/customXml" Target="ink/ink352.xml"/><Relationship Id="rId61" Type="http://schemas.openxmlformats.org/officeDocument/2006/relationships/customXml" Target="ink/ink52.xml"/><Relationship Id="rId199" Type="http://schemas.openxmlformats.org/officeDocument/2006/relationships/customXml" Target="ink/ink188.xml"/><Relationship Id="rId571" Type="http://schemas.openxmlformats.org/officeDocument/2006/relationships/customXml" Target="ink/ink545.xml"/><Relationship Id="rId19" Type="http://schemas.openxmlformats.org/officeDocument/2006/relationships/customXml" Target="ink/ink10.xml"/><Relationship Id="rId224" Type="http://schemas.openxmlformats.org/officeDocument/2006/relationships/customXml" Target="ink/ink213.xml"/><Relationship Id="rId266" Type="http://schemas.openxmlformats.org/officeDocument/2006/relationships/image" Target="media/image5.emf"/><Relationship Id="rId431" Type="http://schemas.openxmlformats.org/officeDocument/2006/relationships/customXml" Target="ink/ink419.xml"/><Relationship Id="rId473" Type="http://schemas.openxmlformats.org/officeDocument/2006/relationships/image" Target="media/image6.wmf"/><Relationship Id="rId529" Type="http://schemas.openxmlformats.org/officeDocument/2006/relationships/customXml" Target="ink/ink503.xml"/><Relationship Id="rId30" Type="http://schemas.openxmlformats.org/officeDocument/2006/relationships/customXml" Target="ink/ink21.xml"/><Relationship Id="rId126" Type="http://schemas.openxmlformats.org/officeDocument/2006/relationships/customXml" Target="ink/ink116.xml"/><Relationship Id="rId168" Type="http://schemas.openxmlformats.org/officeDocument/2006/relationships/customXml" Target="ink/ink157.xml"/><Relationship Id="rId333" Type="http://schemas.openxmlformats.org/officeDocument/2006/relationships/customXml" Target="ink/ink321.xml"/><Relationship Id="rId540" Type="http://schemas.openxmlformats.org/officeDocument/2006/relationships/customXml" Target="ink/ink514.xml"/><Relationship Id="rId72" Type="http://schemas.openxmlformats.org/officeDocument/2006/relationships/customXml" Target="ink/ink63.xml"/><Relationship Id="rId375" Type="http://schemas.openxmlformats.org/officeDocument/2006/relationships/customXml" Target="ink/ink363.xml"/><Relationship Id="rId582" Type="http://schemas.openxmlformats.org/officeDocument/2006/relationships/image" Target="media/image18.png"/><Relationship Id="rId3" Type="http://schemas.openxmlformats.org/officeDocument/2006/relationships/styles" Target="styles.xml"/><Relationship Id="rId235" Type="http://schemas.openxmlformats.org/officeDocument/2006/relationships/customXml" Target="ink/ink224.xml"/><Relationship Id="rId277" Type="http://schemas.openxmlformats.org/officeDocument/2006/relationships/customXml" Target="ink/ink265.xml"/><Relationship Id="rId400" Type="http://schemas.openxmlformats.org/officeDocument/2006/relationships/customXml" Target="ink/ink388.xml"/><Relationship Id="rId442" Type="http://schemas.openxmlformats.org/officeDocument/2006/relationships/customXml" Target="ink/ink430.xml"/><Relationship Id="rId484" Type="http://schemas.openxmlformats.org/officeDocument/2006/relationships/image" Target="media/image12.png"/><Relationship Id="rId137" Type="http://schemas.openxmlformats.org/officeDocument/2006/relationships/customXml" Target="ink/ink127.xml"/><Relationship Id="rId302" Type="http://schemas.openxmlformats.org/officeDocument/2006/relationships/customXml" Target="ink/ink290.xml"/><Relationship Id="rId344" Type="http://schemas.openxmlformats.org/officeDocument/2006/relationships/customXml" Target="ink/ink332.xml"/><Relationship Id="rId41" Type="http://schemas.openxmlformats.org/officeDocument/2006/relationships/customXml" Target="ink/ink32.xml"/><Relationship Id="rId83" Type="http://schemas.openxmlformats.org/officeDocument/2006/relationships/image" Target="media/image3.emf"/><Relationship Id="rId179" Type="http://schemas.openxmlformats.org/officeDocument/2006/relationships/customXml" Target="ink/ink168.xml"/><Relationship Id="rId386" Type="http://schemas.openxmlformats.org/officeDocument/2006/relationships/customXml" Target="ink/ink374.xml"/><Relationship Id="rId551" Type="http://schemas.openxmlformats.org/officeDocument/2006/relationships/customXml" Target="ink/ink525.xml"/><Relationship Id="rId190" Type="http://schemas.openxmlformats.org/officeDocument/2006/relationships/customXml" Target="ink/ink179.xml"/><Relationship Id="rId204" Type="http://schemas.openxmlformats.org/officeDocument/2006/relationships/customXml" Target="ink/ink193.xml"/><Relationship Id="rId246" Type="http://schemas.openxmlformats.org/officeDocument/2006/relationships/customXml" Target="ink/ink235.xml"/><Relationship Id="rId288" Type="http://schemas.openxmlformats.org/officeDocument/2006/relationships/customXml" Target="ink/ink276.xml"/><Relationship Id="rId411" Type="http://schemas.openxmlformats.org/officeDocument/2006/relationships/customXml" Target="ink/ink399.xml"/><Relationship Id="rId453" Type="http://schemas.openxmlformats.org/officeDocument/2006/relationships/customXml" Target="ink/ink441.xml"/><Relationship Id="rId509" Type="http://schemas.openxmlformats.org/officeDocument/2006/relationships/customXml" Target="ink/ink483.xml"/><Relationship Id="rId106" Type="http://schemas.openxmlformats.org/officeDocument/2006/relationships/customXml" Target="ink/ink96.xml"/><Relationship Id="rId313" Type="http://schemas.openxmlformats.org/officeDocument/2006/relationships/customXml" Target="ink/ink301.xml"/><Relationship Id="rId495" Type="http://schemas.openxmlformats.org/officeDocument/2006/relationships/customXml" Target="ink/ink469.xml"/><Relationship Id="rId10" Type="http://schemas.openxmlformats.org/officeDocument/2006/relationships/customXml" Target="ink/ink1.xml"/><Relationship Id="rId52" Type="http://schemas.openxmlformats.org/officeDocument/2006/relationships/customXml" Target="ink/ink43.xml"/><Relationship Id="rId94" Type="http://schemas.openxmlformats.org/officeDocument/2006/relationships/customXml" Target="ink/ink84.xml"/><Relationship Id="rId148" Type="http://schemas.openxmlformats.org/officeDocument/2006/relationships/customXml" Target="ink/ink138.xml"/><Relationship Id="rId355" Type="http://schemas.openxmlformats.org/officeDocument/2006/relationships/customXml" Target="ink/ink343.xml"/><Relationship Id="rId397" Type="http://schemas.openxmlformats.org/officeDocument/2006/relationships/customXml" Target="ink/ink385.xml"/><Relationship Id="rId520" Type="http://schemas.openxmlformats.org/officeDocument/2006/relationships/customXml" Target="ink/ink494.xml"/><Relationship Id="rId562" Type="http://schemas.openxmlformats.org/officeDocument/2006/relationships/customXml" Target="ink/ink536.xml"/><Relationship Id="rId215" Type="http://schemas.openxmlformats.org/officeDocument/2006/relationships/customXml" Target="ink/ink204.xml"/><Relationship Id="rId257" Type="http://schemas.openxmlformats.org/officeDocument/2006/relationships/customXml" Target="ink/ink246.xml"/><Relationship Id="rId422" Type="http://schemas.openxmlformats.org/officeDocument/2006/relationships/customXml" Target="ink/ink410.xml"/><Relationship Id="rId464" Type="http://schemas.openxmlformats.org/officeDocument/2006/relationships/customXml" Target="ink/ink452.xml"/><Relationship Id="rId299" Type="http://schemas.openxmlformats.org/officeDocument/2006/relationships/customXml" Target="ink/ink287.xml"/><Relationship Id="rId63" Type="http://schemas.openxmlformats.org/officeDocument/2006/relationships/customXml" Target="ink/ink54.xml"/><Relationship Id="rId159" Type="http://schemas.openxmlformats.org/officeDocument/2006/relationships/customXml" Target="ink/ink149.xml"/><Relationship Id="rId366" Type="http://schemas.openxmlformats.org/officeDocument/2006/relationships/customXml" Target="ink/ink354.xml"/><Relationship Id="rId573" Type="http://schemas.openxmlformats.org/officeDocument/2006/relationships/customXml" Target="ink/ink547.xml"/><Relationship Id="rId226" Type="http://schemas.openxmlformats.org/officeDocument/2006/relationships/customXml" Target="ink/ink215.xml"/><Relationship Id="rId433" Type="http://schemas.openxmlformats.org/officeDocument/2006/relationships/customXml" Target="ink/ink421.xml"/><Relationship Id="rId74" Type="http://schemas.openxmlformats.org/officeDocument/2006/relationships/customXml" Target="ink/ink65.xml"/><Relationship Id="rId377" Type="http://schemas.openxmlformats.org/officeDocument/2006/relationships/customXml" Target="ink/ink365.xml"/><Relationship Id="rId500" Type="http://schemas.openxmlformats.org/officeDocument/2006/relationships/customXml" Target="ink/ink474.xml"/><Relationship Id="rId584" Type="http://schemas.openxmlformats.org/officeDocument/2006/relationships/image" Target="media/image20.png"/><Relationship Id="rId5" Type="http://schemas.openxmlformats.org/officeDocument/2006/relationships/webSettings" Target="webSettings.xml"/><Relationship Id="rId237" Type="http://schemas.openxmlformats.org/officeDocument/2006/relationships/customXml" Target="ink/ink226.xml"/><Relationship Id="rId444" Type="http://schemas.openxmlformats.org/officeDocument/2006/relationships/customXml" Target="ink/ink432.xml"/><Relationship Id="rId290" Type="http://schemas.openxmlformats.org/officeDocument/2006/relationships/customXml" Target="ink/ink278.xml"/><Relationship Id="rId304" Type="http://schemas.openxmlformats.org/officeDocument/2006/relationships/customXml" Target="ink/ink292.xml"/><Relationship Id="rId388" Type="http://schemas.openxmlformats.org/officeDocument/2006/relationships/customXml" Target="ink/ink376.xml"/><Relationship Id="rId511" Type="http://schemas.openxmlformats.org/officeDocument/2006/relationships/customXml" Target="ink/ink485.xml"/><Relationship Id="rId85" Type="http://schemas.openxmlformats.org/officeDocument/2006/relationships/customXml" Target="ink/ink75.xml"/><Relationship Id="rId150" Type="http://schemas.openxmlformats.org/officeDocument/2006/relationships/customXml" Target="ink/ink140.xml"/><Relationship Id="rId248" Type="http://schemas.openxmlformats.org/officeDocument/2006/relationships/customXml" Target="ink/ink237.xml"/><Relationship Id="rId455" Type="http://schemas.openxmlformats.org/officeDocument/2006/relationships/customXml" Target="ink/ink443.xml"/><Relationship Id="rId12" Type="http://schemas.openxmlformats.org/officeDocument/2006/relationships/customXml" Target="ink/ink3.xml"/><Relationship Id="rId108" Type="http://schemas.openxmlformats.org/officeDocument/2006/relationships/customXml" Target="ink/ink98.xml"/><Relationship Id="rId315" Type="http://schemas.openxmlformats.org/officeDocument/2006/relationships/customXml" Target="ink/ink303.xml"/><Relationship Id="rId522" Type="http://schemas.openxmlformats.org/officeDocument/2006/relationships/customXml" Target="ink/ink496.xml"/><Relationship Id="rId96" Type="http://schemas.openxmlformats.org/officeDocument/2006/relationships/customXml" Target="ink/ink86.xml"/><Relationship Id="rId161" Type="http://schemas.openxmlformats.org/officeDocument/2006/relationships/customXml" Target="ink/ink151.xml"/><Relationship Id="rId399" Type="http://schemas.openxmlformats.org/officeDocument/2006/relationships/customXml" Target="ink/ink387.xml"/><Relationship Id="rId259" Type="http://schemas.openxmlformats.org/officeDocument/2006/relationships/customXml" Target="ink/ink248.xml"/><Relationship Id="rId466" Type="http://schemas.openxmlformats.org/officeDocument/2006/relationships/customXml" Target="ink/ink454.xml"/><Relationship Id="rId23" Type="http://schemas.openxmlformats.org/officeDocument/2006/relationships/customXml" Target="ink/ink14.xml"/><Relationship Id="rId119" Type="http://schemas.openxmlformats.org/officeDocument/2006/relationships/customXml" Target="ink/ink109.xml"/><Relationship Id="rId326" Type="http://schemas.openxmlformats.org/officeDocument/2006/relationships/customXml" Target="ink/ink314.xml"/><Relationship Id="rId533" Type="http://schemas.openxmlformats.org/officeDocument/2006/relationships/customXml" Target="ink/ink507.xml"/><Relationship Id="rId172" Type="http://schemas.openxmlformats.org/officeDocument/2006/relationships/customXml" Target="ink/ink161.xml"/><Relationship Id="rId477" Type="http://schemas.openxmlformats.org/officeDocument/2006/relationships/image" Target="media/image8.png"/><Relationship Id="rId337" Type="http://schemas.openxmlformats.org/officeDocument/2006/relationships/customXml" Target="ink/ink325.xml"/><Relationship Id="rId34" Type="http://schemas.openxmlformats.org/officeDocument/2006/relationships/customXml" Target="ink/ink25.xml"/><Relationship Id="rId544" Type="http://schemas.openxmlformats.org/officeDocument/2006/relationships/customXml" Target="ink/ink518.xml"/><Relationship Id="rId183" Type="http://schemas.openxmlformats.org/officeDocument/2006/relationships/customXml" Target="ink/ink172.xml"/><Relationship Id="rId390" Type="http://schemas.openxmlformats.org/officeDocument/2006/relationships/customXml" Target="ink/ink378.xml"/><Relationship Id="rId404" Type="http://schemas.openxmlformats.org/officeDocument/2006/relationships/customXml" Target="ink/ink39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79359 337199,'-6'0,"6"3,0 1,0 5,0 1,0 12,0 1,-3 22,0 0,-4 6,1 1,6-20,0 0,0-26,0 1,0-10,0-1,3-5,0-1,0 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80615 337250,'0'6,"0"-2,0-1,0 0,0 0,-3 4,0-1,-7 26,0 0,0 13,1-1,2-5,1-1,6-19,0 1,13-20,0 0,3-20,0 1,-3-10,0 1,-6 2,0 1,-4 9,0 0,-6 9,0 1,-14 3,1-1,0 14,-1 0,1 2,0 1,16-10,0 1,-7-1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81526 337248,'-6'0,"2"0,1 0,3-3,0 0,16-1,1 1,2 3,1 0,-1 0,1 0,-10 10,0-1,-7 10,0 0,-12 0,-1 0,-7 4,1-1,-4-3,1 0,2-3,1-1,6-2,1 0,5-13,1 0,10 0,-1 0,4-3,0 0,6-1,0 1,1 3,-1 0,-3 0,0 0,-10 3,1 1,2-1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83504 338549,'0'7,"-4"-7,1 0,3 6,0 1,0 2,0 1,3 0,1 0,-1-4,0 1,0-4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84340 336976,'-7'-7,"1"4,-1 0,7 0,0-1,-3 1,0 0,9 3,1 0,6 3,-1 0,8 4,-1-1,-3 4,0-1,-7 4,1 0,-7 6,0 1,-12 2,-1 0,-12 1,-1-1,-5 1,-1-1,6-3,1 1,6-11,0 1,35-17,0 1,7 0,0-1,2 1,1-1,-6 7,-1 0,-12 0,-1 0,-6 0,1 0,-1 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87550 337300,'7'0,"9"13,0 0,13 13,1 0,-4 0,0 0,-10-6,0 0,-12-11,-1 1,-6-13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87593 337199,'0'7,"-7"-7,1 0,3 3,-1 0,1 0,0 0,-3 4,-1-1,-2 7,-1 0,-13 9,1 1,-7 6,0 0,16-20,0 1,7-10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90282 336806,'12'-7,"7"7,0 0,0 0,0 0,-6 3,0 1,-10 5,0 1,-12 5,-1 1,-12 0,0 0,-4-3,1 0,9-7,0 1,13-7,0 0,13 0,-1 0,16 0,1 0,-4-4,0 1,-3 3,0 0,-16 10,0-1,-3 10,0 0,-19 7,0-1,0-5,0-1,0-10,0 1,7-10,-1 0,13-10,0 1,-3 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92063 338150,'-7'7,"4"2,0 1,3 0,0 0,3-1,0 1,1-7,-1 1,0-1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92569 336462,'-6'0,"-1"0,1 0,19 0,0 0,9 0,1 0,3-3,-1 0,-5 3,-1 0,-6-4,0 1,-10 3,0 0,-3 7,0-1,-6 10,-1 0,1 10,-1-1,-2 14,-1-1,7 10,0 0,-4 10,1 0,6-16,0-1,0-28,0 0,6-20,1 1,-4 0,0-1,0-2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94233 336700,'-6'13,"6"-10,0 0,0 0,0 1,0 5,0 1,-3 3,-1 0,-2 9,0 1,-4-4,0 0,7-3,0 0,3-3,0 0,3-10,0 0,17-6,-1 0,0-4,0 1,-3 3,0 0,-3 3,0 0,-13 12,0 1,-10 10,1-1,-11 4,1-1,-3-5,-1-1,4-9,0-1,6-5,0-1,13-10,0 1,-6-1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94950 337147,'19'0,"7"-3,0-1,-4-2,0-1,-15 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97650 337919,'7'0,"16"0,0 0,3 0,0 0,-3-6,0-1,-13 4,0 0,-14 3,1 0,-3 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97348 338699,'-13'7,"13"-4,0 0,19-3,0 0,17 0,-1 0,6-3,1 0,-14-1,1 1,-23 3,1 0,-4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101730 337162,'0'-9,"0"-1,0 0,0 5,0 0,0 0,0 1,0-1,0 0,0 0,0 0,5 5,0 0,-5 15,0-1,-5 11,0-1,0 5,0 1,-5 19,0-1,1-4,-1 0,10-15,0 1,0-11,0 1,10-20,-1 0,11-10,0 0,-1-9,1-1,-6 1,1-1,-5 6,0-1,-10 5,0 0,-5 6,0-1,-15 0,1 0,-1 5,1 0,-1 0,0 0,11 5,-1 0,10 4,0 1,-5-10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103055 337151,'-9'0,"9"-4,0-1,-5 5,0 0,5 5,0-1,-5 15,0 1,5 4,0-1,5-3,0-1,5-5,-1 1,6-15,-1 0,1-10,-1 0,-4-14,-1 0,-4-9,0-1,-5 11,0-1,-10 9,1 1,-1 4,0 1,-9 9,0 0,4 9,1 1,4 4,1 1,4-6,0 1,5-5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104426 336341,'-9'0,"4"-5,0 0,0 5,0 0,-5-4,1-1,4 5,0 0,0 0,0 0,-4 0,-1 0,5 0,0 0,0 0,0 0,1 9,-1 1,0 5,0 0,5-1,0 1,5 0,0-1,9 6,1-1,-1-4,1 0,0-1,-1 1,1 0,-1-1,-4 6,0 0,-10-1,0 1,0-1,0 1,-10 4,0 1,-4-11,-1 1,1 0,-1 0,0-11,1 1,4-10,0 1,10-11,0 0,0-19,0 0,15-6,0 1,9-5,0 0,-4 10,-1 0,0 14,1 1,-15 14,0 0,-5 10,0 0,-5 0,0 0,0-1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106364 339072,'-10'10,"10"0,0 0,0-5,0 0,5-5,0 0,0 5,0 0,0-5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107513 337228,'-20'0,"35"0,0 0,0 0,0 0,-5 0,0 0,-5 4,1 1,-1 19,0 1,-26 18,1 1,0-6,0 1,0-15,-1 0,16-19,0 0,0-5,0 0,20-10,0 1,11-1,-1 0,-5 1,0-1,-4 5,-1 0,-10 0,0 1,-5-1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108834 336485,'-10'0,"10"5,0 0,0 0,0-1,-5 6,0 0,0 5,0-1,5 6,0-1,-4 6,-1-1,5-5,0 1,0-6,0 1,5-5,-1 0,6-10,0 0,4 0,1 0,0-5,-1 0,1 0,-1 0,-9 0,0 0,0 5,0 0,-5 5,0 0,0 10,0-1,-5 1,0-1,-9 11,-1-1,0 1,1-1,-6-5,1 1,-1-6,1 1,9-15,1 0,4-10,0 1,0 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109397 336748,'10'0,"-5"-5,0 0,9 0,1 1,5-6,-1 0,-9 0,0 1,4 4,1 0,-10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81519 341225,'-9'0,"9"-4,0-1,0 14,0 0,-4 10,-1-1,1 10,-1-1,-4 10,0 0,5 4,-1 0,1 0,-1 1,10-19,-1 0,10-14,-1 0,1-23,-1 0,1-18,-1 0,-8 9,-1 0,-4 5,0 0,-4 4,-1 0,-8 10,-1-1,5 5,0 0,0 0,0 0,0 9,0 0,5 0,-1 1,5-6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82759 341288,'-9'0,"5"5,-1-1,5 10,0 0,-5 4,1 1,-1-1,1 1,4-1,0 0,4-13,1-1,4 1,0 0,5-5,0 0,-5 0,0 0,0 0,0 0,-9 9,0 0,0 9,0 1,0 4,0 0,-13 5,-1-1,5-4,-1 0,-3-18,-1-1,5-13,0 0,4-14,1 0,-1 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83103 341625,'9'0,"5"0,-1 0,-4-5,0 0,-9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84203 343433,'-9'0,"5"0,-1 0,1 5,-1-1,10 1,-1 0,5 8,0 1,1 0,-1-1,-5-13,1 0,-5 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85398 341715,'-9'0,"4"0,1 0,-1 0,0 0,19 0,0 0,5 5,0-1,-6 1,1-1,-9 1,0 0,-1 8,1 1,-10 9,1-1,-20 1,1 0,0-5,0 1,4-10,1 0,13-9,0 0,10 0,0 0,18 0,0 0,5-5,0 1,-10-1,1 1,-5 4,0 0,-9-5,-1 0,1 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86901 341359,'-9'9,"9"0,0 1,0 3,0 1,-5 5,1-1,4-4,0 0,0-5,0 0,0 0,0 1,13-10,1 0,0 4,-1 1,6-1,-1 1,-9 0,0-1,-4 10,-1 0,-4 4,0 1,-9 4,0 0,-9 0,-1 0,6-5,-1 0,1-8,-1-1,0-14,1 1,8-6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87326 341499,'9'0,"-4"0,-1 0,10-5,0 1,4-1,1 1,-15-1,1 0,4 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89849 342075,'-18'0,"23"5,-1-1,10 5,0 1,9 13,0 0,-10-5,1 0,0 1,0-1,-10-9,1 0,-5-4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90102 341646,'-9'0,"0"0,-1 0,10 4,0 1,0 0,0-1,-4 10,-1 0,-4 9,0 0,-10 9,1 0,4-13,0-1,10-9,-1 0,5-4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92229 341646,'27'0,"-9"0,1 0,-10 0,0 0,-9 14,0-1,-14 6,1-1,-10 0,0 0,5-8,0-1,14-5,-1 1,14-5,0 0,18-9,0 0,5-1,0 1,-10 5,1-1,-14 19,0 0,-9 13,0 0,-18 10,0 0,-5-10,1 0,4-22,-1-1,6-4,-1 0,14-18,0 0,-4 13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94209 342648,'-9'0,"4"9,1 0,4-4,0 0,0 4,0 0,9-4,0-1,-5-4,0 0,1 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94573 340715,'0'9,"-9"-4,0-1,9 1,0 0,9-5,0 0,10 0,-1 0,5-5,0 0,-4 1,-1-1,-9 5,0 0,1 0,-1 0,-9 14,0 0,-5 9,1 0,-6 9,1 0,5 14,-1 0,5 4,0 1,0-5,0 0,0-23,0 0,5-19,-1 1,1-14,-1 0,-4 4,0 0,0-4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96592 341001,'-9'0,"9"5,0-1,-4 1,-1-1,1 10,-1 0,0 5,1-1,4 1,0-1,0-4,0 0,0-5,0 1,14-6,-1 1,5-5,1 0,-6 0,1 0,0 0,-1 0,-4 4,0 1,-9 9,0 0,-4 9,-1 0,-8 0,-1 0,-4 0,0 1,-5-15,0 0,5-13,0-1,13 0,0 1,1-6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97067 341060,'-9'9,"9"-5,0 1,9-5,1 0,13-5,0 1,-10-5,1-1,0 6,0 0,-10 4,1 0,-5-5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98613 341509,'-9'0,"4"4,0 1,19-5,0 0,19 0,0 0,4-9,1-1,-10 1,0 0,-14 4,0 1,-9 4,-1 0,-4-5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98735 342750,'-10'10,"1"4,0 0,23-14,0 0,27-10,1 1,-1 0,1-1,-6 5,1 1,-18-1,-1 0,-13 10,-1 0,1-1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101812 341660,'0'-10,"9"10,1 0,10 0,-1 0,6 5,-1 0,-9 0,-1 0,-9 14,0 1,-10 9,0 0,-29 5,0 0,-5-5,0 0,10-14,-1-1,21-14,-1 0,5 0,0 0,15-4,0-1,24 0,0 0,0 0,0 0,0-4,0-1,-24 5,0 0,-5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103817 341278,'0'20,"-10"4,0 1,1 4,-1 0,5-4,0-1,5-14,0 0,5-10,0 0,14-10,1 0,9-4,1-1,-11 0,1 1,-6 4,1 0,-10 5,0 0,-5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104363 340974,'-10'0,"10"15,0-1,0 21,0-1,0 5,0 0,-5-4,0-1,5-9,0-1,-5-19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105018 340669,'-10'0,"10"5,0 0,0 5,0 0,-5 5,0-1,1 11,-1 0,0-1,0 1,5-10,0 0,0-6,0 1,10-5,-1 0,11-10,-1 0,6 0,-1 0,1-4,-1-1,-9 10,-1 0,-9-5,0 0,-5 0,0 0,0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105700 340974,'0'29,"0"-9,0-1,0 20,0 0,-5 5,0 0,0-5,0 0,0-14,0-1,5-14,0 0,0-15,0 0,5-15,0 1,-5 14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106808 343180,'0'10,"0"-5,0 0,0 0,0 0,4 0,1 0,0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108444 340745,'-10'0,"10"10,0 0,-5 14,0 0,0 30,0 0,0 9,0 1,5-20,0-1,0-28,0 0,20-25,0 0,-5-19,-1 0,-4 4,0 1,-5-1,0 1,-5 19,0 0,-20 5,1 0,-1 20,0-1,0-4,1 0,14-10,0-1,0 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109800 341175,'-10'0,"5"0,1 0,-1 0,0 0,-5 0,0 0,0 0,1 0,-6 0,0 0,-4 0,-1 0,11 10,-1-1,0 6,0-1,10 1,0-1,10 1,0 0,9-1,1 1,9-1,0 1,-4-1,-1 1,-14 4,0 0,-5-4,0-1,-20 6,0-1,-14-4,0-1,9-9,1 0,4-5,0 0,15-19,0-1,15-14,0 0,14-9,0-1,1 6,-1-1,-15 19,1 1,-10 19,0 0,-10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111471 340898,'-10'0,"5"0,0 0,10 0,0 0,5 0,-1 0,6 5,0 0,0-5,-1 0,1 0,0 0,-6 0,1 0,-5 0,0 0,-5 10,0 0,-5 14,0 1,-5 29,1 0,4 5,0 0,0-9,0-1,5-15,0 1,0-25,0-1,5-23,0-1,0 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113028 341050,'-10'10,"10"-5,0 0,-5 4,0 1,0 10,0-1,-4 5,-1 1,0-5,0-1,10-9,0 0,10-6,0 1,14-5,1 0,9-5,0 1,-5 4,1 0,-16 0,1 0,-15 14,0 1,-24 14,-1 1,-9 4,0 0,5-15,-1 1,11-15,-1 0,6-10,-1 0,10-5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113810 340562,'10'0,"0"0,-1 0,35-15,1 1,-1-1,0 0,-20 6,1-1,-20 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57808 369818,'0'-7,"0"3,0 1,0-1,0 1,-3 0,-1-1,4 1,0-1,0 1,0-1,-3 1,-1 0,4-1,0 1,-3-1,-1 1,1 3,0 0,3-4,0 1,-4 3,1 0,-1 0,1 0,-4 3,0 1,4 3,-1 0,-2-1,-1 1,3 0,1 0,3 3,0 1,3-1,1 0,3-3,-1 0,1 3,0 0,7 1,-1-1,-2 0,-1 1,-3-1,0 0,-1-3,1 0,-3 6,-1 1,-3-3,0-1,0 4,0-1,-3-3,-1 1,-3-1,1 0,-5-3,1 0,3-3,0-1,-3-3,0 0,3-3,0-1,0 1,1-1,6-10,0 1,3-8,0 1,11-8,0 1,3-7,0-1,-3 4,-1 1,-2 12,-1 1,-10 14,0-1,0 8,0-1,-3 8,-1-1,4-7,0 1,-3 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58769 369909,'0'7,"0"-4,0 1,0 13,0 0,-3 7,0 0,-4-3,0 0,3-8,1 1,3-11,0 1,14-8,-1 1,8-4,-1 0,8-3,-1 0,-3 3,0 0,-14 3,0 1,-6 0,-1-1,-10 4,0 0,4 4,-1-1,-2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59331 369855,'-7'0,"7"3,0 1,3 13,1 0,-1 10,0 1,-3 13,0 0,0 3,0 1,-3-11,0 0,-1-17,1 0,3-14,0 1,0-11,0 0,0-6,0-1,0 10,0 1,3-4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60179 371984,'0'7,"3"-4,1 1,-1 3,1 0,3 3,0 0,-4-6,0-1,1 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60932 370068,'0'7,"0"-4,0 1,0-1,0 1,0 20,0 0,0 3,0 1,-4 6,0 0,4-13,0-1,0-16,0-1,0-10,0 0,0 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61030 368925,'21'0,"-8"-3,1-1,7 4,-1 0,-2-6,-1-1,0 7,0 0,-10-4,0 1,-4 6,1 1,-4 6,0 0,0 11,0-1,-4 8,1-1,0 14,-1 0,4 0,0-1,0 1,0 0,0-17,0 0,0-10,0-1,0-9,0-1,-3 1,-1-1,1 0,-1 1,1-4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63644 369703,'-7'0,"7"-4,0 1,7 13,0 1,7 13,-1 0,5 7,-1 0,0 3,0 0,-10-20,0 0,-7-11,0 1,0-1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63401 369703,'-7'0,"4"-4,-1 1,1 6,0 1,-4 13,0 0,-7 10,1 1,-4-1,0 1,0-8,0 1,13-14,1-1,3-2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64729 369323,'-7'0,"0"4,0-1,14-3,0 0,13 0,0 0,-3 0,0 0,-7 3,0 1,-10 6,0 0,-14 8,1-1,-21 7,1 0,9-7,1 1,9-12,1 1,16-7,1 0,23 0,-1 0,5-3,-1-1,-7 1,1 0,-14 6,0 0,-10 11,0 0,-17 7,0-1,-3 4,0 1,3-12,1 1,5-7,1 0,10-11,0 1,0-4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66410 370866,'-7'7,"7"0,0 0,0 3,0 1,4-1,-1 0,1-6,-1-1,1 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66830 369025,'7'0,"13"0,1 0,-1-4,1 1,-8-1,1 1,-4-1,0 1,-6 3,-1 0,-3 14,0-1,-3 8,-1-1,-3 15,1-1,-1 7,0 0,4 3,-1 1,4-8,0 1,0-21,0 0,4-14,-1 1,4-21,0 0,-7 13,0 1,3-7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68465 369057,'-7'0,"7"3,0 1,0 3,0 0,-3 10,-1 0,1 3,-1 1,1-1,0 0,3-6,0 0,6-7,1 0,4-7,-1 0,3 0,1 0,0 0,-1 0,-2-4,-1 1,-7 3,1 0,-4 10,0 0,-10 7,-1 0,-6 4,0-1,0 4,0 0,0-10,0-1,6-6,1 0,7-21,-1 1,1 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68905 369380,'27'0,"-6"-10,-1 0,-10 7,1-1,-8 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70303 369657,'-14'0,"14"3,0 0,14-3,-1 0,11 0,0 0,0-3,0 0,-10-4,-1 0,-9 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69996 370643,'-6'0,"-5"7,1-1,13-2,1-1,20-3,0 0,14-7,-1 1,-2-1,-1 1,-17 3,0-1,-13 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72014 368894,'-10'0,"5"0,0 0,15 0,0 0,0 5,0 0,5-5,0 0,-10 10,0-1,-5 1,0 0,-5 9,0 1,-15 4,0 1,0-11,1 1,4-10,0 0,15 0,0-1,15-4,0 0,9-4,1-1,-5 0,0 0,-10 0,0 0,-5 15,0 0,-10 9,0 1,-15 4,0 1,-5-6,0 1,1-11,-1 1,15-5,0 0,10-10,0 0,-5-5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73389 368970,'0'10,"0"0,0-1,0 11,0-1,0 15,0 1,0 4,0 0,-5-5,1 0,4-9,0-1,-5-24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73676 368741,'-10'0,"10"5,0 0,0 5,0-1,-5 11,0-1,1 6,-1-1,0 0,0 1,5-11,0 1,5-5,0-1,4-9,1 0,5 0,-1 0,1 0,-1 0,-9 0,0 0,0 5,0 0,-5 10,0-1,-15 1,1 0,-6 4,1 1,-1-11,1 1,9-10,1 0,4 0,0 0,0-10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73946 368824,'19'-20,"1"10,-1 1,-4-1,-1 0,1 5,0 0,-10 0,-1 0,-4 10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74781 370567,'0'10,"0"-6,0 1,5 0,0 0,0-5,0 0,-5 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75672 368662,'-9'0,"4"0,0 0,5 4,0 1,-5 10,0 0,1 14,-1 0,-5 20,1-1,4 6,0-1,5-19,0 0,5-24,0 0,9-10,0 0,6-24,-1-1,-5 1,0 0,-9 4,0 1,-5 9,0 0,-10 5,1 0,-10 5,0 0,4 10,1 0,4 0,1-1,4-4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76652 368741,'-9'0,"9"15,0-1,-5 6,0-1,-5 6,0-1,5 1,1-1,4-9,0-1,0-9,0 0,9-5,1 0,10-5,-1 0,-5 0,1 0,4-4,1-1,-10 5,-1 0,-4 0,0 0,-5 1,0-1,5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77296 368818,'-10'0,"10"5,0-1,0 15,0 0,0 9,0 0,0 9,0 1,0 4,0 0,0-9,0 0,0-15,0 1,0-14,0-1,0-13,0 0,0-1,0 1,0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74783 371100,'10'0,"-5"5,-1 0,1-5,0 0,-5 5,0 0,5-5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79750 369083,'13'0,"3"0,0 0,7-4,-1 1,-6 3,1 0,-8 0,1 0,-10 3,0 1,-3 5,-1 1,-5 13,-1-1,0 17,1 0,2 10,1 0,-1-4,1 1,3-17,0 0,3-19,0 0,3-20,0 0,0 4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81202 371181,'0'7,"0"-4,0 0,3 0,0 1,0-1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81837 369326,'-7'7,"7"-4,0 0,-3 7,0-1,-4 7,1 1,0 2,-1 0,4 1,0-1,3-12,0-1,9-3,1 1,6-14,0 0,3 4,0-1,-3-2,0-1,-12 7,-1-1,0-2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82233 369427,'0'6,"-3"-6,-1 0,4 4,0-1,0 10,0 0,0 13,0 0,-7 9,1 1,2-10,1 0,3-13,0 0,0-20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82517 368773,'-13'0,"13"7,0-1,9-6,1 0,19 0,1 0,-4 0,0 0,-3 0,-1 0,-12 0,0 0,-7 7,0-1,-6 4,0-1,-7 17,0 0,1 16,-1 0,0 10,0-1,7-9,0 0,3-13,0 0,0-16,0 0,0-16,0-1,3-2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84615 369778,'-6'0,"6"6,0 1,6 6,0 0,11 10,-1-1,0 1,0 0,-6-4,0 1,-7-17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84519 369677,'-13'0,"3"13,0 0,-2 13,-1-1,-7 7,1 1,6-7,0-1,9-22,1 1,0-1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85811 369577,'13'6,"0"-2,0-1,-7 0,0 0,-9 13,0 0,-16 7,0-1,-14 0,1 1,16-14,0 1,13-7,0 0,29-6,-1 0,1-3,0-1,-7 4,0 0,-13 6,1 0,-10 10,-1 0,-12 6,0 0,-6 0,-1 1,11-11,-1 1,10-10,-1 0,8-7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86981 370880,'-7'0,"4"3,0 1,3 2,0 1,3-1,0 1,1-7,-1 0,0 3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87282 368932,'-7'0,"4"3,0 0,3 0,0 0,3-3,0 0,14 0,-1 0,3-3,1 0,-4 0,0 0,-6-1,-1 1,-5 3,-1 0,-3 10,0-1,-10 4,1 0,-1 13,0 0,-3 9,0 0,7 7,-1 0,1-3,-1-1,7-15,0-1,0-18,0-1,10-16,0 0,-10 7,0-1,3 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88353 369226,'0'13,"-7"0,1-1,-7 11,0-1,3 1,0-1,4-9,0 0,6-7,0 0,9-2,1-1,6-6,0-1,0-2,1 0,-8-1,1 1,-4 6,1 0,-7 13,0-1,-10 1,1 0,-8 6,1 0,-3-6,-1 0,4-7,0 1,3-7,0 0,10-4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89023 368893,'6'0,"4"0,0 0,9-10,0 0,-6 4,0-1,-7 4,1-1,-4 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90291 369465,'-10'0,"6"0,-1 0,10 0,-1 0,10-5,0 0,10 1,-1-1,-4 0,-1 0,-4 1,0-1,-9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90249 370383,'-9'0,"4"0,0 0,24 0,0 0,0 0,0 0,10 0,-1 0,-9-5,0 1,0-1,0 1,-14-1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91595 369300,'6'0,"4"0,-1 0,4 3,0 0,0 7,0 0,-7 2,0 1,-6 13,0-1,-12 4,-1 0,-6 0,-1 0,-2-14,0 1,9-12,0-1,23-13,-1 1,17-1,-1 1,-5 2,-1 1,0 3,0-1,-16 4,1 0,-1-3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92632 369150,'0'6,"0"4,0 0,-3 6,0 0,-4 6,1 1,-1-7,1 0,6-7,0 1,16-10,0 0,13-7,0 1,0-7,0 0,-13 10,0 0,-12 0,-1 0,-6 3,-1 0,1 0,0 0,0-4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93320 369357,'-13'0,"9"0,1 0,3-4,0 1,0 16,0 0,0 13,0 0,0 10,0 0,0-4,0 1,0-13,0-1,0-22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94174 368800,'-6'0,"6"3,0 0,3 7,0 0,-3 6,0 0,0 13,0 0,-3 16,0 0,-4 3,1 0,2-19,1 0,3-19,0-1,0-12,0 0,0-3,0-1,3 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94799 370600,'0'6,"0"-2,0-1,0 3,0 1,3-1,1 0,-1-2,0-1,-3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95097 369150,'-7'6,"20"-6,1 0,6 0,0 0,-3 0,0 0,-4 0,0 0,-6-3,0 0,-7 6,0 0,-3 10,-1 0,-3 13,1 0,-4 13,0-1,3 4,0 0,4-10,-1 1,4-17,0 0,0-13,0 0,4-6,-1 0,0-4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96822 368977,'-7'0,"4"0,0 0,3-3,0 0,-4 9,1 1,0 12,0 1,-7 16,0 0,4 6,-1 1,4-1,0 0,3-15,0-1,13-23,0 0,0-13,0 1,-3-14,-1 0,-2 0,-1 0,-2 7,-1 0,-3 3,0 0,-10 9,0 1,-6 13,0 0,-4 6,1 0,12-9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100079 369502,'-10'0,"15"0,0 0,5 0,0 0,0 5,-1 0,1-5,0 0,-10 10,0-1,0 6,0 0,-20 9,1 1,4-6,0 1,6-11,-1 1,5-5,0 0,10 0,0 0,9-5,1 0,0-5,0 0,-6 5,1 0,0 0,0 0,-10 5,0 0,-10 9,0 1,0 5,1-1,-11-4,0-1,11-4,-1 0,10-5,0 0,-5-5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101148 369046,'0'10,"0"-5,0 0,4-1,1 1,4-5,1 0,-6 5,1 0,-5 5,0 0,0-1,0 1,0 10,0-1,-9 1,-1-1,6-4,-1-1,0-4,1 0,13-5,0 0,1-5,-1 0,1 0,-1 0,-4 5,-1-1,-4 11,0 0,-4 9,-1 1,-4-1,-1 0,-4-4,0-1,9-9,1 0,-1-10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102094 371176,'10'0,"-10"5,0 0,10 0,0 0,-10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103364 368665,'-9'0,"9"15,0-1,-5 25,0 0,-9 15,-1 0,1-1,-1 1,11-15,-1 0,5-29,0 0,19-15,0 0,5-24,0-1,-14 6,0 0,-10 14,0 0,-10 0,0 1,-4 9,0 0,-6 9,1 1,9-5,1 0,4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104431 368513,'0'10,"0"-5,0 0,-5-1,0 1,5 20,0-1,-10 20,0 0,1 15,-1-1,0-4,0-1,10-18,0-1,5-34,0 0,10-10,-1 0,1-19,0 0,-6-1,1 1,-5 10,0-1,-5 10,0 1,-10 9,0 0,-9 4,-1 1,1 5,-1 0,11 0,-1-1,5-9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106679 369512,'-10'-10,"5"10,0 0,20 0,-1 0,16 15,-1-1,-5 6,1 0,-6 4,1 1,-11-5,1-1,-5-9,0 0,0-10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106973 369197,'-10'0,"5"0,0 0,1 0,-1 0,-10 20,0-1,-14 15,0 0,0 1,-1-1,21-20,-1 1,5-10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108691 368589,'-10'0,"0"5,1 0,9 0,0-1,9-4,1 0,5 0,-1 0,-4 5,0 0,-5 5,0 0,-5 9,0 1,-20-1,1 1,4 4,0 1,1-16,-1 1,15-5,0 0,5-5,0 0,10 0,-1 0,1-5,-1 0,-4 5,0 0,-10 15,0-1,-5 11,0-1,-14 0,-1 1,1-1,-1 1,5-16,1 1,9-10,0 0,0-5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110006 370491,'10'10,"-10"-5,0-1,5 1,0 0,0 5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110767 368457,'-10'0,"20"0,0 0,16 0,-1 0,6 0,0 0,-5-5,-1 0,-15 0,1 0,-6 5,0 0,-5 5,0 0,0 9,0 1,-10 10,-1-1,1 20,0 0,5 5,0-1,0 1,-1 0,1-15,0 0,5-24,0 0,5-15,0 0,1-10,-1 1,0-1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112485 368741,'-10'0,"10"5,0 0,-5 5,0-1,5 6,0-1,-4 6,-1-1,0 1,0-1,5-4,0-1,0-4,0 0,5 0,0-1,4-9,1 0,10 0,-1 0,-4 0,-1 0,-4 0,0 0,-10 5,0 0,-15 14,1 1,-6 9,1 0,-6-5,1 1,9-11,1 1,9-15,0 0,0-10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112973 369185,'19'0,"-4"-5,0 0,-6 0,1 0,-5 5,0 0,-5-5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114114 369807,'-76'0,"190"0,0 0,38 0,0 0,-37 0,-1 0,-38 0,0 0,-38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113824 370643,'-10'10,"15"-6,0 1,15-5,-1 0,11 0,-1 0,0 0,1 0,-16 0,1 0,-10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115494 369382,'0'9,"0"-5,0 0,0 9,0 0,0 21,0 1,0 12,0 0,-9 0,1 0,8-21,0 0,0-18,0 1,0-26,0-1,4 10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115686 369646,'25'0,"-8"9,0-1,-8 5,-1-1,-3 14,-1-1,-25 9,-1 0,-3-5,-1 1,1-17,-1-1,18-7,-1-1,22-8,0-1,12-3,1-1,-1 1,1 0,-5 3,0 1,-4-4,1-1,-14 5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117261 369051,'0'8,"-4"10,0-2,0 22,-1 1,-3 16,-1 0,5-13,0 1,-1-14,1 1,8-22,1 1,7-9,1 0,0-9,0 1,-4-13,-1 0,-3 4,-1 0,-4 4,0 0,-4 9,-1 0,-3 4,-1 0,0 0,1 0,-1 4,1 0,3 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118189 371039,'0'-8,"4"8,0 0,0 0,1 0,-1 0,0 0,-4 4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118404 369381,'8'0,"5"0,0 0,0 9,0-1,-5 1,1-1,-5 5,0 0,-8 16,0 1,-9 4,0 0,-4-8,0-1,4-8,0 0,9-12,0-1,21-8,0-1,0-3,0-1,4-3,1-1,-5 9,0-1,-13 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119511 368850,'26'0,"-9"0,0 0,-5 5,1-1,0-4,0 0,-13 13,0-1,-5 10,1-1,-13 4,0 1,4-1,1 1,3-9,1-1,8-3,0 0,12-9,1 0,13-4,-1 0,1-4,-1 0,-8 4,0 0,-12-4,-1-1,-4 10,0-1,-9 17,1 0,-9 5,0-1,-9 5,1 0,8-18,0 1,12-9,1 1,0-1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121709 369827,'-8'0,"4"0,0 0,12 0,0 0,8 4,-1 0,1 0,0 0,-8 4,-1-1,-3 9,0 0,-12 7,1 0,-21 4,1 0,-1-3,1-1,3-7,1-1,19-11,0 0,12-8,0 0,15-11,1-1,3 4,1 1,-9-1,1 0,-5 9,1-1,-12 0,0 0,0-4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123127 369526,'0'8,"0"-4,0 0,0 7,0 1,-4 15,0 0,0 12,0 0,0 0,0 0,0-7,1-1,3-16,0 1,3-16,1 0,4-4,0 0,4-11,0-1,-5 0,1 1,-4-1,0 1,-4 3,0 0,0 0,0 1,-12 7,1 0,-1 4,0 0,0 4,1 0,3 7,0 1,4-4,0 0,4-4,0 0,4-1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124222 371045,'0'8,"0"-4,0 0,0 0,0 0,0 4,0 0,4-4,0 0,-1-4,1 0,0 4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124754 369586,'-8'0,"8"4,0 0,0 0,0 0,0 7,0 1,-4 4,0 0,1-1,-1 1,-4 0,0-1,8-7,0 0,16-8,-1 0,5-8,-1 0,8-4,1 1,-5 3,1 0,-13 0,1 0,-8 5,0-1,-4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125399 369830,'-8'8,"8"-4,0 0,0 4,0 0,0 11,0 1,0 4,0 0,0 11,0 1,-4-12,0 0,4-13,0 1,0-16,0 0,0-3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125642 368873,'-8'0,"4"0,0 0,20 0,-1 0,1 0,0 0,3 0,1 0,-5 0,1 0,0-4,-1 0,-7 0,0 0,-8 20,0-1,-4 9,0-1,0 9,0-1,0 12,0 0,4 0,0 0,0-4,0 0,0-11,0-1,0-23,0 0,4 0,0 0,-4-8,0 0,0-4,0 0,-4 4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127267 370073,'16'16,"-1"3,1 0,0 9,0-1,-5 0,1 0,-8-15,0 0,0-12,0 0,0-8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127244 370070,'-16'0,"12"0,0 0,1 3,-1 1,-4 8,0 0,-4 15,1 0,-9 4,1 0,11-11,0-1,8-15,0 0,-4-4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128594 369403,'-8'0,"8"4,0 0,0 0,0 0,8 0,0 0,4-4,0 0,-4 4,0 0,-4 0,0 0,-4 7,0 1,-16 4,0 0,-4-1,0 1,5-4,-1 0,12-8,0 0,20-4,0 0,3 0,1 0,-4 0,0 0,-8 8,0-1,-4 9,0 0,-12 4,0-1,-12 9,0 0,0-9,1 1,7-12,0 0,8-12,0 0,4-4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129828 371045,'-8'8,"8"0,0 0,0 0,0-1,4 1,0 0,0-4,0 0,-4 0,0 0,4-4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130159 369211,'-8'0,"16"0,0 0,9 0,0 0,0-4,0 0,-1 0,1 0,-13 0,1 0,-1 8,0 0,-8 12,0 0,-5 7,1 1,-1 8,1-1,4 9,0-1,4 4,0 1,0-21,0 1,4-12,0 0,0-12,0 0,1-8,-1 0,-4 4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131307 369222,'-8'0,"8"8,0 0,-4-1,0 1,4 4,0-1,-8 9,1-1,7-3,0 0,-4-1,0 1,4-5,0 1,11-4,1 0,0-8,0 0,7 0,1 0,-4-8,-1 0,-7 4,0 0,-4 4,0 0,-4 16,0 0,-12 3,0 0,-3 5,-1-1,-4 1,1-1,3-15,0 0,5-5,-1 1,8-15,0-1,0 4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131850 369326,'-8'0,"20"0,0 0,8 0,0 0,-8-4,0-1,-8 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133056 369857,'-7'-8,"10"8,1 0,18 0,1 0,-1 0,1 0,-10 0,0 0,-10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132875 370650,'-12'0,"5"0,1 0,9 6,0 1,23-1,0 0,9-6,0 0,-16-3,0 0,-12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135137 369271,'-7'-7,"7"4,0 0,-3-4,0 1,3-1,0 0,0-2,0-1,0 0,0 0,-3-3,0 0,-4 7,1-1,0 4,-1 0,1 3,-1 0,1 9,0 1,-1 3,1 0,3 4,-1-1,4-10,0 1,7-4,-1 1,4-4,-1 0,-2 0,-1 0,-3 0,1 0,-1 3,0 0,-3 13,0 1,0 15,0 1,-10 6,1 0,2-9,1-1,3-9,0-1,9-25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136081 369094,'-13'-6,"7"3,-1 0,4-4,0 1,0-1,0 1,-4 2,1 1,0 3,-1 0,1 3,0 1,2 9,1 0,3-1,0 1,0-6,0-1,3 1,1-1,5-6,1 0,-1-3,1 0,-4 0,0-1,-2 8,-1-1,-3 16,0 1,0 9,0 0,-7 10,1 0,0-7,-1 0,1-9,0 0,6-10,0 0,0-23,0 0,0 7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136972 371100,'-7'0,"3"7,1-1,6-3,1 1,-1 2,1 1,-1-7,0 0,1 3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137945 369700,'-7'0,"17"3,-1 0,-5 1,-1-1,0 6,0 1,-3 3,0 0,-9 9,-1 1,-6-1,0 1,10-10,-1-1,4-8,0-1,16-10,0 1,2 0,1-1,-3 4,0 0,-7 3,1 0,-4-3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138943 368950,'-7'0,"7"10,0-1,-6 17,-1 0,1 13,0 0,-4 10,0 0,7-14,0 1,3-17,0 1,6-17,1 0,9-9,0-1,0-9,0 0,-3 0,0 0,-10-1,0 1,1 6,-1 1,-10 2,1 1,-13 6,-1 0,-2 9,-1 1,13-3,1-1,-1 1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56514 374408,'7'0,"-7"-3,0-1,0 8,0-1,0 1,0 0,0-1,0 0,0 18,0 0,0 11,0-1,-4 0,1 1,-1-8,0 1,4-15,0 1,0-8,0 0,0-6,0 0,0-1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57448 374269,'7'0,"-1"0,1 0,-3 10,-1 0,-3 0,0 0,0 7,0 0,-14 4,1-1,-4 0,0 1,-4-8,1 1,13-11,0 1,21-4,-1 0,1-4,0 1,3 0,0-1,-4 4,1 0,-7-3,0-1,0 4,-1 0,-2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58938 373812,'-13'-7,"9"7,1 0,-1-3,1-1,0 4,-1 0,-3-3,0-1,-3 4,0 0,-4 4,1-1,-1 4,1 0,6 3,0 0,3 4,1-1,3-2,0-1,10 3,1 1,6 3,0 0,3-3,0-1,-6 1,0 0,-7-4,-1 0,-6 4,0-1,-17 1,0 0,0-4,0 0,4-6,-1-1,7-3,0 0,7-17,0 0,7-10,0-1,10-6,0 0,3 4,1-1,-7 10,-1 1,-6 20,0 0,-7 7,0 0,-7 6,0 1,4-7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60718 375655,'0'7,"-3"0,-1 0,4-4,0 1,4 3,-1-1,1-2,-1-1,1 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61335 374058,'-6'0,"2"-4,1 1,0 3,-1 0,-3 0,1 0,-5 0,1 0,0 3,0 1,3 6,0 0,4 1,-1-1,4 0,0 0,11 4,-1 0,7-1,0 1,-4 0,1-1,-1 4,1 0,-11-3,1-1,-4 1,0 0,-7-7,0 0,-6-1,-1 1,1-3,-1-1,7-3,0 0,4-10,0 0,3-11,0 0,13-9,1-1,10-6,-1-1,-2 11,-1 0,-13 20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63584 374697,'0'7,"14"7,0-1,4 11,-1 0,5 0,-1 0,-14-3,0 0,-4-18,1 1,-8-1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63571 374482,'-7'0,"4"0,-1 0,1 0,-1 0,1 4,0-1,-1 11,1-1,-8 4,1 0,-4 3,1 1,2 3,1-1,3-9,0-1,4-9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65433 373952,'-6'0,"2"0,1 0,0 0,-1 0,14 0,0 0,7 0,0 0,-3 0,-1 0,-3 0,0 0,-10 14,0-1,-13 8,-1 0,-6 2,0 1,0-10,0 0,13-7,0-1,24-9,0 0,6-1,1 1,-4-1,0 1,-6 3,-1 0,-9 3,-1 1,-3 13,0 0,-10 0,0 0,-4 0,1 0,-1-6,1-1,6-7,0 1,4-8,0 1,6-4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67103 375336,'-7'7,"7"-4,0 1,0-1,0 1,7-1,-1 1,-2 3,-1-1,0-2,1-1,-4 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67522 373534,'-7'0,"14"0,0 0,11 0,0 0,0 0,0 0,-4-4,0 1,-3 3,0 0,-8 0,1 0,-4 7,0 0,-7 10,-1 0,1 10,0 0,0 14,0 0,3-3,1 0,3-4,0 0,3-17,1 0,-1-10,1 0,0-11,-1 1,1-4,-1 0,-3 4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68770 373686,'0'7,"0"3,0 0,-3 4,-1 0,1 3,0 0,-1 3,1 1,3-11,0 0,0-3,0 0,3-7,1 0,6 0,0 0,-3 0,0 0,-1-3,1-1,0 4,0 0,-7 7,0 0,0 3,0 0,-3 4,-1 0,-3 3,0 0,-3-3,0-1,0-3,0 1,-1-5,1 1,3-7,0 0,4-3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69018 373791,'-7'7,"7"-3,0-1,7-3,0 0,7 0,0 0,0-3,0-1,-11 1,0-1,1 4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69777 374485,'-13'7,"9"-3,1 0,6-4,1 0,16 0,1 0,-4-4,0 0,0 1,0-1,-10 4,-1 0,-2 4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69824 375503,'-7'8,"3"-8,1 0,23 0,1 0,9-4,1 0,-7 1,-1-1,-6 4,0 0,-13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72274 373681,'-9'17,"5"4,0 1,-5 7,1 1,4-8,-1-1,1-8,0-1,4-7,0-1,4-4,0 0,5 0,-1 0,9-9,0 1,9-5,-1 0,-8 1,0-1,-9 4,1 1,-9 4,0-1,0 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72841 373813,'-8'0,"8"4,0 1,0 12,0 0,0 17,0 0,0 13,0 0,-4-5,-1 1,1-17,0-1,4-20,0-1,0-8,0-1,4-8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73425 373767,'-9'-8,"5"8,0 0,-1-5,1 1,-4 0,-1 0,-4 4,1 0,-5 0,0 0,4 12,0 1,5-4,-1-1,9 9,0 0,9 0,-1 0,13-4,1-1,3-3,1-1,-14 5,1 0,-9 4,1 0,-10 4,1 0,-17-4,0 0,-1-9,1 1,8-9,1 0,7-17,1 0,8-8,1-1,12-12,0 0,4 4,0 0,-4 17,0 0,-13 9,1-1,-1 5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74896 373410,'-9'0,"9"4,0 0,9-4,0 0,5 4,0 1,-5-5,0 0,-4 8,-1 1,-4 0,0-1,-9 14,0-1,-9 1,-1-1,5 1,0-1,10-12,-1-1,5-3,0-1,19-4,-1 0,1-9,-1 1,0 4,1-1,-5 5,0 0,-10 9,1-1,-10 14,1-1,-6 5,1 0,-14 0,0 0,5-5,-1 1,5-14,0 1,10-9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79216 374088,'0'7,"0"-4,0 0,0 0,0 0,0 1,0-1,0 26,0 0,-3 13,-1 0,1-7,0 1,0-13,-1-1,4-12,0-1,0-5,0-1,0-13,0 0,4 1,-1-1,0 4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79767 374230,'-7'0,"4"3,0 0,3 4,0-1,-3 4,-1-1,4 11,0-1,0 4,0 0,4-7,-1 0,10-9,0-1,0-12,0-1,4-22,-1 0,-9-4,-1 1,-2 6,-1 0,-10 10,1 0,-11 16,1 0,3 3,0 0,6 10,1 0,6-6,0-1,0 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80889 374319,'-13'6,"10"-6,0 0,-4 10,1 0,2 9,1 0,3 7,0 0,3-6,1-1,5-13,1 1,6-10,0-1,-7-18,1-1,0-3,-1 0,-9 1,0-1,0 13,0 0,-13 10,1-1,2 14,0 0,10-7,0 0,-3 4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81908 375692,'0'7,"-4"-1,1 0,3-3,0 1,0 2,0 0,0-2,0-1,3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82790 374189,'-7'0,"4"0,0 0,16 0,0 0,6 0,1 0,-4 0,0 0,-9 0,-1 0,-2 7,-1-1,-16 11,0-1,-10 7,0 0,0 0,1 0,12-7,0 1,10-14,0 0,23-3,0 0,3-9,0-1,-3 3,-1 0,-9 4,0 0,-9 6,-1 0,-10 14,1-1,-14 7,1 0,-4 0,0 0,4-6,-1-1,4-9,0-1,12-12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84512 374489,'0'7,"0"-4,0 0,0 0,0 0,3 7,0 0,10 6,0 0,3 4,0-1,-9-3,-1 0,-3-6,1 0,-1-7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84449 374388,'-7'0,"4"0,0 0,-3 7,-1-1,4 1,0-1,-7 13,0 1,-3 9,1 0,-1-6,0-1,9-12,1 0,0-7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85697 374289,'-6'0,"3"3,-1 0,17 1,0-1,0-3,0 0,-7 3,0 0,-6 7,0 0,-12 6,-1 0,-16 7,0-1,7-5,0-1,18-10,1 1,16-7,0 0,12-10,1 0,-1 1,1-1,-10 7,0-1,-10 8,1-1,-14 16,1 1,-13 2,0 1,-1-10,1 0,10-7,-1 1,7-7,0 0,3-3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87174 375291,'-6'7,"6"2,0 1,0-4,0 1,3-1,0 1,0-7,1 0,-1 3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87588 373615,'0'7,"-9"-1,-1 1,10-4,0 0,10-3,-1 0,20 0,0 0,0-6,0-1,-13 1,1-1,-8 4,1 0,-10 6,0 0,-10 7,1 0,-1 9,0 1,-3 6,0 0,7 13,0 0,2 3,1 0,3-6,0 0,7-17,-1 1,0-20,1 0,3-16,-1-1,-6 11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88884 373888,'-6'0,"6"3,0 0,-4 4,1-1,0 7,0 0,0 6,-1 1,-2 5,-1 1,4-10,0 0,6-6,0 0,7-7,0 0,-1-3,1 0,0-6,-1-1,-2 4,-1 0,-2 3,-1 0,-3 6,0 1,-7 6,1-1,-4 8,1-1,-8 4,1-1,3-9,1 0,-1-10,0 0,9-6,1 0,0-3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89374 374243,'0'7,"6"-7,1 0,9-7,0 1,-6-1,0 1,-4 3,1-1,-7 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89938 374609,'-7'0,"4"0,0 0,6 3,0 0,17-3,-1 0,7-3,0 0,-7-3,0-1,-16 4,1 0,-1 3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89938 375498,'-7'7,"4"-4,0 0,9 1,1-1,19-3,0 0,6-3,0-1,-16-2,0-1,-9 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91438 373912,'0'-6,"4"6,-1 0,-3-4,0 1,3 3,0 0,1 0,-1 0,0 0,0 0,0 0,1 0,2 3,0 1,-2-1,-1 0,0 3,0 1,-3 6,0 0,-9-1,-1 1,-9 0,-1 0,8-3,-1-1,6-5,1-1,6 0,0 0,16-6,0 0,0-4,0 1,0 3,0-1,-6 4,-1 0,-5 4,-1-1,-3 10,0 0,-16 9,0 1,0-4,0 0,3-6,0 0,7-13,-1 0,4-7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92400 373613,'13'0,"0"0,0 0,-1 0,1 0,-3-3,0-1,-4 1,0 0,-2 3,-1 0,-3 6,0 1,-3 6,-1 0,-2 6,0 0,-4 7,0 0,4 12,-1 1,4 3,0-1,3-12,0 0,0-16,0 0,3-13,0 0,4-16,-1 0,-6 9,0 1,4-4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93711 373397,'-6'0,"3"0,-1 0,4 12,0 1,-6 10,0 0,-7 9,0 0,7 4,-1 0,1-1,0 1,9-17,0 1,3-17,1 0,9-9,0-1,-4-12,1-1,-3-2,-1-1,-6 4,1-1,-4 11,0-1,-4 3,1 1,-10 6,1 0,-1 3,0 0,4 1,-1-1,1 0,-1 0,4-3,-1 0,7 4,0-1,-3-3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94707 375050,'0'7,"0"-4,0 0,-4 1,0-1,4 0,0 0,0 1,0-1,0 0,0 1,4-1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95465 373700,'7'0,"-7"7,0-1,0 14,0-1,0 11,0-1,0 10,0 1,-3-8,-1 1,1-10,0 0,6-30,0 1,1-4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96145 373586,'-7'0,"4"0,0 0,13 3,-1 0,7-3,0 0,0-3,0 0,-3 3,0 0,-10 3,0 0,-9 10,-1 0,-15 9,0 1,-1-4,1 0,6-6,0-1,13-8,-1-1,11-3,-1 0,13 0,1 0,2-3,0-1,-2-2,-1 0,-6 6,-1 0,-8 0,-1 0,-3 9,0 1,-10 3,1-1,-7 8,0-1,-7 3,1 0,3-9,-1 0,4-7,0 1,10-4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100369 374032,'0'-10,"0"20,0 0,-5 15,0 0,-4-1,-1 1,10-10,0 0,0 0,0 0,5-15,0 0,4 0,1 0,4 0,1 0,-5 0,-1 0,-4 5,0 0,-5 4,0 1,0 0,0 0,-15 5,1 0,-1 0,1 0,-1-10,1 0,-1-5,1 0,9-5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100579 374447,'-10'0,"10"5,0 1,15-12,0 1,-1-1,1 1,0 0,-1-1,-9 1,0-1,0 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101425 373762,'0'10,"0"-5,0 0,0 9,0 1,0 9,0 1,0 19,0-1,0 1,0 0,-4-5,-1 0,5-14,0-1,-4-19,-1 0,5-10,0 0,0-10,0 1,5 9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102170 375893,'0'20,"5"-15,0-1,0 6,0 0,-5-5,0 0,0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103008 374143,'-10'0,"5"0,0 0,10 5,0 0,15 0,1 0,-1-1,1 1,-11-5,1 0,-1 5,0 0,-15 10,0-1,-11 6,1-1,-11 1,1-1,4-9,1 0,9 0,1 0,20-10,1 0,19 0,1 0,-5 0,0 0,-6-5,1 0,-11 5,0 0,-5 5,0 0,-20 9,0 1,-11 9,0 1,-5-1,1 0,4-4,0 0,16-15,0-1,5-13,0-1,10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104678 373991,'0'10,"0"-5,0 0,0 9,0 1,0 19,0 1,0 13,0 1,0-4,0-1,0-15,0 0,0-24,0 0,0-20,0 1,6 4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105527 374371,'-10'0,"10"5,0 0,10 10,0-1,4-4,1 0,-5 10,0-1,4-9,1 0,-15-5,0 0,5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105360 373839,'-10'0,"5"5,0 0,0 5,1-1,-6 6,0 0,-5 9,1 1,-6 4,0 0,6-4,-1-1,15-14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107450 373839,'-10'0,"0"0,0 0,6 0,-1 0,10 0,-1 0,11 0,0 0,-1 5,1 0,-1-5,1 0,-11 5,1-1,-5 11,0 0,-24 9,0 0,-5-5,0 1,5-6,-1 1,16-10,-1 0,34-10,0 0,5 0,1 0,-11 0,0 1,-4 4,-1 0,-14 14,0 1,-14 9,-1 0,-4-4,0-1,-6 1,1-1,5-19,-1 0,20-5,0 0,-4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108867 375132,'0'10,"-4"-1,-1 1,5 0,0 0,5-1,-1 1,-4-5,0 0,5-5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109169 373382,'0'10,"15"-10,-1 0,5 0,1 0,-5 0,-1 0,-4 0,-1 0,-4 0,0 0,0 0,0 0,-5 10,0 0,-10 9,0 1,6 15,-1-1,-5 6,0-1,6 6,-1-1,5-9,0-1,0-14,0 0,0-15,0 0,0-10,0 0,0-5,0 0,5 5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110105 373686,'-9'0,"9"10,0 0,-10 9,0 1,-4 4,-1 0,5-4,1-1,9-9,0 0,4 0,1-1,10-9,-1 0,6 0,-1 0,-4 0,0 0,-1 5,1 0,-15 5,0 0,-5 9,0 1,-14 4,-1 1,-9-6,0 1,0-1,-1 0,11-19,-1 0,10-4,1-1,-1-5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110843 373902,'29'0,"0"0,0 0,1-5,-1 0,-15 0,1 0,-10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112288 374447,'-76'0,"152"0,0 0,38 0,0 0,1 0,-1 0,-38 0,0 0,-38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112374 375056,'-10'0,"15"5,0 0,10-5,0 0,4 0,1 0,-15 0,0 0,0 5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114493 374276,'0'8,"0"-3,0-1,5 4,-1 1,-4 8,0 0,0 4,0 1,-4 16,-1 0,1-4,0 0,4-12,0-1,0-17,0 0,0-8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115011 373469,'-8'0,"8"-9,0 1,-4-5,-1 0,5-4,0 0,-4 5,0-1,-4 9,0-1,3 1,1 0,-4 17,0 0,4 8,0 0,4 0,0 0,0-12,0-1,4-3,0-1,4-4,0 0,5-13,-1 0,-8 5,0-1,1 9,-1 0,-4 9,0-1,0 22,0 0,0 8,0 0,-4 0,-1 1,1-5,0-1,0-16,0 0,4-12,0-1,0-13,0 1,4-9,0 0,-4 8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115577 374259,'9'0,"-1"0,1 0,12 0,0 0,0 0,1 0,-10 8,1 0,-13 13,0 0,-17 13,0-1,-13 1,0 0,5-13,-1 0,14-17,-1 0,30-12,0-1,13-3,0-1,-5 5,1-1,-5 1,0-1,-8 5,0 0,-9 4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117527 375467,'0'17,"4"-12,1-1,-1 0,1 1,-1-1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118080 373615,'0'9,"0"-5,0 0,0 17,0 1,-4 3,-1 1,-3-9,-1 0,9-4,0-1,0-7,0-1,9-4,-1 0,9-4,0-1,5-3,-1-1,-4 5,0 0,-4 0,0-1,-13 1,0 0,0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118574 373681,'0'9,"0"3,0 1,0 9,0-1,-4 10,1-1,3 8,0 1,-4-9,0 0,4-17,0 0,0-17,0 0,4-1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119688 373152,'0'9,"0"-5,0 0,0 9,0 0,0 17,0 0,0 13,0 0,0-1,0 1,-3-4,-1-1,4-12,0 0,0-13,0 0,0-9,0 0,-4-8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122101 374250,'-6'0,"6"3,0 0,0 4,0-1,0 7,0 0,-3 6,-1 0,-6 4,1-1,2 0,1 1,2-10,1-1,3-8,0-1,10-10,0 1,9-4,1 1,-1 2,1 1,3 3,0 0,-10 3,0 0,-6 0,-1 0,-9-4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122690 374650,'-13'0,"7"3,-1 0,4-3,0 0,3 7,0-1,3 4,0 0,-3 6,0 1,0 9,0 0,-3 6,0 1,-3-7,0 0,6-10,0 0,3-19,0 0,-3 0,0-1,6-6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123530 374745,'-13'0,"9"0,1 0,0 3,0 0,3 7,0 0,-4 3,1 0,3 7,0-1,0 1,0-1,3-9,1 0,5-7,1 0,0-12,-1-1,1-19,0-1,-4 4,0 0,-2 6,-1 1,-6 12,-1 1,-5 2,-1 1,1 13,-1 0,7-4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124310 375650,'-6'6,"3"-2,-1-1,4 3,0 1,0 3,0-1,4-2,-1-1,0-2,0-1,-3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124788 374157,'-6'0,"3"0,-1 0,11 0,-1 0,7 0,-1 0,1-4,-1 1,-2 3,-1 0,-6 0,0 0,1-3,-1 0,0 3,0 0,-3 3,0 0,-3-3,0 0,3 3,0 1,-3-4,-1 0,-2 0,0 0,3 0,0 0,-4 0,1 0,0 3,-1 0,1-3,0 0,0 3,-1 0,4 1,0-1,-3 6,-1 1,7-4,0 1,0 2,0 1,4-4,-1 1,6-1,1 0,2 1,1-1,-1 1,1-1,3 4,-1-1,-5 4,-1 0,-6 3,0 0,-6-4,0 1,-6-3,-1-1,-5-2,-1-1,-3-3,0 1,7-4,-1 0,7-4,-1 1,7-16,0 0,19-13,0 0,6-6,0-1,-3 11,0-1,-12 19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126501 374450,'-6'0,"6"3,0 0,0 10,0 0,9 6,1 0,3 0,0 0,-3-6,-1 0,-6-7,1 1,-1-4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126431 374349,'-6'0,"-1"0,1 0,-1 6,1 1,-1 6,1 0,-4 12,1 1,-4 3,0 0,7-13,-1 0,4-16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128340 374500,'-7'0,"1"0,0 0,15 6,1 1,-1 0,1-1,-7 4,0-1,-9 8,0-1,-14 4,1-1,-3-3,-1 1,14-7,-1-1,13-9,0 0,17-3,-1 0,0-4,0 1,-6-1,0 1,-7 9,1 0,-10 17,-1-1,-12 4,0 0,0-3,0-1,3-9,1 0,8-7,1 0,0-6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129363 375700,'-7'6,"4"-2,0-1,3 0,0 0,3 3,0 1,1-7,-1 0,0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129612 374163,'-7'0,"4"0,0 0,3 3,0 0,6-3,1 0,2 0,1 0,2-6,1-1,-7 4,0 0,-2 3,-1 0,0 3,0 0,-3 10,0 0,-6 10,-1-1,1 17,0 0,0 6,-1 0,7-16,0 0,0-26,0 1,3-11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130334 374049,'-7'0,"4"0,0 0,3 3,0 0,-7 10,1 0,-1 10,1-1,2-2,1-1,3-6,0 0,10-7,0 1,3-4,0 0,0-3,0 0,-4 7,1-1,-7 0,1 1,-8 3,1-1,-13 7,0 0,-4 4,1-1,-1-6,1 0,12-13,1 0,-1 3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130623 374441,'-7'0,"14"0,0 0,19 0,0 0,-6-6,0-1,-10 4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132049 374527,'7'0,"5"0,1 0,3-7,0 1,-6-1,0 0,-7 7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132069 375200,'-20'13,"20"-10,0 0,3 0,1 0,15-3,0 0,4-3,0 0,-10 0,0 0,-7 0,1-1,-4 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134259 373995,'0'-6,"0"3,0 0,0 22,0 0,-4 22,1 1,-7 9,-1 0,4-23,0 1,11-29,-1 0,1-6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135143 373900,'-20'13,"14"-10,0 0,6 0,0 1,0 2,0 0,0 4,0 0,0 3,0-1,-7 4,1 0,2-3,1 0,3-6,0-1,10 0,0 1,2-7,1 0,3 0,1 0,-8-3,1-1,-4 4,1 0,-7 13,0 0,-13 9,0 1,-6 3,-1-1,1-12,0 0,9-13,0 0,7-3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135556 374335,'-6'6,"12"-6,1 0,6-3,0 0,-7-1,1 1,-4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136071 373944,'13'0,"6"0,0 0,-6 0,0 0,-7 3,1 0,-17 10,0 0,-15 10,-1-1,7-2,-1-1,11-6,-1 0,10-7,0 1,26-7,0 0,9-13,0 0,-9 7,0-1,-17 7,1 0,-13 19,-1 1,-24 12,-1 0,-7 1,1-1,6-10,0 1,16-20,0 0,7-6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56470 378495,'0'50,"0"-25,0 0,0 76,0-1,0 51,0 0,0 100,0 1,0 50,0-1,0-74,0-1,0-100,0-1,0-225,0-1,0 51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56734 378175,'-7'0,"4"0,0 0,6 0,0 0,10 0,0 0,3-3,0 0,1 0,-2-1,-2 1,0 0,0 0,0-1,-10 1,0 0,1 3,-1 0,-6 13,-1 0,1 9,0 1,0 13,0-1,-1 1,1-1,3-3,0 1,0-11,0 1,0-10,0 0,0-7,0 1,0-14,0 1,0 0,0-1,0 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58732 378394,'0'6,"0"-3,0 1,3 8,0 1,0 11,1 1,-4 7,0-1,0 3,0 0,0-9,0 0,0-9,0 0,0-13,0 0,0-6,0 0,0 0,0-1,-4 1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59283 380305,'0'6,"0"-2,0-1,0 0,0 0,0 0,0 1,4 2,-1 0,0-2,0-1,-3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60945 378746,'0'6,"0"-2,0-1,6-3,1 0,6-3,0-1,-3 1,-1 0,1 3,0 0,-10 6,0 1,-7 6,1 0,-7 3,0 0,3-3,0 0,4-10,-1 0,4 0,0 1,16-4,0 0,6 0,1 0,-4 0,0 0,-6 3,0 0,-7 10,0 0,-12 6,-1 1,-3-1,0 0,-3-6,-1 0,11-7,-1 1,4-7,0 0,0-7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63343 378495,'-7'0,"4"3,0 0,9 7,1 0,13 10,0-1,-1 10,1 1,-3-8,-1 1,-6-13,0 0,-10-7,0 0,-4-9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63528 378344,'-13'13,"10"-7,-1 1,1 9,0 0,-7 10,1 0,-1 0,0-1,0-5,1-1,5-16,1 1,0-1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65261 378143,'-6'0,"-1"3,1 0,2-3,1 0,16 4,0-1,4-3,-1 0,-2 0,-1 0,-6 3,-1 0,-3 4,1-1,-21 14,1-1,-17 4,0-1,6-5,1-1,16-7,0 1,17-10,-1 0,21 0,-1 0,0-3,1 0,-11 3,1 0,-10 9,-1 1,-9 9,0 1,-17-1,0 1,-3-1,0 1,9-14,1 0,10-6,0 0,3-9,0-1,6 4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66821 379752,'0'13,"0"-3,0-1,0 1,0 0,3-4,0 1,0-7,0 0,0 3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67112 377941,'-19'7,"12"-4,1 0,25-3,1 0,6 0,0 0,-7 0,1 0,-7 0,0 0,-4 0,1 0,-10 3,0 0,-3 7,-1 0,-5 9,-1 1,4 12,-1 0,1 7,-1 0,4-3,0-1,3-6,0 0,0-16,0 0,0-9,0-1,0-6,0-1,3 1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68551 377941,'-7'13,"4"-3,0-1,3 1,0 0,-3 3,-1 0,4 0,0 0,-6 6,-1 1,4-1,0 0,3-6,0 0,0-3,0 0,6-7,1 0,6-3,0 0,0 0,0 0,-3 0,-1 0,-5 3,-1 1,-6 5,-1 1,-5 3,-1 0,-3 0,0 0,-3-3,-1-1,4-5,0-1,3-6,1-1,5 1,1 0,0-4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69140 378171,'0'7,"0"-4,0 1,3-1,1 1,9-8,0 1,3-4,0 0,-10 7,1 0,-7-3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69966 378442,'-14'0,"11"2,0 1,9 0,1 0,22-3,1 0,2-6,1 1,-14-1,1 0,-14 6,1 0,-10 0,-1 0,-2 3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70022 379199,'-13'13,"6"-7,1 0,6-2,0-1,23 0,-1 0,11-3,-1 0,-2-3,-1 0,-19 0,-1-1,-2 1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72162 377864,'0'-8,"0"3,0 1,-5 21,1 0,0 26,0-1,-1 9,1 0,4-8,0-1,0-21,0 0,4-16,1-1,7-21,1 0,-4-9,-1 1,-3 4,-1-1,-4 14,0 0,-9 3,1 1,-5 8,0 1,0 7,0 1,9-4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72852 377989,'-17'0,"17"-5,0 1,4 4,0 0,-4 13,0 0,0 4,0 0,-4 4,0 0,-5-4,1 0,8-4,0 0,0-5,0 1,4-9,0 0,18-13,-1 0,0 1,1-1,-1 4,0 1,-8-1,0 1,-9 3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73240 377914,'-8'0,"8"4,0 1,0 11,0 1,0 13,0 0,0 8,0 1,0-1,0 0,-5-4,1 0,0-17,0 0,4-12,0-1,4-8,0-1,-4-3,0-1,4 1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73770 377969,'8'0,"5"0,0 0,0 0,-1 0,1 0,0 0,0 8,0 1,-5 3,1 1,-9 8,0 0,-5 4,1 1,-13 3,0 1,-4-5,-1 0,1-8,0 0,8-9,0 1,13-13,0-1,13-3,0 0,4-1,0 1,0 3,0 1,-4 0,0 0,-5 4,1 0,-5 0,0 0,0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75349 379832,'-10'0,"15"4,0 1,-5-1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75877 377715,'-17'0,"17"4,0 0,13 1,0-1,-5-4,1 0,-1 0,1 0,-9 8,0 1,0 8,0 0,-9 0,1-1,-1 6,1-1,3-9,1 1,4-4,0-1,4-8,1 0,12 0,0 0,-4-4,0 0,-5 4,1 0,-9 4,0 0,-4 13,-1 0,-12 8,0 1,4-10,0 1,5-4,-1 0,9-9,0 0,0-8,0 0,0-1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76853 377409,'0'-9,"-4"9,0 0,4-4,0 0,-9-1,1 1,-1 4,1 0,-5 0,0 0,-4 4,0 1,5 3,-1 1,9 3,-1 1,5 0,0-1,5 5,-1 0,17-4,0-1,-4 1,0 0,0-5,0 1,-4 7,0 1,-9-4,0 0,-4-1,0 1,-4 0,0-1,-9 1,0 0,-4-1,0 1,0-9,0 0,5-4,-1 0,9-4,-1 0,5-13,0 0,9-12,-1-1,9-4,0 1,5-1,-1 0,0 9,0-1,-12 18,-1-1,-3 5,-1 0,-4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79462 378650,'0'6,"3"-6,1 0,-1 0,0 0,-3 4,0-1,0 10,0-1,0 17,0 0,-6 9,-1 1,4-7,0 0,-1-19,1-1,3-15,0 0,3-3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79959 378600,'33'0,"-14"3,1 1,-7-4,0 0,-10 6,1 0,-14 7,0 1,-16 2,0 0,-1 0,1 1,13-11,0 1,7-4,-1 0,17-3,0 0,9-6,1-1,6 1,0-1,-3 4,0 0,-13 3,0 0,-7 6,0 1,-16 12,0 1,-10-1,0 1,4-4,-1 0,4-6,-1 0,11-14,-1 1,4-3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81003 378162,'-7'0,"21"3,-1 0,4-3,0 0,0-3,0 0,0 0,0-1,-11 1,1 0,-4 3,1 0,-8 10,1-1,-4 7,1 0,-4 13,-1 0,1 6,0 1,3 9,1 0,2-7,1 1,3-20,0 0,0-15,0-1,3-13,1 1,-1 2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82044 379903,'0'19,"0"-9,0 0,0-7,0 0,3 0,-1 1,1-4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82369 378355,'-7'0,"4"4,0-1,13-3,-1 0,11 0,-1 0,1-3,-1-1,-6 1,0 0,-7 3,1 0,-7 3,0 0,-7 17,1-1,-4 10,0 0,4 6,0 1,-1 9,1 0,2-10,1 1,3-14,0 1,3-23,1 0,2-13,1 0,-1 7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84124 379001,'-6'6,"2"-2,1-1,6 0,1 0,5 7,1 0,0 6,0 0,0 4,0-1,-4-3,1 0,-7-12,0-1,3-3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84091 378700,'-13'0,"10"3,0 0,-4 10,1 0,-4 13,1-1,-7 4,0 0,6-13,0 0,7-16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85691 378499,'-13'0,"10"0,0 0,6 3,0 1,7-4,-1 0,1 3,0 0,-7 3,0 1,-6 2,0 1,-13 6,0 0,-4 0,1 0,10-9,-1-1,7-6,0 0,15 0,1 0,6-3,1 0,-4-1,0 1,-7 3,1 0,-10 13,0 0,-16 13,0-1,-3-2,-1-1,4-9,0 0,7-10,-1 0,10-9,0-1,0 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86773 379652,'-6'13,"6"-7,0 1,0-1,0 0,3-2,0-1,0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87131 378168,'-7'0,"4"0,0 0,3 3,0 1,16-4,0 0,4-7,-1 1,-3 3,0-1,-6 1,-1 0,-5 3,-1 0,-6 10,-1-1,-5 10,-1 1,0 12,1 0,-1 10,0 0,7 3,0 0,3-16,0 0,3-20,0 1,4-23,-1 0,1 7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88054 378249,'-6'0,"2"0,1 0,3 6,0 1,-3 9,-1 0,-5 3,-1 0,3 1,0-1,7-6,0 0,4-10,-1 0,14-3,-1 0,1 0,-1 0,-6 0,0 0,-3 0,-1 0,-2 3,-1 1,-10 12,1 0,-11 3,1 0,-8 4,1-1,3-9,0 0,7-10,0 0,10-9,-1-1,1 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88672 378454,'0'6,"0"-2,0-1,13-3,0 0,7-7,-1 1,-3-4,1 0,-17 7,0-1,3 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89580 378885,'0'6,"-3"1,0-1,13-6,0 0,9-6,0-1,-6 1,0-1,-10 7,1 0,-1-3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89535 379449,'-13'13,"13"-7,0 0,13-6,0 0,12-9,1-1,-7-2,0-1,-12 10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91437 378400,'-6'0,"3"0,0 0,3 6,0 1,0 6,0 0,-7 10,1-1,-1 1,1 0,6-7,0 0,0-10,0 1,10-7,-1 0,4 0,0 0,3 0,-1 0,-5 0,-1 0,-5 6,-1 1,-3 3,0-1,-10 11,1-1,-7-3,0 1,3-8,1 1,2-7,0 0,7-9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91713 378942,'-7'7,"4"-7,0 0,9 3,1 0,12-6,1 0,-1-4,0 0,-9 4,0-1,-7 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92539 378300,'-3'0,"3"3,0 0,0 1,0-1,0 13,0 0,0 7,0-1,0 17,0 0,0 0,0-1,0-15,0 0,2-14,-1 1,-1-13,0 0,2-4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93348 378000,'-6'0,"6"3,0 0,0 4,0-1,-3 10,-1 0,-2 13,0 0,-4 7,1-1,2 0,1 1,6-11,0 1,6-16,1-1,5-5,1-1,0-16,-1 0,1-6,0 0,-7-1,1 1,-7 6,0 0,-7 10,1 0,-10 3,0 0,-3 10,0-1,9 1,1-1,3-5,-1-1,4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94601 379750,'0'13,"-3"-9,0-1,3 0,0 0,0 4,0 0,3-7,0 0,-3 3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95569 378150,'-6'0,"-1"3,1 0,6 1,0-1,13-3,0 0,6 0,1 0,-11 0,1 0,-3 6,-1 1,-9 2,0 1,-10 6,0 0,-7 3,1 0,9-6,0 0,7-6,0-1,6-3,0 0,14-3,-1 0,6-3,1 0,-3 0,-1 0,-6 3,0 0,-13 6,0 0,-13 10,0 0,-10 4,1-1,2 0,1 0,12-12,1-1,3-6,-1 0,8-3,-1 0,0-4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96913 378056,'-6'0,"2"-3,1 0,-3 3,-1 0,1 0,-1 0,-6 3,0 0,3 4,1-1,2 4,1 0,6 3,0-1,9-2,1 0,3 3,0 0,3-4,1 1,-11-1,1 1,-4 6,0 0,0 0,1 1,-11-5,1 1,-7 0,0 0,-4-3,1-1,0-5,0-1,9-10,1 1,9-17,0 1,13-10,1-1,2-2,1 0,-1 2,1 1,-14 19,1 0,-4 10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79245 369280,'0'-7,"-3"7,0 0,3 10,0 0,-6 19,-1 0,-2 12,-1 1,4 0,0 0,6-23,0 0,3-15,0-1,10-10,-1 1,-2-13,-1-1,-6 4,0 0,1 7,-1-1,-10 7,1 0,-3 3,-1 0,4 0,0 0,2 3,1 0,0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100150 377871,'0'10,"-5"-5,1-1,-6 31,0-1,1 14,-1 1,0 5,1-1,9-19,0 1,0-21,0 1,9-15,1 0,5-15,-1 1,0-11,1 1,-5-5,-1-1,-9 11,0-1,0 6,0-1,-5 15,1 0,-16 0,1 0,5 15,-1-1,5 1,1 0,4-10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100941 378403,'-9'0,"4"-5,0 0,0 5,0 0,0 0,1 0,-1 0,0 0,0 0,0 0,0 5,1 0,4 0,0 0,0 5,0-1,0 1,0 0,14 5,1-1,-1 1,1-1,-6 1,1-1,-5 11,0-1,0 5,0 1,-10-11,0 0,-10-4,1 0,4-15,0 0,5-10,1 0,-1-19,0 0,10-5,0 0,9 4,1 1,-1 0,1 0,-1 14,1 1,-10 9,0 0,-10 10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102474 379696,'0'20,"5"-11,0 1,0 0,0 0,-5-1,0 1,0-5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103017 377947,'-10'0,"15"5,0 0,14 0,1 0,-1-5,1 0,0 0,-1 0,-4 0,0 0,-6 0,1 0,-5 0,0 0,-5 4,0 1,-10 5,0 0,5 9,1 1,-6 14,0 0,0 10,0 1,6 8,-1 1,5-10,0 0,0-24,0-1,0-14,0 0,5-20,-1 1,1 4,0 0,0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104638 378468,'-19'0,"9"0,0 0,1 0,-1 0,0 0,1 0,-1 5,0-1,1 1,-1 0,10 5,0 0,0-1,0 1,5-5,0 0,9 4,1 1,-1 0,1 0,-1 4,1 1,-15-1,0 1,0 9,0 1,-10-6,0 0,-4-9,-1 0,1-10,-1 0,10-15,1 1,4-15,0-1,19 1,0 0,-4 0,-1 0,1 9,-1 1,-4 14,-1 0,-9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106516 378784,'-10'0,"15"0,0 0,14 10,1-1,0 11,-1-1,1 1,-1-1,-9-4,0-1,0-4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106351 378401,'-10'0,"5"0,0 0,0 5,0 0,-4 10,-1 0,-14 6,-1-1,-4 10,-1 0,6 0,0 0,14-20,0 0,10-15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108163 378175,'-10'0,"5"0,0 0,0 0,0 0,20 5,0 0,-5-5,-1 0,1 5,0 0,-5 4,0 1,-10 5,0 0,-10 4,1 1,-6-5,0-1,6-4,-1 0,25-10,0 0,9-10,1 0,-5 5,-1 1,-4 4,0 0,-10 9,0 1,0 5,0 0,-15 9,0 1,-4-11,-1 1,10-10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109462 379316,'0'10,"0"-5,0 0,0 0,0-1,0 6,0 0,0-5,0 0,4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109660 377879,'-10'0,"30"0,0 0,0 0,1 0,-6-5,0 0,-5 5,0 0,-5 0,0 0,0 0,0 0,-5 10,0 0,-5 10,0-1,-5 16,0 0,5-1,0 1,0-1,0 1,5-10,0-1,0-9,0 0,0-5,0 0,0-5,0 0,0-10,0 0,0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110869 377869,'-10'0,"5"0,1 0,-1 5,0 0,5 0,0 0,0 0,0 0,0 4,0 1,-5 5,0-1,-4 1,-1-1,5 1,0 0,5-1,0 1,0-10,0 0,10 0,0 0,4-5,1 0,4 0,0 0,-4-5,-1 0,-9 10,0 0,-5 9,0 1,-15 4,1 1,-10-1,0 1,-1-10,1-1,5-9,0 0,4-9,1-1,9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111451 378251,'76'0,"77"0,-1 0,38 0,0 0,-114 0,0 0,-38 0,0 0,0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112592 378860,'77'0,"37"0,0 0,-38 0,0 0,-38 0,0 0,0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112460 379544,'-10'8,"5"-3,0-1,5 0,0 0,20-4,-1 0,6 0,-1 0,-4 0,-1 0,-9 0,0 0,-5-4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114280 378310,'-8'0,"8"4,0 1,-5-5,1 0,4 4,0 0,4 0,1 1,-1-1,0 0,5 5,0-1,-5 5,0 0,0 8,1 0,-18 9,0-1,0-3,0-1,-4-8,0 0,12-12,1-1,17-17,0 0,0 5,0-1,4 1,0-1,-8 9,-1 0,1-4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115148 378178,'-9'0,"9"4,0 1,0-1,0 0,-4 9,0 0,0 4,0 0,-1 4,1 0,4 0,0 1,0-9,0-1,9-7,-1-1,5-4,-1 0,5 0,0 0,-8-4,-1-1,-3 5,-1 0,-4 13,0 0,-17 8,0 0,0 1,0-1,0-4,0 0,9-13,-1 1,5-10,-1 1,-3-4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115345 378811,'0'8,"17"-8,0 0,0 0,0 0,-4-4,-1 0,-8 4,1 0,-1-4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115874 377914,'9'0,"8"4,-1 0,2 1,-1-1,8-4,1 0,-14 0,1 0,-4 0,-1 0,-3 0,-1 0,-8 13,-1-1,-3 10,-1-1,-4 8,1 1,3 8,1 0,-1 4,1 1,3-1,1 0,4-16,0-1,4-12,1 0,-1-13,0 0,-4-9,0 1,5 3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117658 380096,'0'17,"0"-9,0 1,4-1,1 1,-1-5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118265 378155,'0'-8,"0"4,0 0,0-1,0 1,-4-4,0-1,-5 5,1 0,4 4,-1 0,-3 0,-1 0,1 21,-1 0,5 0,0 0,4-5,0 1,4-9,0 1,5-13,-1-1,5-11,0-1,0 4,-1 1,-7 8,-1 0,-4 12,0 0,0 17,0 0,-4 9,-1-1,5 1,0-1,-4 5,0 0,4-5,0 1,0-9,0 0,0-13,0 1,0-17,0-1,0-3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119261 378385,'8'0,"5"0,0 0,-1-4,1 0,-4 4,-1 0,0 0,1 0,-9 8,0 1,-9 4,1-1,-18 10,1-1,8-4,0 0,0-5,0 1,17-5,0 1,4-5,1 0,16-4,0 0,9 0,0 0,-9-4,0 0,-8 4,-1 0,-7 4,-1 0,-8 9,-1 0,-16 8,0 0,-9 9,1-1,7-11,1-2,4-11,0-1,13-4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121943 378299,'-7'6,"4"4,0 0,0 12,-1 1,1-4,0 0,3-6,0 0,0-4,0 1,6-7,1 0,-1 0,1 1,6-4,0 0,-7 0,1 0,0 0,-1 0,-6 9,0 1,-13 16,0-1,-3 1,-1-1,4-5,0-1,7-19,-1 0,7-26,0 1,0 15,0 0,0 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122106 378968,'0'-7,"-4"7,1 0,3-3,0 0,7-1,-1 1,13-7,0 0,-16 10,0 0,4-3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122749 378449,'-13'0,"13"7,0-1,0 7,0 0,-3 9,-1 1,-5-4,-1 1,4-1,-1 0,7-12,0-1,7-3,-1 1,13-11,1 1,2-7,1 0,-4 3,1 1,-7-1,-1 0,-8 7,-1 0,-3-1,0 1,-3 3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123376 378850,'0'6,"0"7,0 0,0 10,0 0,-7 16,1 0,-1 0,0 0,7-20,0 1,0-17,0 0,0-6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124057 379999,'-8'7,"8"-4,0 0,0 4,0 0,0-1,0 1,4-4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124626 378449,'0'19,"0"0,0 1,-7 2,1 1,3-7,-1 0,1-7,0 1,9-10,1 0,9-3,0 0,7-4,-1 1,1-1,-1 1,-6-1,0 1,-9 0,-1-1,-9 4,0 0,-1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125256 378628,'0'-6,"0"9,0 0,0 17,0 0,0 6,0 0,-3 14,0-1,0-5,0-2,3-12,0 0,0-14,0 1,0-10,0-1,3 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126662 379006,'-13'-6,"16"12,1 1,9 9,0 0,-4 0,1 0,-3 3,-1 1,-3-11,1 1,-1-10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126630 378700,'-13'0,"4"6,-1 1,0 15,1 1,-4 2,0 1,0 0,0-1,10-15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127628 378500,'-7'0,"-3"3,1 0,6 1,-1-1,14 3,0 1,12-4,1 0,-7 0,0 1,-12-1,-1 0,-10 7,1-1,-20 7,0 0,0 0,0 0,10-6,0 0,29-10,0 0,6 0,1 0,2-4,1 1,-7 3,0 0,-12 7,-1-1,-16 13,0 1,-6-4,-1 0,4-3,0-1,9-5,1-1,6-9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129159 379649,'-6'0,"3"3,-1 1,4 2,0 0,0 7,0 0,7 0,-1 1,-6-11,0 0,3-3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129468 378250,'-6'0,"0"0,-1 0,7 6,0 1,10-7,-1 0,7 0,0 0,0-3,1-1,-5 1,1 0,-6 3,-1 0,-6 6,0 1,-6 12,-1 1,1 12,-1 1,1-1,0 1,6 5,0 1,0-3,0 0,0-17,0 1,6-14,0 1,-2-24,-1 1,0 7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130440 378149,'-7'0,"4"0,0 0,0 7,-1-1,4 1,0-1,0 4,0 0,-6 9,0 1,2-1,1 0,0-6,0 1,3-5,0 1,9-7,1 0,3-3,0 0,0 0,0 0,-4 0,1 0,-4 0,1 0,-4 0,0 0,-3 7,0 0,-6 6,-1-1,-12 5,0-1,-1 4,1-1,0-13,0 1,9-4,0 1,4-11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130919 378303,'-7'0,"0"0,1 0,9 3,0 1,11-4,-1 0,16-7,0 1,-16 0,0-1,-7 4,1 0,-4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131869 378877,'-13'0,"10"0,0 0,3 3,0 0,16-3,0 0,3 0,1 0,-8-3,1 0,-10 3,1 0,-1-2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131826 379439,'-13'7,"6"-5,1 2,9-1,0 0,20-3,-1 0,10-10,1 1,-8 3,1 0,-23 6,1 0,2-3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133734 378800,'-7'0,"4"0,0 0,0 0,-1 0,8 0,-1 0,13 0,0 0,3 3,1 0,-11 10,1 0,-7 6,1 1,-24 12,1 0,-13 0,-1 0,11-16,-1 0,14-10,-1 1,20-17,-1 1,20-11,0 1,7 0,-1 0,-6 3,0 0,-19 12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135510 378708,'-6'0,"3"-4,-1 1,4 16,0 0,0 6,0 0,10 0,0 1,-1-11,1 1,3-10,0 0,-3-23,-1 1,-2-7,-1 0,-6 10,0 0,-13 6,0 0,-3 10,0 0,10 3,-1 0,1 6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136589 378300,'6'0,"-6"3,0 0,0 14,0-1,-6 6,-1 1,-2 2,-1 1,3-10,1 0,6-10,0 1,23-7,-1 0,11-10,-1 1,4-4,0 0,-14 7,1-1,-16 4,-1 0,-9-1,0 1,-1 3,1 0,-3-3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137377 378156,'-7'0,"7"-3,0 0,-4 3,1 0,6 6,1 1,-1 15,1 1,-1 22,1 0,-11 12,0 1,0-6,0-1,4-32,-1 0,4-12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55548 382866,'-7'0,"4"0,0 0,0 0,0 0,9 0,0 0,4 0,0 0,0 0,-1 0,-2 7,-1-1,-3 1,1-1,-8 10,1 0,-10 4,0-1,-6 3,0 1,-1-7,1 0,6-10,0 1,26-14,0 1,6 0,1-1,-1 1,0-1,-3 4,1 0,-11 3,1 0,-4 3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56762 382920,'-6'0,"6"10,0-1,0 8,0-1,0 16,0 0,-4 1,1-1,3-9,0-1,-3-15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57377 382717,'-6'0,"3"0,-1 0,4 3,0 1,-3 2,0 1,-7 12,1 1,-8 2,1 1,3-4,0 1,10-14,0 1,19-7,0 0,13-10,0 1,0 2,0 0,-6 1,0-1,-11 4,1 0,-9 0,-1 0,-6 3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58200 382869,'-7'0,"0"3,0 1,7 2,0 0,0 4,0 0,0 3,0-1,0 11,0-1,-3 11,0-1,-4 0,0 0,4-9,-1-1,1-19,-1 0,8-3,-1 0,1-6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59034 384428,'0'7,"0"-1,0 1,4-1,0 1,-4-4,0 1,0-1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60108 382358,'-6'-6,"2"-1,1 1,0-4,0 0,0-3,-1 0,1 4,0-1,-7 3,1 1,-4 6,0 0,0 6,1 1,2 9,0 0,10 1,0-1,4-6,-1-1,13-6,0 1,0-4,0 0,0-10,0 0,-7 7,1 0,-7 0,0-1,1 14,-1 0,-3 9,0 1,-7 6,1 0,0 16,-1 0,-2 0,-1 1,4-11,-1 1,7-20,0 0,7-20,-1 1,-3-1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62510 383156,'0'-7,"-3"7,0 0,3-3,0 0,13 9,0 1,6 16,1 0,-4 6,0 0,-6-2,0-1,-10-23,0 0,0 4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62318 382969,'-7'0,"1"0,-1 0,4 0,0 0,-3 3,-1 1,1 5,-1 1,-12 13,-1 0,-6 9,1 1,2-8,0 1,20-19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64303 382769,'-7'0,"4"0,0 0,6 0,0 0,13 0,1 0,-1 3,0 0,-3 1,0-1,-13 3,0 1,-10 6,0 0,-12 6,-1 0,4-6,-1 0,11-7,-1 1,20-10,-1-1,14 1,0 0,-4 3,0 0,-3 3,0 0,-12 10,-1 0,-6 3,-1 1,-18 2,-1 0,4-6,0 0,6-7,0 1,6-7,1 0,3 0,-1 0,4-3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66029 384076,'-6'0,"6"7,0-1,0 1,0-1,10 4,-1 0,-5-7,-1 0,-3 0,0 1,3-1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66381 382416,'-7'0,"7"3,0 1,3-4,1 0,12 0,0 0,3-4,0 1,-2 3,-1 0,-7 0,1 0,-4 0,1 0,-7 10,0 0,-3 6,-1 0,-5 10,-1 0,7 7,0-1,-1 4,1 0,0-4,0 1,3-17,0 0,0-9,0-1,0-9,0 0,3-4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67723 382467,'-6'0,"3"0,-1 0,4 3,0 0,-3 4,0-1,3 4,0 0,-6 3,-1 0,4 3,0 0,-1 0,1 0,3-6,0 0,10-4,0 0,9-6,0 0,-6 0,0 0,0 0,0 0,-7 0,1 0,-7 10,0 0,-7 6,1 0,-10 3,0 1,0-4,-1 0,-2-3,0 0,2-7,1 1,10-10,-1-1,4-5,0-1,3 4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68149 382566,'-13'0,"23"0,-1 0,14-7,0 1,-4 3,1-1,-10 4,-1 0,-6 0,1 0,-1-3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69821 383079,'-13'0,"6"0,1 0,19 0,0 0,13 0,0 0,-7-4,0 0,-6 4,0 0,-6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69676 383722,'-13'6,"4"1,-1-1,10-3,0 0,23 1,-1-1,10-10,0 1,0 0,1-1,-11-3,1 1,-17 5,1 1,-4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72290 382486,'-9'0,"9"-4,0 0,-4 4,0 0,-1-5,1 1,0 4,0 0,-5 0,0 0,5 0,0 0,0 13,-1 0,5-1,0 1,0-5,0 1,5 4,-1-1,4 1,1 0,8-1,0 1,-4 4,0 0,-9 0,1 0,-1 4,0 0,-12-4,-1 0,-8-9,0 1,8-9,1 0,-5 0,0 0,13-13,0 0,-4-4,-1 1,14-10,-1 1,5-9,0 0,4 5,0-1,1 13,-1 0,-9 9,1-1,-9 13,0 1,0 3,0 1,0 3,0 1,0 0,0-1,0 1,0 0,4 4,1 0,-1-5,0 1,9-9,0 0,4-16,0-1,-8-8,-1 0,-3-5,-1 1,-8 8,-1 0,-12 13,0 0,0 12,0 1,12-9,1 0,-4 8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73604 382147,'-8'0,"3"0,1 0,0 4,0 1,4-1,0 0,0 5,0-1,0 5,0 0,0 4,0 0,0 0,0 0,0 0,0 0,0-4,0 0,8-5,1 1,-1-9,1 0,4 0,-1 0,1 0,0 0,-9 4,0 0,1 9,-1 0,-8 4,-1 0,-7 9,-1-1,-4-8,0 0,-5 1,1-1,0-13,0 0,4-17,-1 1,10-10,-1 1,9 8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74471 382508,'17'-17,"0"8,0 1,-5-1,1 1,-9 4,1-1,-1 1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75459 384858,'0'17,"0"-12,0-1,4 0,0 1,0-5,1 0,-5 4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76029 382550,'-8'-9,"4"9,-1 0,-3 0,-1 0,5 0,0 0,-5 0,1 0,-1 5,1-1,3 4,1 1,0-1,0 1,8 3,0 1,9 0,0 0,-1-5,1 0,0 9,0 0,-9-4,0 0,-4 4,0 0,0-5,0 1,-8 0,-1-1,-4-7,1-1,3-4,1 0,3-9,1 1,4-13,0 0,0-9,0 0,13 1,0-1,-5 13,1 0,4 4,-1 1,1 3,0 1,-9 8,0 0,-4-4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77200 382142,'-8'0,"3"0,1 0,-4 0,0 0,-1 0,1 0,-1 4,1 0,0 9,-1 0,9-1,0 1,0 0,0-1,9 1,-1 0,5-1,-1 1,-3-4,-1-1,4 5,1-1,-9 1,0 0,1-5,-1 1,0 3,0 1,-8 4,0 0,-5-4,1-1,-9 5,1 0,3-8,0-1,1-8,-1 0,5-4,0 0,8-22,0 1,8-5,0 1,5-5,-1 0,9 4,0 1,-4 8,0-1,-9 10,1-1,-5 13,0 0,-4-4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79211 382884,'0'-7,"0"17,0 0,0 10,0-1,0 11,0-1,-3-3,-1 0,1-13,0 1,3-11,0 0,3-9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79412 382053,'-6'0,"2"3,1 1,3-1,0 0,10-3,0 0,9 0,1 0,2-3,1 0,-6-4,-1 1,-3 6,0 0,-10 0,1 0,-1 6,0 1,-9 2,-1 1,-3 9,1 0,2 7,0 0,1 9,-1 0,4 10,0 0,3-3,0-1,0-5,0-1,0-16,0 0,3-9,0 0,1-10,-1 0,0-7,0 1,-3-1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81121 383045,'-7'6,"4"-2,0-1,3 0,0 1,-3 5,-1 1,4 7,0-1,0 4,0 0,4-3,-1-1,7-9,-1-1,4-12,0-1,-3-13,0 0,-7-3,1 0,-1 3,0 1,-9 5,-1 1,-3 10,0 0,1-1,-1 1,0 13,0 0,7 3,0 0,0-6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81868 384314,'-7'13,"4"-3,0 0,3-7,0 0,3 1,0-1,1-3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82507 382660,'-6'0,"6"3,0 0,0 4,0-1,-3 7,0 0,-4 7,1-1,-4-3,1 0,5-3,1 0,3-9,0-1,13-3,0 0,12-7,1 1,3-1,0 1,-3-1,0 1,-14 3,1 0,-9-1,-1 1,-6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83245 382778,'-6'0,"-1"-4,1 1,3 0,-1 0,4 0,0-1,4 14,-1 0,-3 13,0-1,-3 11,-1-1,-2 4,0 0,2-13,1-1,3-15,0-1,7-12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84740 383266,'0'-7,"-3"7,0 0,13 16,0 0,3 10,1 0,-4-7,0 0,-3-9,0 0,-7-7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84469 383161,'-20'0,"11"3,-1 0,0 4,1 0,-1 9,0 0,0 3,1 1,-4 6,0 0,9-13,1 0,0-10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85786 382660,'-6'6,"-1"-2,1-1,6 3,0 1,3-7,0 0,13 0,1 0,-4 0,0 0,-4 0,1 0,-10 9,0 1,-13 3,0-1,-13 8,0-1,7-3,-1 0,11-9,-1-1,26-9,0 0,7-4,0 1,-7 3,0-1,-3 4,0 0,-13 10,0 0,-7 5,1 1,-10 4,0-1,-1-6,1 0,0-4,0 1,13-10,-1 0,1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86964 383913,'0'13,"0"-10,0 0,0 4,0-1,7 0,-1 1,-3-4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87187 382510,'-6'0,"-1"3,1 0,12-3,1 0,9 0,0 0,6 0,1 0,-7 0,0 0,-3-3,-1 0,-8 3,-1 0,-6 3,-1 0,-5 17,-1-1,-2 10,-1 0,3 9,0 1,4 0,0-1,2-6,1 0,3-9,0-1,3-18,1-1,-1-6,0-1,0-2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88402 382610,'-7'6,"1"1,-1-1,7 1,0-1,-3 4,0 0,-3 6,-1 0,1 0,-1 0,1 0,0 0,2 0,1 0,3-6,0 0,10-7,-1 0,7-3,0 0,-3-3,0 0,0-4,0 1,-7 3,0-1,-2 1,-1 0,-3 9,0 1,-7 6,1 0,-3 6,-1 0,-6 4,0-1,-3-2,-1-1,4-13,0 1,7-14,-1 1,7-4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89029 382705,'-6'7,"12"-7,1 0,6-7,0 1,-1-4,1 0,-3 4,0-1,-10 4,0 0,3 3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89825 383152,'0'7,"0"-4,0 0,6-3,1 0,6 0,0 0,3-6,0-1,-6 1,0-1,-7 4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89794 383913,'-13'20,"10"-16,0-1,16 1,0-1,9-6,1-1,-1-3,1 1,-20-1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91945 382650,'0'19,"-3"7,-1 0,-5 16,-1 0,4 4,-1-1,7-22,0-1,7-15,-1-1,7-9,0 0,-4-10,1 0,-7 0,0 0,-3 0,0 0,-3 3,0 1,-7 6,1-1,-4 4,0 0,7 4,-1-1,1 3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92576 382996,'-13'6,"10"-6,-1 0,11 0,-1 0,7-3,0 0,-1 3,1 0,-6 0,-1 0,-6 6,0 0,-6 14,-1-1,-9 3,0 1,4-10,-1-1,6-5,1-1,19-6,0 0,2-6,1-1,4 4,-1 0,-10 3,1 0,-10 10,0-1,-7 7,1 0,-13 0,0 0,6-3,0 0,7-10,0 0,2-3,1 0,0-3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93903 382126,'-6'0,"3"-6,0 0,-1-1,1 1,0-4,0 1,0 3,0-1,-7-2,1-1,-1 7,1 0,-4 3,1 0,5 6,1 1,0 5,-1 1,7 3,0 0,10-7,-1 1,4-7,0 0,5-9,1-1,-6-5,0-1,-4 7,1-1,-7 7,0 0,-3 13,0 0,-3 9,0 0,-1 10,1-1,-3 10,0 0,6-3,0 0,0-9,0-1,0-15,0 0,0-10,0 0,0-6,0 0,-4-4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100913 382462,'0'-10,"-5"5,0 0,0 5,1 0,-1-5,0 0,0 5,0 0,-5 5,0 0,5 5,0 0,1-1,-1 1,5 0,0 0,5-1,-1 1,11 5,0-1,0-4,-1 0,-4 4,0 1,-5 0,0-1,-5 1,0 0,-5 4,0 1,-5-6,0 1,-4 0,-1-1,0-9,0 0,6-5,-1 0,5-20,0 1,10-20,0 0,10 0,-1 0,6 10,0-1,-11 11,1-1,-5 15,0 1,-5 8,0 1,0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101663 382511,'-10'0,"10"5,0 0,0 19,0 1,-5 19,0-1,0 16,0 0,1-11,-1 1,0-24,0-1,10-19,0 0,14-15,1 0,-5-19,-1 0,1-1,0 1,-10 5,-1-1,-4 16,0-1,-14 5,-1 0,-5 5,1 0,4 5,0 0,6 5,-1-1,5 1,0 0,0-5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103387 384337,'0'10,"5"-5,0 0,0 0,0 0,-5 0,0 0,0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103996 383192,'0'-10,"5"10,0 0,5 0,0 0,0 0,-1 0,1 0,0 0,0 0,0 0,-5 5,0 0,-5 4,0 1,-5 4,0 1,-15 0,0-1,6-4,-1-1,10-4,0 0,0 0,0 0,15-5,0 0,14 0,1 0,-5-5,0 0,-5 0,-1 0,-9 5,0 0,0 5,0 0,-10 14,0 1,-14-1,-1 0,-5-4,0-1,6-4,-1 0,15-10,0 0,0-5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104757 382454,'20'0,"-1"0,1 0,-1-5,1 0,-5 0,-1 0,-4 5,0 0,-5 0,0 0,-5 15,0-1,-5 6,0-1,0 16,0-1,-5 15,1-1,4 6,0 0,5-15,0 0,0-25,0 1,0-20,0 0,0-5,0 1,5-6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106871 382816,'-11'0,"27"10,-1 0,15 4,1 1,-6 9,0 1,-4-1,-1 1,-15-6,0 1,0-20,0 0,-5-5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106664 382435,'-29'0,"19"5,0 0,10 0,0 0,0 4,0 1,-10 5,0-1,-14 11,0-1,-6 10,1 1,4-6,1 0,19-19,0 0,5-15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108719 382283,'-10'0,"15"5,0 0,4 0,1 0,4-1,1 1,-10 0,0 0,-5 10,0 0,-10 4,0 1,-9-1,0 1,4-10,1-1,9-4,0 0,10-5,0 0,4 0,1 0,9-5,1 0,-11 5,1 0,-5 15,0 0,-5 5,0-1,-15 1,1-1,-1 1,1-1,-1-9,1 0,9-5,0 0,0-5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109930 383957,'0'10,"0"-5,0 0,5 4,0 1,-1 0,1 0,0-1,0 1,-1-10,1 0,-5 5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110178 382055,'-10'0,"5"0,0 0,30 0,-1 0,10 0,1 0,-11 0,1 0,-11 0,1 0,-5 0,0 0,-10 5,0 0,-10 10,0-1,0 6,1 0,4 14,0 1,-5 4,0 1,5 4,0 1,0-6,1 1,4-16,0 1,0-20,0 0,-5-10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111740 382131,'-10'0,"5"10,1 0,-1-1,0 1,5 10,0-1,-10 1,0-1,5 1,0-1,0 1,1 0,4-11,0 1,9-5,1 0,10-5,-1 0,-4-5,0 0,-1 0,1 0,-10 5,0 0,-5 10,0 0,-10 14,0 1,-4-1,-1 1,-10-1,1 1,-1-16,1 1,4-5,1 0,9-5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112526 382237,'-10'0,"15"0,0 0,15-5,-1 0,1 0,0 0,-15-5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113208 383043,'-10'0,"10"5,0 0,10-5,0 0,9 0,1 0,-5 0,-1 0,-4-5,0 0,-5 5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113297 383881,'-10'9,"5"-4,0 0,5 4,0 1,5-10,0 0,19 0,1 0,-5 0,-1 0,-4-5,0 0,-10 1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114945 382616,'-9'0,"5"0,0 0,0-4,-1-1,14 5,-1 0,1 0,-1 0,1 5,-1-1,5 0,0 1,-9-1,0 0,-4 9,0 0,-4 4,0 0,-13 13,0 0,4-13,0 0,5-4,-1 0,9-4,0-1,9-8,-1 0,9 0,0 0,-4-4,0 0,-5 4,1 0,-9 13,0 0,-9 4,1 0,-5 4,0 1,1-5,-1 0,0-13,0 1,9-10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115654 383072,'18'0,"-5"4,0 1,-4-5,-1 0,1 12,0 1,-9 8,0 0,-18 4,1 0,-1 0,1 0,8-12,0 0,5-13,0 0,12 0,1 0,13-9,0 1,0-1,0 1,-5 0,0-1,-12 5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116581 382538,'17'0,"-9"0,1 0,-5 4,0 0,1 5,-1-1,-4 5,0 0,-13 8,0 0,1 0,-1 1,8-10,1 1,4-4,0-1,17-8,0 0,0 0,0 0,-4-4,0 0,-5 4,1 0,-9 17,0 0,-9 0,1 0,-5 8,0 1,-4-10,0 2,5-6,-1 1,8-5,1 1,0-9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117990 384197,'0'17,"4"-13,1 1,-1-1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118346 382544,'-17'-9,"13"9,-1 0,-3 0,-1 0,1 0,-1 0,5 0,0 0,-5 0,1 0,4 9,-1-1,5 1,0-1,5 0,-1 1,9-5,-1 0,5 9,0 0,4 3,1 1,-10 4,1 0,-9 9,1-1,-5-3,0-1,-17-12,0-1,0-7,0-1,4-4,0 0,9-13,0 0,4-16,0-1,13-8,-1 1,5-1,0 0,0 12,0 1,-13 21,1 0,-1-1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119528 381862,'-9'0,"9"-4,0-1,-4 1,0 0,0-1,-1 1,1-4,0-1,-9 5,0 0,5-1,-1 1,-4 4,0 0,5 0,-1 0,5 13,0 0,-1 4,1 0,8 0,1 0,3-4,1 0,8-13,0 0,0-5,0 1,0-9,0 0,-8 5,0-1,-5 5,0 0,-4 0,0-1,0 10,0-1,0 9,0-1,0 5,0 1,0 3,0 0,0 18,0-1,4 1,1-1,-5-4,0 0,4-12,0-1,-4-8,0 0,0-9,0 0,0-8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122108 382738,'-7'-7,"7"4,0-1,0 1,0-1,4 1,-1 0,-3 9,0 1,-3 18,-1-1,-6 21,0 0,-1 7,1 0,7-18,-1 1,11-25,0 1,7-18,0 0,3-17,0 0,-10 3,0 0,-4 7,1 0,-8 7,1 0,-11 7,0 0,-3 11,0-1,6-3,1 0,7-3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122944 382836,'-7'-13,"7"9,0 1,-7 3,0 0,4-4,-1 1,-6 6,0 1,0 6,-1 0,1 1,0-1,6 7,1 1,3-5,0 1,10-3,0-1,8 0,-1 1,-7-1,0 0,-3 7,0 1,-7 6,0 0,-7 0,0 0,-7-13,1-1,6-10,0 0,4-14,-1 0,4-13,0-1,11-3,-1 0,0 4,0-1,4 11,0-1,-11 15,0 0,1 3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124075 384608,'0'7,"4"0,-1 0,1-7,-1 0,1 4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125014 383007,'-14'7,"11"-4,-1 1,4-1,0 1,10-1,1 0,-1-3,0 0,-6 0,-1 0,-3 7,0 0,-10 7,0-1,-4 5,0-1,4 0,0 0,10-7,0 0,6-6,1-1,10-3,1 0,-1 0,0 0,-10 0,0 0,-4 10,1 1,-15 6,1 0,-7 0,0 0,3-3,0-1,11-13,-1 0,1 4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125734 383007,'-14'7,"14"0,0 0,3-4,1 0,6-3,0 0,1 0,-1 0,-3 4,-1-1,-6 8,0-1,-6 10,-1 1,-7 3,1 0,2-4,1 1,7-14,-1 0,8-4,-1 1,7-8,1 1,2-4,1 0,-4 4,0-1,-3 4,0 0,-7 14,0 0,-10 3,-1 0,-6 7,0 0,4-7,-1 0,7-14,0 1,4-4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127458 383381,'-7'0,"0"0,0 0,7 3,0 1,10 6,1 0,6 4,0 0,-4 10,1 0,-4-7,1 0,-8-6,0-1,-3-6,0-1,4-3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127393 383114,'-14'7,"7"0,0 0,0 10,0 0,-10 11,0-1,-1 1,1-1,7-13,-1 0,8-11,-1 1,1-4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128642 383007,'0'7,"-7"-7,0 0,7 3,0 1,10-1,0 1,0-1,0 0,-3 1,0-1,-4 4,1 0,-15 7,1-1,-6 8,-1 0,0-1,1 1,9-14,0-1,7-2,0-1,14-3,-1 0,4 0,-1 0,-2 0,-1 0,-6 4,0-1,-7 11,0-1,-14 1,1 0,-1 0,1-1,0-6,-1 0,4-3,0-1,7-3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129632 384395,'-7'7,"7"-4,0 1,0 3,0 0,7 0,0 0,3 0,0 0,-7-7,1 0,-4 3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129906 382747,'-7'0,"3"3,1 1,13-1,1 1,9-4,1 0,0 0,-1 0,-3 0,0 0,-6-7,-1 0,-7 7,1 0,-4-4,0 1,0 13,0 1,-10 13,-1 0,1 13,0 1,3 0,0-1,3 1,1 0,3-18,0 1,3-18,1 1,-1-11,1 0,-1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131144 382847,'-13'0,"9"0,1 0,3 7,0 0,0 3,0 0,0 11,0-1,0 5,0-1,-4-7,1 0,3-3,0-1,3-9,1-1,6-3,0 0,-3-3,0-1,-1 4,1 0,0 0,0 0,-7 7,0 0,-7 7,0-1,-6 1,-1 0,1 0,-1-1,4-9,-1-1,8-6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131387 383064,'7'0,"10"-3,1-1,-1-2,0-1,-13 4,-1-1,1 1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132421 383281,'-7'7,"0"-7,0 0,7 7,0 0,24-7,1 0,2-3,1-1,-7-3,0 0,-11 4,0-1,-6 4,-1 0,-6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132245 384180,'-28'6,"25"1,-1 0,15-4,-1 0,25-6,0 0,0-1,-1 1,-13-4,0 1,-11 6,1 0,-11-4,0 1,-7 3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134221 382748,'-7'0,"4"0,0 0,6 0,0 0,13 0,0 0,0 4,0-1,-3 6,0 1,-10 6,0 0,-12 13,-1 0,-19 4,0-1,1-10,-1 1,16-17,0 1,26-10,0-1,12-5,1-1,0 0,-1 1,-15 6,0-1,-4 1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135604 382750,'-6'0,"6"3,0 0,0 1,0-1,0 6,0 1,0 12,0 1,-4-1,1 0,0-2,0-1,-1-7,1 1,6-10,1 1,5-8,1 1,0-3,-1-1,4 1,0 0,-7 6,1 0,-7 6,0 0,-10 7,1 0,-4 6,0 0,3-6,1 0,-1-13,0 0,7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135839 383173,'-7'0,"17"-3,0 0,11-7,-1 0,-7 1,1-1,-14 7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136614 382399,'-7'0,"4"0,0 0,3 10,0-1,0 17,0 0,-10 12,1 1,-1 9,1 0,2-6,1 0,6-26,0 0,13-16,-1 0,1-16,0 0,0-4,-1 1,-5 3,-1 0,-6 6,0 1,0 6,0-1,-13 4,1 0,-1 0,0 0,7 4,-1-1,1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137912 384200,'-13'7,"13"-4,0 0,3-3,0 0,1 3,-1 1,0-4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138376 382850,'-7'0,"20"3,0 0,0 4,0-1,-4 7,1 0,-7 3,0 0,-9 6,-1 1,-9-4,0 0,0-3,0 0,10-10,-1 1,4-7,0 0,6 0,0 0,13-7,0 1,7 0,-1-1,-6 1,0-1,-9 4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139601 382250,'-6'0,"6"6,0 1,0 6,0 0,0 6,0 0,-10 7,1 0,-1-3,0-1,7-12,0-1,3-5,0-1,22-3,1 0,2-10,1 1,-1 2,1 1,-10-1,0 1,-7 6,1 0,-10-3,0-1,-3 4,0 0,-1-3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140332 382300,'-6'0,"6"3,0 0,-4-3,1 0,3 7,0-1,0 7,0 0,0 20,0-1,-3 14,0-1,0-3,-1 0,1-22,0-1,3-12,0-1,0-9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55704 387746,'13'0,"-4"0,1 0,0 3,-1 1,-5 2,-1 0,-6 11,-1-1,-9 6,1 1,-8-4,1 0,6-6,0 0,23-16,-1-1,11-2,-1 0,-3-4,0 0,-6 7,0 0,-7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56763 387194,'-7'32,"-3"-6,1 0,-8 16,1 0,6-3,0 0,13-26,1 0,9-16,0-1,7-15,-1 0,-6-7,0 0,-6 13,-1 0,-9 3,0 1,-17 9,1 0,-4 12,0 1,10-3,0 0,6-7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57960 387552,'20'-6,"-4"6,0 0,-6 0,0 0,-4 13,1 0,-17 6,0 1,-9 9,-1 0,1-10,-1 1,11-14,-1 1,29-14,1 1,3-4,-1 0,-2 7,-1 0,-16 3,1 0,-1-3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59336 388350,'0'6,"6"1,1-1,-1-3,1 1,-4-1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60423 387043,'0'6,"0"7,0 0,-6 6,-1 1,-2-1,-1 0,10-6,0 0,10-10,-1 1,17-4,0 0,0-10,-1 0,-2 1,0-1,-14 7,1 0,-10-1,0 1,0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60941 387244,'0'6,"0"11,0-1,0 19,0 1,-7 12,1 1,-4-7,0 0,6-26,1 0,6-19,1-1,-1-2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62259 387854,'-7'0,"7"-3,0 0,3 3,1 0,8 13,1 0,7 10,-1-1,-6 4,0 0,-7-7,1 1,-4-17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62176 387592,'-20'0,"14"0,-1 0,1 6,0 1,-4 2,0 1,-6 13,0 0,-7 3,0 0,10-7,0 1,10-17,0 0,9-6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63894 387294,'-13'13,"13"-7,0 1,3-4,0 0,14 1,-1-1,1-3,-1 0,-6 0,0 0,-10 6,0 1,-20 12,0 0,1 1,-1-1,7-6,0 0,9-10,1 0,6-3,1 0,9-6,0-1,3 4,1 0,-1 0,1-1,-11 8,1-1,-4 10,0 0,-13 3,1 0,-5 0,1 0,0-6,0-1,6-5,1-1,3-3,-1 0,4-3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65327 388501,'-6'13,"6"-7,0 1,3-1,0 0,1-2,-1-1,0-3,0 0,-3 3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65836 387093,'-7'0,"4"0,0 0,3 3,0 1,16-1,0 0,4-3,-1 0,-3-3,0 0,-6 3,0 0,-7-4,0 1,1 3,-1 0,-3 7,0-1,-7 7,1 0,-1 9,1 1,-1 9,1 0,3 7,0-1,-1 1,1 0,3-14,0 1,0-16,0 0,0-14,0 1,0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66876 387244,'-7'0,"4"3,0 1,3 2,0 1,0 6,0 0,-7 0,1 0,-1 6,1 1,6-10,0 0,0-1,0 1,13-6,0-1,3-3,1 0,-1 0,0 0,-6 3,0 0,-4 1,1-1,-10 10,-1 0,-12 3,0 1,-7-1,0 0,0 1,0-1,7-9,0-1,9-12,0-1,4 1,0-1,3-3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67432 387336,'6'0,"17"0,-1 0,4-3,0 0,-7-1,1 1,-17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68815 387700,'-13'0,"10"0,0 0,-1 0,1 0,13-3,-1 0,7 3,0 0,0-3,0 0,-6 3,0 0,-7 3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68765 388401,'-13'6,"6"1,1 0,6-1,0 0,13-2,0-1,6-3,0 0,4-3,-1-1,-2 1,-1 0,-16 0,0 0,4-1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71249 386707,'-9'0,"5"0,-1 0,5-8,0-1,0 0,0 1,0-5,0 0,0 4,0 1,0-5,0 0,-4 4,0 1,-5 3,1 1,-1 8,1 1,4 8,-1-1,-3 14,-1 0,9 0,0 0,0-5,0 1,4-13,1-1,8-12,-1 0,5-18,0 0,-4 1,0-1,-9 14,1-1,-5 31,0-1,0 9,0 1,-9 3,1 1,8-1,0 0,-5 5,1 0,4-9,0 0,0-12,0-1,0-13,0 0,0-16,0-1,4 8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72445 387095,'-8'0,"4"0,-1 0,1-4,0 0,0-1,0 1,-5 4,1 0,-1 4,1 1,3-1,1 0,0 9,0 0,0-5,-1 0,5 5,0 0,5-1,-1 1,8-4,1-1,0 5,0-1,-5 1,0 0,1 4,-1 0,-8 4,0 0,-4-4,0 0,-9-4,1-1,-1-12,0 0,0 0,1 0,12-17,0 0,0-12,0-1,17-8,0 0,4 0,0 0,-4 13,0-1,-9 18,1-1,-5 5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73679 386975,'-8'0,"8"8,0 1,-5 8,1 0,-4 8,-1 1,-4-5,1 0,7-4,1 0,4-12,0-1,17-4,0 0,4-13,1 0,7 1,1-1,0 4,0 1,-13-1,0 1,-9 4,1-1,-5 5,0 0,-8 0,0 0,-1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74590 387041,'-16'0,"24"4,0 0,-4 18,0-1,-4 26,0-1,-4 22,0 0,-4-13,0 0,8-33,0-1,-4-21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78669 387723,'-7'0,"10"0,1 0,5 3,1 0,3 1,1-1,-8 7,1-1,-4 8,0-1,-13 10,1 0,-14 3,0 0,3-9,0-1,14-15,-1-1,14-6,-1-1,17-9,0 0,-3 0,0 0,-7-3,0 0,-3 6,0 0,-7 4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79732 388065,'0'7,"0"2,0 1,0 7,0-1,0 0,0 1,10-11,-1 1,3-10,1-1,-1-15,0-1,-12 0,0 1,-3 2,0 1,-6 9,0 1,-4 9,1 0,6 1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80649 387522,'-6'0,"2"0,1 0,0 0,0 0,3 3,0 0,0 7,0 0,-3 6,-1 0,-2 3,0 0,-4 3,1 1,9-13,0-1,3-6,0 0,16-3,0 0,3-9,1-1,-4-2,0-1,-6 6,0 1,-10-1,0 1,-3 3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81105 387622,'-13'0,"10"0,-1 0,4 13,0 0,0 10,0-1,-3 14,0 0,-4-4,1 0,-1-9,1 0,6-17,0 1,0-14,0 1,3-1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81905 388775,'0'13,"0"-9,0-1,0 0,0 0,0 1,0-1,0 0,0 1,4-4,0 0,-4 3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82106 386670,'13'6,"9"-6,1 0,-1 0,1 0,-4 0,0 0,-12 0,-1 0,-2-3,-1 0,-10 13,1-1,-1 1,1 0,3 12,0 1,-1 6,1 0,3 13,0-1,-3 1,0 0,0-6,-1-1,1-13,0 1,3-17,0 1,0-14,0 1,3-7,0 0,1 7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84174 387673,'-7'6,"4"-2,0-1,3 3,0 1,6 3,1-1,-1 8,1-1,2-3,1 0,-7 0,1 0,-1-10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83986 387572,'-13'0,"10"6,-1 1,-2 0,-1-1,1 7,-1 0,-2 9,-1 1,-3 3,0 0,9-20,1 1,0-4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84947 387171,'-13'0,"7"0,-1 0,11 0,-1 0,13 3,1 0,-1 1,0-1,-6 0,0 0,-7 4,1-1,-24 13,0 1,-9 2,-1 1,10-7,1 0,9-13,0 0,23-3,0 0,7-6,0 0,-1 6,1 0,-7 0,0 0,-9 3,-1 0,-10 13,1 0,-14 0,0 0,4 0,0 0,2-9,1-1,7-6,-1 0,4-3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86377 388324,'-7'0,"4"3,0 0,3 4,0-1,0-2,0-1,6 3,1 1,-4-7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86479 386620,'-13'6,"13"-2,0-1,10 0,-1 0,7-3,0 0,0-3,0 0,-6 0,0-1,-4 4,0 0,-2 0,-1 0,-10 13,1 0,0 13,-1 0,-2 15,-1 1,7 13,0 0,3-10,0 0,0-16,0-1,0-24,0-1,6-16,0 0,-2 4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87338 386570,'0'13,"-3"-10,-1 0,4 4,0-1,-6 7,-1 0,1 3,-1 0,1 6,-1 1,4-4,0 0,3-6,0 0,9-7,1 1,3-7,0 0,4 0,-1 0,-3-4,0 1,-9 0,-1 0,0 12,1 1,-18 6,1 0,-6 0,-1 0,-3 0,0 0,10-9,0-1,3-6,0 0,7-6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87770 386969,'0'6,"6"-2,1-1,12-3,1 0,-1-7,0 1,-6-1,0 1,-10 3,1-1,-1 1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89236 387422,'-13'13,"13"-10,0 0,0 0,0 0,16-3,0 0,7 0,-1 0,-9-3,0 0,-7 0,1 0,-4-1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89182 388329,'-12'6,"12"1,0-1,6-6,0 0,14 0,-1 0,7-6,0-1,-13 1,-1-1,-5 7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90663 386800,'-7'0,"4"0,0 0,6 3,0 0,10-3,0 0,6 0,1 0,-4 0,0 0,0 0,0 0,-9 0,-1 0,0 0,1 0,-14 10,1 0,0 6,-1 0,-3 6,1 1,2 6,1 0,3 6,0 1,-1-7,1 0,3-16,0-1,0-8,0-1,3-3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92285 386996,'0'-7,"0"4,0 0,0-1,0 1,0 0,0 0,0 0,0-1,0 1,0 0,0 9,0 1,-3 6,0 0,0 3,0 0,-7 22,1 1,5-10,1 0,3-7,0 1,0-10,0-1,3-5,1-1,5-6,1 0,-4-9,0-1,4-9,-1-1,-5 4,-1 0,-3 3,0 1,-7 8,1 1,-3 3,-1 0,1 7,-1-1,0 4,1-1,3-2,-1-1,7-3,0 1,-3-1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92900 386650,'-7'0,"11"0,-1 0,11 0,-1 0,7 0,1 0,2 0,1 0,-4 0,1 0,-11 0,0 0,-3 0,-1 0,-2 0,-1 0,-10 0,1 0,2 6,1 1,-4 15,0 1,-3 9,0 0,3 6,1 1,-1 2,0 1,4-10,-1 0,4-16,0 0,0-12,0-1,4-3,-1 0,0-13,1 0,-1 7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94713 388350,'-7'6,"4"-6,0 0,3 4,0-1,0 0,0 0,3 4,0-1,1-3,-1 0,-3 1,0-1,3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95449 387171,'-7'0,"4"-3,0 0,0 9,0 1,0 12,0 1,-4 15,1 1,0 6,-1 0,7-13,0 0,7-19,-1 0,3-17,1 1,2-14,1 1,-3 3,-1 0,-6 3,0 0,-3 6,0 1,-6 3,0-1,-4 1,1 0,-1 6,1 0,3 4,-1-1,1-3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96520 386850,'-7'0,"1"0,-1 0,7 3,0 0,7-3,-1 0,7 0,1 0,-4 0,-1 0,1 4,0-1,-6-3,-1 0,0 10,0-1,-12 4,-1 0,-4 3,1 0,3-3,0 0,4-4,-1 1,7-7,0 0,10 1,0-1,7-3,-1 0,1-3,-1-1,-6 1,0 0,-4 3,1 0,-4 3,1 0,-11 13,0 1,-12 5,-1 1,0 2,0 1,7-13,0 0,10-10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101125 387228,'-10'0,"10"5,0 0,0 29,0 1,0 23,0 1,-5 0,0 0,5-20,0 1,0-26,0 1,0-30,0 1,5 4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101815 387743,'-10'0,"5"0,1 0,4 5,0-1,-5 11,0 0,5 5,0 0,0 14,0 1,5-10,0-1,9-9,1 0,0-20,0 0,4-30,1 1,-10-6,0 1,-5 9,0 0,-10 6,0-1,-15 15,0 0,1 10,-1 0,10 5,0 0,5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103017 386934,'-10'0,"15"0,0 0,14-5,0 0,0 5,0 0,-4 0,-1 0,-4 10,-1 0,-9 4,0 1,-19 9,0 1,-5-6,0 1,10-5,-1-1,6-4,-1 0,24-10,1 0,9 0,0 0,0-5,0 0,-10 5,1 0,-11 10,1 0,-5 9,0 1,-19 4,0 1,0-1,-1 0,6-14,0 0,9-10,0 0,0 5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104765 388369,'0'10,"-5"-5,-1-1,6 6,0 0,0 0,0-1,0-4,0 0,6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105181 386295,'-9'0,"9"-10,0 0,0 6,0-1,0-5,0 0,-5 5,0 0,1 5,-1 0,-4 0,-1 0,5 10,1 0,4 5,0-1,0-4,0 0,0-1,0 1,4-5,1 0,9-5,0 0,-4-5,-1 0,-4 5,0 0,0 0,-1 0,1 5,0 0,-5 14,0 1,0 14,0 0,0 15,0 0,-5 0,0-1,5-14,0 1,-4-16,-1 1,0-20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107472 387380,'-10'0,"5"0,0 0,10 0,0 0,15 0,0 0,5 24,0 1,-9 9,-1 0,0-5,0 0,-10-9,0-1,-5-14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107277 386990,'-10'0,"-4"0,-1 0,10 0,0 0,0 9,0 1,5 0,0-1,-9 10,-1 1,-5 9,1 0,-11 0,1 0,4-10,1 1,19-16,0 1,-5-5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108842 386690,'9'0,"6"0,0 0,-10 5,0 0,0 4,-1 1,-4 5,0-1,-9 11,-1-1,0-9,0-1,0 1,1-1,9-9,0 0,14-5,1 0,0 0,-1 0,-4 5,0 0,-5 5,0-1,-5 11,0-1,-15 1,0-1,1 1,-1-1,0-9,1 0,9-5,0 0,0-5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109874 388369,'-10'0,"5"5,0 0,5 4,0 1,5 0,0 0,0-1,0 1,0-5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110156 386486,'-30'0,"25"0,0 0,15 0,0 0,10-5,0 0,5 5,0 0,-4-5,-1 0,-5 5,0 0,-10 0,0 0,0 0,0 0,-10 10,0 0,0 19,0 0,-5 15,0 0,0 5,0 0,5-10,0 0,5-14,0-1,0-9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111744 386391,'-10'0,"5"0,1 0,4 5,0 0,0 0,0 0,-5 9,0 1,5 0,0-1,-5 11,0-1,0-4,0 0,5-1,0 1,5-10,0 0,5-6,0 1,9-5,0 0,-4 0,0 0,-6 0,1 0,-5 0,0 0,-5 10,0 0,0 0,0 0,-10 4,0 1,-4 5,-1-1,-9 1,0-1,4-4,1 0,4-10,1 0,9-10,0 0,0-5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112592 386530,'29'-10,"-14"5,-1 0,-9 5,0 0,0-5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113515 387076,'-10'8,"10"-4,0 0,15-4,-1 0,6 0,-1 0,1 0,-1 0,-4 0,-1 0,-4-4,0 0,-5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113810 388141,'0'20,"0"-16,0 1,5-5,0 0,14 0,1 0,-1 0,1 0,-1-5,1 1,-10-1,-1 0,-4 5,0 0,0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115209 386776,'-9'0,"9"4,0 0,9 1,-1-1,5 0,0 0,-4 1,-1-1,-3 4,-1 1,-4 3,0 1,-13 4,0 0,0-1,0 1,5-8,-1-1,9 1,0-1,17-8,1 0,-1 0,0 0,-4 0,-1 0,-7 0,-1 0,-4 8,0 1,-13 12,0 0,-8 0,0 0,3-8,1-1,9-12,-1 0,9-8,0 0,-4-1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116202 386446,'-17'0,"9"4,-1 0,-3-4,-1 0,4 5,1-1,-5-4,1 0,-1 8,0 1,9-1,0 1,4-1,0 1,12 3,1 1,4 0,0 0,4 4,0-1,-12 6,-1-1,-3 4,-1 1,-17-1,0 0,-3-7,-2-2,2-11,-1-1,12-13,1 1,8-22,1 1,12-5,-1 0,6-4,-1 0,0 12,0 1,-17 16,1 1,-1 4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117393 386209,'0'-9,"-4"5,0 0,-1 0,1-1,0 1,0 0,-5 4,1 0,-1 0,1 0,4 8,0 1,4-1,0 1,0 4,0-1,4-7,0-1,9-4,-1 0,1-4,0-1,-5-3,0-1,-3 9,-1 0,-4 22,0-1,0 13,0 0,-4 4,-1 0,1 4,0 1,0-5,0 0,4-12,0-1,0-17,0 1,4-26,0 0,0 9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118320 388364,'0'8,"0"-3,0-1,0 0,0 0,5 5,-1-1,-4-4,0 1,4-5,1 0,-5 4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119025 386247,'0'8,"0"1,0 0,-4 7,0 1,-9 13,1 0,-5 12,0 1,0 3,0 1,13-13,0 0,4-17,0 0,13-17,-1 0,5-9,0 1,0-18,0 1,-9 4,0 0,-8 8,0 0,0 5,0-1,-16 5,-1 0,4 4,0 0,1 8,-1 1,9-5,0 0,0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119729 386776,'0'8,"-5"-3,1-1,4 0,0 1,0-1,0 0,9-4,-1 0,1 0,-1 0,-4 0,1 0,-1 4,0 1,-4 3,0 0,-8 5,-1 0,-8 8,0 0,0-3,0-2,9-3,-1 0,5-5,0 1,17-9,-1 0,10 0,-1 0,-4 0,0 0,-5 0,1 0,-5 0,1 0,-9 4,0 0,-4 9,-1 0,-11 8,-1 0,-5 1,1-1,0-4,0 0,8-17,0 0,5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121955 387446,'-7'0,"3"0,1 0,-1-3,1-1,-4 4,0 0,4 0,-1 0,-3-3,0 0,0 3,0 0,0 0,0 0,0 10,0 0,4 0,0 1,9 2,1 1,7 0,0-1,4 1,-1-1,-3 1,0 0,-7 3,0 0,-7 0,0 0,-14-3,0-1,-4-6,1 0,7-7,-1 0,8-10,-1-1,8-12,-1-1,15-4,-1 1,4 0,0 0,-4 13,0 0,-13 7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123184 387330,'-4'0,"4"7,0 0,0 10,0 1,0 13,0 0,0 11,0-1,0 1,0 0,0-25,0 0,0-20,0-1,2-3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123912 388771,'0'7,"0"0,0-1,4-2,-1-1,1 1,-1-1,1-3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124518 387330,'0'7,"-4"10,1 0,-4 7,0 0,-7 4,1-1,2-13,1 0,10-10,0-1,7-3,0 0,13-7,1 0,3 0,0 0,-3 0,0 1,-8-1,1 0,-10 0,-1 0,-3 4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125280 387764,'-8'-7,"4"7,0 0,4 10,0 1,0 12,0 1,0 17,0 0,0-3,0 0,-3-14,-1-1,8-23,-1 0,1-6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126712 387146,'-7'0,"3"0,0 0,1 0,-1 0,4-3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126064 387084,'-7'0,"3"0,1 0,6 0,1 0,10 0,0 0,6-4,1 1,-4-1,0 1,-6-1,-1 1,-6 3,-1 0,-6 3,-1 1,-3 6,0 0,4 1,-1-1,1 7,-1 0,1 7,0 0,3 14,0 0,0-4,0 0,0-13,0-1,0-13,0 0,3-7,0 0,1-3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127838 387970,'-13'0,"6"4,0-1,10 4,1 0,6 3,0 0,4 7,0 0,-1-3,1 0,-4-4,0 1,-6-8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127820 387755,'-7'0,"0"0,0 0,0 11,0-1,-7 10,1 1,-5 6,1 1,0-1,-1 1,15-25,-1 0,1 1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128856 387436,'-7'0,"0"0,0 0,7 4,0-1,14 0,0 1,7-1,0 1,-7 3,0 0,-11-1,1 1,-15 7,1 0,-14 3,-1 0,1 1,0-1,13-10,1 0,6-7,1 0,17-4,0 1,10-4,0 0,-3 3,0 1,-10 6,-1 1,-10 13,0 0,-18 11,1 0,-7-4,-1 0,11-17,1 0,9-11,1 1,3-4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130179 388771,'-7'7,"0"0,0 0,7 6,0 1,7-3,0-1,3-3,1 0,-8-7,0 0,1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130270 387116,'-27'7,"23"0,0 0,18-4,0 1,7-4,0 0,-3 0,-1 0,-3 0,0 0,-7 0,0 0,-4 0,1 0,-4 3,0 0,-4 15,1-1,-4 7,0 0,0 10,0 0,3 8,1-1,3-10,0 0,0-17,0-1,7-16,0-1,-4-2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131498 387116,'-6'0,"-1"0,0 0,7 3,0 1,0 3,0 0,0 3,0 0,-3 4,-1-1,-3 8,0-1,4-6,0 0,3-4,0 0,10-7,0 1,4-4,-1 0,4 0,1 0,-8 0,0 0,-7 3,1 1,-8 9,1 1,-14 7,0-1,-4 1,1-1,3-10,0 0,6-10,1 0,7-3,-1 0,1-8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131744 387718,'-7'0,"3"0,1 0,17 0,0 0,14-4,0 1,-13-1,-1 0,-7 4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132916 387906,'-14'0,"3"3,1 0,13 1,1-1,13-3,1 0,2-3,1-1,-4-2,1 0,-8 2,0 1,-6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132948 388557,'-7'0,"4"7,-1 0,14-3,1-1,13-3,0 0,4-3,0-1,-21 1,-1-1,-2 1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134650 387000,'-12'0,"9"3,-1 0,1-3,0 0,9 0,1 0,5 0,1 0,-4 0,1 0,-4 4,0-1,-6 6,0 1,-9 6,-1 0,-15 6,0 1,0-4,0 0,13-10,-1 1,16-10,0 0,16-6,0-1,9 1,0 0,-9 6,0 0,-10 3,1 0,-10 16,0 0,-19 0,0 1,0-5,0 1,4-9,-1-1,10-6,0 0,6-9,0-1,0 4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135867 387400,'0'7,"-6"-4,0 0,6 7,0 0,-4 3,1 0,3 4,0-1,0 4,0 0,3-4,1 1,5-14,1 0,-1-16,1 0,-4-7,1 0,-4-3,0 0,-3 10,0 0,-10 6,1 1,-1 2,1 1,6 3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136196 386950,'-13'0,"10"0,0 0,3 6,0 1,0 6,0-1,-3 8,0-1,-4 3,1 1,3-7,-1 0,4-7,0 1,10-7,0 0,2-6,1 0,3-4,0 1,-3 6,0 0,-20 16,1 0,-13 3,0 0,-1-6,1 0,0-10,0 0,9-9,0 0,4-4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136600 387039,'6'0,"7"-3,0-1,16-9,0 1,-12 8,-1 1,-13 3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137806 388150,'0'7,"-3"-1,0 1,3-1,0 1,0-1,0 1,6-4,1 0,-7 0,0 1,3-1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138260 386800,'0'6,"0"-2,0-1,0 3,0 1,0 2,0 1,-3 6,0 0,0 3,0 0,3-6,0 0,0-4,0 1,6-10,0 0,7 0,0 0,0-3,0-1,-6 1,-1 0,0 3,1 0,-10 13,-1 0,-8 6,-1 0,-3 0,-1 0,4-6,1 0,2-13,0 0,7-3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138406 387092,'0'6,"-3"1,0-1,3-2,0-1,13-6,0-1,6-6,1 1,-7 5,0 1,-13 0,0-1,3 1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6:47:2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139547 386450,'0'6,"0"-2,0-1,0 3,0 1,0 6,0 0,3 3,0 0,-3 13,0 1,0 5,0 1,-3 0,0-1,0-12,0 0,0-7,-1 0,1-19,0 0,0-1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4914 644245,'-16'0,"8"0,0 0,40 0,1 0,0 0,0 0,-9 0,1 0,-1 14,1 0,-17 8,0 0,-16 13,0 1,-33 0,0 0,-8-7,0 0,8-8,0 1,25-15,-1 0,9-7,0 0,41-14,-1-1,26 1,-1 0,-8-8,0 0,-8 8,0 0,-9 7,1 0,-25 7,0 0,1-8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6400 643950,'0'50,"0"50,0 0,0 75,0 0,0 0,0 0,0 0,0 0,0-50,0 0,0-75,0 0,0-75,0 0,0-25,0 0,0 25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7790 644014,'-10'0,"5"0,0 0,5 10,0 0,0 5,0 0,0 5,0 1,0-1,0 0,10-10,0 0,0-5,0 0,10-5,0 0,-5-20,0 0,5-10,0-1,-5 1,0 0,-15 5,0 0,0 0,0 0,-15 15,0 0,-5 10,0 0,-5 0,0 0,0 20,0 0,15-15,0 0,0 5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4:32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878 644608,'0'-6,"0"9,0 0,0 13,0 1,-6 6,-1 0,-2 3,-1 0,4-6,-1-1,4-15,0-1,9-3,1 0,9-10,0 0,0 0,0 1,0-1,0 0,-10 3,1 1,-1-1,1 1,-7-1,0 1,-3 2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4:32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1229 644689,'-7'0,"7"-3,0 0,0 6,0 0,0 10,0 0,0 9,0 1,0 12,0 0,0-6,0 0,-6-7,-1 0,7-15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4:32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2131 644524,'-7'0,"7"3,0 0,-3 1,0-1,3 10,0 0,-3 3,-1 0,1 6,0 0,0-5,-1-2,4-5,0 0,7-4,-1 0,4-2,0-1,6-3,0 0,-4-3,1-1,0 1,0 0,-7 3,1 0,-7 10,0-1,-7 4,1 0,-7 3,0 0,-3-3,0 0,0-4,0 1,7-10,-1 0,7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4:32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2228 644595,'6'0,"7"-3,0-1,6-5,1-1,-4 0,0 1,-13 6,1-1,-1 1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37:3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15800 506800,'0'13,"6"6,1 0,-1-6,1 0,-1-7,0 0,1 1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37:3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16601 506000,'-13'13,"20"-13,-1 0,13 6,1 1,-1-1,0 0,-13 7,1 0,-7 19,0 0,-13 19,0 0,-12-7,-1 1,7-20,0 1,6-20,0 1,26-7,0 0,12-13,1 0,12 0,0 1,1-1,-1 0,-31 7,-1-1,7 1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37:3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17738 505800,'13'0,"-13"19,0 0,0 7,0-1,-13 14,1-1,-1-13,0 1,13-7,0 0,0-6,0 0,13-13,0 0,25-13,0 0,13-12,1-1,-8 1,1-1,-19 7,-1 0,-12 12,0 1,-20 6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37:3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18402 505800,'-26'0,"26"19,0 0,0 26,0 0,0 19,0 0,-7 0,1 0,-1-19,1 0,6-26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42191 641550,'-10'0,"5"0,0 0,0 10,0 0,0 20,0 1,-10 24,0 1,-6 4,1 1,10-11,0 1,5-11,0 0,5-24,0-1,10-10,0 0,10-5,0 0,1-20,-1-1,0-4,0 0,-10 0,0 0,-5 4,0 1,-5 5,0 0,-5 5,0 0,-15 10,0 0,0 5,0 0,-6 10,1 0,15-5,0 0,5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43230 642272,'-10'0,"5"0,0 0,10-5,0 0,10-5,1 0,4 10,0 0,-10 0,0 0,-10 15,0 0,-5 15,0 0,-10 5,0 1,-5-6,-1 0,11-15,0 0,5-15,0 0,15-5,0 0,5-5,1 0,4 0,0 0,0 0,1 0,-11 5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44400 642950,'10'0,"-5"5,0 0,1 0,-1-1,0-4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45170 641550,'-10'0,"10"10,0 0,0 20,0 1,-10 14,0 0,5 16,0-1,0-14,0-1,5-10,0 1,0-21,0 0,15-15,0 0,0-10,1 0,-6-10,0-1,5 1,0 0,-10 5,0 0,-5 0,0 0,0 10,0-1,-10 1,0 0,-5 5,0 0,-6 10,1 1,5-6,0 0,0 5,0 0,10-10,0 0,0 10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21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74104 666580,'0'-12,"6"1,-1-1,1 7,-1-1,-5 0,0 0,6 0,0 1,-6-1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21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72912 666487,'-12'0,"6"0,1 0,-1 0,0 0,12 6,0 0,11-6,0 0,6 0,0 0,0 0,0 0,0 0,0 0,-5-6,-1 0,-11 1,0-1,-1 6,1 0,-6 11,0 1,-6 16,1 0,-1 12,0-1,0 12,0 0,1 6,-1-1,-6-5,1 0,11-11,0 0,-6-23,0 0,6-12,0 1,0-23,0 0,6 0,0 0,-6 6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21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74380 666359,'-12'0,"7"17,-1 0,0 0,0 0,1 5,-1 1,0 0,1-1,-1-10,0-1,6 0,0 1,12-7,-1 1,6-6,0 0,0 0,0 0,0 0,0 0,-5 0,-1 0,1 0,-1 0,-11 6,0-1,-11 12,-1 0,-11 6,1 0,-7-1,1 1,-1 5,1 0,0-11,-1 0,12-6,0 1,11-12,1 0,5-17,0 0,0 6,0-1,-6 1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21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74981 666124,'11'0,"1"0,-1 0,23-12,0 1,-6 0,0-1,-11 7,0-1,-11 6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21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76278 667820,'-11'0,"11"6,0-1,6 1,-1-1,1 1,0-1,-6 1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21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77452 666310,'-12'0,"1"-6,0 1,-1-1,1 0,0-5,-1 0,6 5,1 0,-12 1,0-1,-6 6,0 0,6 6,0-1,6 7,0-1,11 6,0 0,5 0,1 0,22 6,1 0,10-1,1 1,-17-6,0 0,-6 6,0-1,-12-4,1-1,-12 0,1 0,-29 5,0 1,-6 0,0 0,6-7,0 2,17-13,0 1,17-29,0 1,34-30,0 1,17-11,0-1,6 12,0 0,-29 17,0 0,-22 28,0 1,-6-1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55:27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4869 575662,'0'10,"0"6,0-1,0 15,0 1,-5 10,0 0,1 0,-1-1,1-14,-1-1,5-14,0-1,5-20,-1-1,1 1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55:27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5603 575395,'-10'0,"10"20,0 1,-5 9,0 1,-5 14,-1 1,1 0,0-1,10-19,0-1,0-10,0 1,10-11,0 0,6-15,-1 0,0-6,0 1,-5-10,1-1,-6 11,0 0,-5 5,0-1,-10 6,-1 0,-4 5,0 0,0 0,0 0,4 10,1 1,5-6,0 0,0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55:27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6371 576240,'-11'0,"16"0,1 0,-6 5,0 0,5 1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55:27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6800 575217,'0'10,"5"-10,0 0,10 0,1 0,4 0,0 0,-5 0,0 0,0 0,0 0,-10 15,0 0,-10 11,0-1,-20 15,0 1,0-6,0 0,-1-10,1 1,15-16,0 0,5-10,0 0,10 0,0 0,15-10,0 0,11-1,-1 1,5 0,0 0,-15 5,0 0,0 0,1 0,-16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7150 645150,'0'10,"5"-5,1 0,-6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4:32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1591 645415,'0'6,"0"-2,0-1,0 0,0 0,3 4,1-1,-1 1,1-1,2-3,1 1,-7-1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4:32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1496 647313,'0'-6,"0"2,0 1,0 0,0 0,3 3,0 0,0 0,0 0,-3 3,0 0,0 7,0 0,-3 9,0 0,0-3,0 0,-4 0,1 0,6-7,0 1,0-3,0-1,9-6,1 0,6-3,-1 0,-2-1,-1 1,1 0,-1 0,-5 6,-1 0,-6 13,0 0,-16 6,0 1,1-1,-1 1,4-7,-1 0,4-16,-1 0,7-7,0 1,0-1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4:32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1623 647485,'13'-7,"9"1,1 0,3-4,-1 1,-18 5,-1 1,1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42002 646030,'-10'0,"10"-5,0 0,0 10,0 0,-5 11,0-1,0 10,0 1,-5 0,-1-1,6-4,0-1,5-10,0 1,5-6,0 0,11-5,-1 0,10 0,1 0,-11 0,0 0,-5 5,1 0,-6 11,0-1,-10 10,0 1,-16 5,1 0,0-6,-1 1,-4-11,-1 0,6-9,0-1,4-10,1-1,10-4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42420 646398,'-10'0,"5"4,0 0,15-4,0 0,11 0,-1 0,0 0,1 0,-16-4,0 0,0 4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43348 645900,'10'0,"-10"5,0 0,4 25,1 1,-5 24,0 0,-5 16,1-1,-1-14,0-1,5-30,0 1,0-36,0-1,5 1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44148 647550,'0'10,"0"1,0-1,9-5,1 0,0 1,0-1,-5-5,0 0,0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45170 646100,'-10'0,"5"5,0 0,15-5,0 0,10 0,0 0,-5 0,0 0,-4 0,-1 0,-10 10,0 0,0 6,0-1,-16 5,1 0,-5 5,0 1,10-11,0 0,5-5,0 0,15-5,0 0,5-5,0 0,5 0,1 0,-1-5,0 0,-10 5,0 0,-10 15,0 0,-5 21,0-1,-15 0,0 1,-1-6,1 0,0-14,0-1,10-10,0 0,5-5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21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73111 671852,'23'0,"-12"0,0 0,12 0,0 0,-12 0,0 0,1 0,-1 0,-5 0,0 0,-1 0,1 0,-6 17,0 0,0 12,0-1,-11 18,-1 0,6-1,1 1,-1-12,0 0,6-11,0 0,0-17,0-1,12-16,-1 0,-5 5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21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74629 671670,'0'-12,"0"7,0-1,0 1,0-1,-5 0,-1 1,0-1,1 0,-12 6,0 0,-11 0,0 0,11 6,0 0,0 5,0 0,6 0,0 1,11 4,0 1,0 0,0 0,11-5,0-1,12 6,-1 0,-5-6,0 0,5 6,1 0,-6-6,0 1,-12 4,1 1,0 0,-1 0,-10 0,-1 0,-11-6,0 1,-11 4,0 1,5-6,1 1,-1-12,1 0,5 0,0 0,12-17,-1 0,6-11,0 0,22-12,1 1,11-1,-1 1,7 0,-1-1,-11 12,0 0,-16 22,-1 0,-6 6,1 0,-6 6,0 0,-11 5,0 0,5-5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21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76206 672846,'0'11,"0"-5,0-1,6 1,0-1,0 1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21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77272 671505,'-11'-11,"5"5,0 1,-5-1,-1 0,6 1,0-1,-5 0,-1 1,-11-1,0 0,0 6,0 0,0 6,0 0,6 11,0 0,11 5,0 1,12-6,0 0,17 11,0 0,5-11,1 0,6 6,-1-1,-11 1,1 0,-19-1,1 1,-6-6,0 0,-29 0,0 0,-11-6,0 0,5-5,1 0,11-6,-1 0,19-12,-1 1,17-23,1 0,23-11,-1 0,24-6,-1 0,-10 0,-1 0,-29 40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55:27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4679 578296,'0'-10,"-5"10,0 0,5 20,0 1,-5 14,0 1,-4 10,-1-1,0-4,0 0,10-21,0 1,0-16,0 0,0-10,0 0,5-5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55:27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5273 578392,'-10'0,"5"5,0 0,0 0,0 0,5 10,0 0,0 0,0 0,0 5,0 1,10-6,0 0,5-15,0 0,5-10,1 0,-6-16,-1 1,-3 0,-1 0,-10 5,0 0,-5 5,0 0,-6 10,2 0,-7 0,2 0,8 5,1 0,-4 5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55:27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6221 579042,'0'10,"0"-5,0 0,0 5,0 0,0-5,0 0,5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55:27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7024 577658,'-10'0,"5"-5,0-1,5-4,0 0,0 0,0 0,0-5,0 0,0 5,0 0,-11 0,2 0,-2 5,1 0,0 5,0 0,-5 20,0 0,10 5,0 0,0 5,0 1,5-16,0 0,10-10,0 0,10-10,0 0,5-15,1-1,-11 7,0-2,-5 6,0 0,-10 20,0 0,-5 11,0-1,0 5,0 0,0 5,0 0,0 10,0 1,0-1,0 0,-1-5,1 0,5-20,0 1,-4-16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4:32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1272 650196,'-6'0,"3"-3,-1 0,4 6,0 0,0 10,0 0,0 6,0 1,0-4,0 0,0-4,0 1,0-3,0-1,7-5,-1-1,6-3,1 0,-7 3,1 0,-1 1,0-1,-6 6,0 1,-9 6,-1 0,-2 0,-1 0,-2-3,-1 0,7-10,-1 0,7-9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4:32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1407 650400,'-7'0,"14"0,-1 0,7 0,0 0,-9-3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4:32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1898 651273,'-7'0,"4"3,-1 0,8 4,-1-1,7-3,0 1,-6-4,-1 0,4 3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4:32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2343 650190,'0'6,"0"7,0 0,-4 3,1 0,0 4,0-1,0-3,-1 0,4-10,0 1,7-4,-1 0,7-3,0 0,0 0,0 0,-4-3,1 0,-4 3,1 0,-7 3,0 0,-3 10,-1 0,-8 6,-1 1,-4 2,2 0,-2-6,1 1,3-14,0 0,7-6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4:32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2584 650095,'-6'0,"12"-6,1-1,12-2,1-1,-7 0,0 1,-7 2,1 1,-4 6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41811 650200,'-11'0,"6"0,0 0,20 0,1 0,4 5,0 0,-5 0,0 0,0 0,1 0,-11 6,0-1,-5 5,0 0,-21 10,1 1,-10 4,0 1,4-16,1 0,10-5,0 0,25-10,0 0,20 0,1 0,-6 0,0 0,-5 0,1 0,-6 0,0 0,-15 15,0 1,-15 9,0 0,-16 6,1-1,10-10,0 1,-1-6,1 0,15-20,0 0,0-5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42760 650300,'-10'0,"15"5,0 0,10-5,0 0,0 0,0 0,-1 5,1 0,-15 10,0 1,0 4,0 0,-19 5,-1 0,5-9,0-1,5-5,0 0,10-5,0 0,5-5,0 0,15-5,0 0,-5 5,-1 0,1 0,0 0,-10 5,0 0,-5 15,0 0,-10 1,0-1,-5 10,1 0,-1-15,0 1,10-6,0 0,0-10,0 0,5-5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43848 651500,'0'10,"0"-5,0 0,0 0,0 0,10 0,0 0,0 0,0 0,-10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44521 650050,'-10'0,"15"5,0 0,-5 0,0 0,0 15,0 0,0 11,0-1,-15 0,0 0,4-5,1 1,0-11,0 0,10-10,0 0,15-5,0 0,16-10,-1 0,6 0,-1 0,-4-6,-1 1,-10 10,1 0,-11 5,0 0,-5-5,0 0,-10 5,0 0,0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45319 650158,'0'-10,"-5"10,0 0,5 25,0 0,5 21,0 0,-10 20,0 0,0 0,0 0,5-25,0 0,0-31,0 0,0-20,0 0,0-1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2:44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62766 578232,'11'0,"-5"0,0 0,-6-6,0 0,-12 1,1-1,-1 0,1 1,-6 5,-1 0,1 0,0 0,0 0,0 0,5 11,1 0,-1 1,1-1,11 0,0 1,0 5,0 0,11 0,1-1,11 1,0 0,5 0,1 0,-12 0,0 0,0 6,1 0,-18 5,0 0,-6-5,0-1,-11 7,0-1,-6-11,0 0,0-6,0 1,6-7,0 1,5-6,1 0,11-17,0 0,0-23,0 1,17-7,0 1,0-6,1 0,10 12,1-1,-1 12,1 0,-6 11,0 0,-12 17,1 0,-18 17,0 0,-5-12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2:44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63924 578729,'-11'0,"11"6,0 0,-6 5,1 1,-1 11,1 0,5 18,0-1,0-11,0 0,28-17,0-1,5-22,1-1,-6-23,0 1,-11-1,0 0,-17 1,0-1,-23 23,1 1,-12 5,1 0,5 12,0 0,22 0,0-1,-5 1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2:44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65112 579900,'-12'0,"12"6,0 0,6 5,0 1,-6-7,0 1,6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2:44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66047 578000,'0'11,"-5"-5,-1 0,0 5,1 0,-18 40,1 0,-6 17,0 0,5 6,1 0,16-29,0 0,12-33,0-1,16-11,1 0,5-11,0-1,0-10,0-1,-6-5,1-1,-12 7,0-1,-11 0,0 1,-5 10,-1 1,-22 5,0 1,-11 5,-1 0,7 17,-1 0,-5 5,-1 1,29-17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42110 654747,'-10'0,"5"0,0 0,5 5,0 0,0 25,0 0,-5 26,0-1,-5 5,0 1,5-11,0 1,5-26,0 0,0-40,0 0,10 0,0-1,-5 6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42948 655002,'0'-10,"0"4,0 1,0 0,0 0,5 0,0 0,-5 15,0 0,0 16,0-1,0 6,0 0,5-11,0 1,0-6,0 1,5-11,0 0,5-26,1 1,-1-11,0 0,-5 1,0-1,-5 5,0 1,-5 4,0 1,-15 10,0-1,5 11,0 0,-5 5,-1 1,1 14,0 1,10-16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44249 656000,'0'10,"6"-10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45510 654350,'-10'0,"10"5,0 0,0 5,0 0,-5 21,0-1,-5 26,0 0,5 4,0 1,0-5,0 0,5-36,0 0,15-15,0 0,0-20,0 0,0-10,0-1,-10 1,0 0,-5 9,0 1,0 5,0 0,-10 5,0 0,-10 5,0 0,-5 15,0 0,20-10,0 0,0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2:44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62650 581900,'23'11,"-6"-11,0 0,11 0,1 0,-7 0,1 0,-6-5,0-1,-6 6,1 0,-12 6,0-1,0 24,0-1,-12 12,1-1,0 18,-1-1,7-5,-1 0,0-5,1-1,5-17,0 0,0-22,0 0,5-23,1 0,-6 6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2:44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64030 582100,'23'0,"-5"6,0-1,5 1,1 0,-13-1,1 1,-6 11,0 0,-6 6,0 0,-18 5,1 0,-19 6,1 0,0-11,0 0,11-6,1 0,17-17,0 0,35-12,1 1,5 0,0-1,0 7,1-1,-7-5,0-1,-17 12,0 0,-6-5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2:44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65550 583000,'11'0,"-5"6,0-1,-6 1,0-1,5 1,1 0,0 5,-1 0,1-11,0 0,-6 6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2:44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66422 581450,'-12'0,"7"23,-1-1,-6 29,1 0,-12 17,0 0,6 0,0-1,5-21,1-1,5-22,1-1,16-11,0 1,12-12,0 0,6-6,-1 0,1-5,0 0,-12-12,0 1,-11 5,-1 0,-5 5,0 1,-11 0,-1-1,-5 1,0 0,-11 11,-1 0,0 0,1 0,16 6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41965 658600,'0'10,"0"-5,0 0,0 0,0 1,-5 34,0 1,-5 15,0 0,0-6,0 1,0-20,0-1,10-25,0 0,0-15,0 0,5-5,0 0,5-1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42521 658750,'20'0,"-10"0,0 0,5 5,0 0,-10 15,0 0,1 6,-1-1,-21 10,1 1,-10-1,0 0,0-10,-1 1,11-16,0 0,30-20,0 0,11-5,-1-1,-5 6,0 0,0 0,1 0,-11 10,0 0,-5-5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43900 659450,'0'10,"5"-5,0 0,0 5,1 0,4 1,0-1,-5-5,0 0,-5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45050 658600,'21'10,"-6"-5,0 0,0 0,0 0,-5 5,0 0,-10 11,0-1,-5 5,0 0,-15 11,0-1,0-5,-1 0,1-9,0-1,10-15,0 0,15-5,0 0,20-10,0 0,6-5,-1-1,-5 6,0 0,-5 5,1 0,-6 0,0 0,-10 5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2:44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63182 585693,'0'-11,"0"5,0 1,0-1,0 0,-17 40,0 1,-11 33,0 0,-12 18,1-1,22-11,0 0,17-40,0 0,28-34,0 0,-5-6,-1 1,6-18,1 0,-12-5,-1-1,-16 7,0-1,-11 0,0 0,-23 12,0 0,-5 5,-1 0,7 12,-1 0,23 16,-1 1,7-17,-1-1,6 1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2:44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64369 586161,'12'0,"5"-5,0-1,1 6,-1 0,6 0,0 0,-5 0,-1 0,-11 0,-1 0,-5 17,0 0,-11-1,-1 1,-17 6,1-1,-13 1,1-1,11-5,0 0,18-12,-1 1,18-6,0 0,28 0,1 0,5 0,1 0,-7-6,1 1,-18 5,1 0,-13 11,1 0,-23 17,-1 0,-10 11,-1 1,0-12,0 0,0-12,0 1,18-17,-1 0,12-5,0-1,0-5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2:44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65723 587350,'-11'0,"5"0,0 0,12 6,0 0,-1-1,1 1,0 0,0 0,-1-1,1 1,0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2:44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66699 585800,'-11'0,"11"6,0-1,0 7,0-1,-6 11,1 1,-1 5,0 0,-5 0,0 0,0-5,-1-1,7-10,-1-1,17-6,1 1,21-6,1 0,-6 0,0 0,-5-6,-1 1,-5 5,0 0,-12 5,1 1,-6 11,0 0,-17 11,0 0,-11 6,0 0,-6-12,1 1,-1-6,0-1,6-16,0 0,11-11,1 0,10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2:44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67150 585887,'11'0,"12"0,0 0,17-17,0 0,-12 6,0 0,-16 5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41859 662850,'-10'0,"10"20,0 1,0 14,0 0,-5 16,0-1,-5 1,0 0,0-26,0 0,10-15,0 0,5-20,0 0,0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42700 662800,'-10'0,"5"0,-1 0,6 5,0 0,0 5,0 0,0 10,0 1,0 4,0 0,-10 5,0 0,5-5,0 1,5-11,0 0,0-10,0 0,20-5,1 0,9-10,0 0,5-5,1 0,-6 4,0 1,-10 5,1 0,-11 5,0 0,-15-5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43260 663010,'-10'-10,"10"20,0 0,0 20,0 0,-5 26,0-1,-5-5,0 0,0-10,0 0,10-20,0 0,0-25,0 0,0-5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44105 664100,'0'10,"-5"-5,0 0,5 0,0 0,0 5,0 1,15-6,0 0,-10 0,0 0,0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45250 663150,'-10'0,"5"0,0 0,20 0,0 0,6 5,-1 0,-5-5,0 0,0 10,0 0,-10 0,0 1,-5 14,0 0,-20 5,0 1,-5-1,0 0,4-10,1 1,0-11,0 0,35-10,0 0,10-10,1 0,4 5,0 0,-5 5,0 0,-4 0,-1 0,-15 0,0 0,0 5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3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73728 689118,'10'-20,"4"11,1-1,-6 0,1 1,-5 9,0 0,-5-5,0 0,0 10,0 0,0 9,0 1,-10 4,0 1,-4 13,-1 1,1-5,-1 0,1 0,-1 1,15-21,0 1,10-5,0 0,14-10,0 0,10-5,0 1,-5 4,0 0,-15 5,1 0,-11 14,1 1,-14 9,-1 0,-14 1,0-1,-10-5,0 0,5-9,0 0,5-20,0 0,19 1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3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74050 689220,'19'0,"11"0,-1 0,5-5,0 0,-24-5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3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75414 688430,'0'-10,"-5"5,0 1,5-6,0 0,0-9,0-1,0 1,0 0,-10-1,1 1,-1 5,0-1,1 15,-1 0,-5 5,1 0,4 24,1 0,9 0,0 0,0-5,0 0,0-14,0 0,14-10,1 0,-1-10,1 0,-1-9,1 0,-6 9,1 0,-5 10,0 0,-5 20,0-1,0 20,0-1,-5 6,0-1,0 1,0 0,1-6,-1 1,0-15,0 0,5-14,0 0,5-30,0 1,0 0,-1-1,1 11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3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76600 689750,'10'0,"-6"0,1 0,10 5,-1 0,1 0,-1-1,-9 1,0 0,0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3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77908 688450,'0'20,"-5"-1,0 1,5 9,0 0,-9 0,-1 1,5-1,0 0,5-14,0-1,5-14,0 0,14 0,1 0,-6-4,1-1,9 0,0 0,-10 5,1 0,-1 5,1 0,-10 14,0 1,-5 4,0 1,-15 4,1 0,-1 0,1 1,-6-6,1 0,0-9,-1 0,1-10,0-1,9-13,0-1,6-19,-1-1,-5 16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30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78000 688537,'10'-10,"9"5,0 1,20-6,0 0,9-4,1-1,-45 11,1-1,10-5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42756 666829,'0'-10,"0"5,0 0,0-11,0 1,0 5,0 0,-10-5,0-1,5 11,0 0,0-5,0 0,0 10,0 0,-5 0,0 0,0 5,0 0,5 15,0 1,0-1,0 0,5 11,0-1,0-10,0 1,10-6,0 0,0-15,0 0,5-5,0 0,0-15,0-1,0 1,0 0,-5 5,0-1,-10 11,0 0,0 0,0 0,0 10,0 0,0 21,0-1,-5 5,0 1,-5 4,0 1,5 5,0-1,0-9,0-1,0-4,0-1,5-5,0 1,0-11,0 0,5-15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43870 668150,'0'10,"-10"5,0 0,10-4,0-1,0-5,0 0,15-5,1 0,-11 0,0 0,0 5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7:49:18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45241 666600,'-10'10,"5"-5,0 0,0-5,0 0,5 5,0 0,0 6,0-1,0 10,0 0,-5 16,0-1,-6 16,1-1,0 6,0 0,5-11,0 1,5-21,0 0,15-20,0 0,6-15,-1 0,5-15,0 0,-10-1,1 1,-6 5,0-1,-10 6,0 0,-5 15,0 0,-16 0,1 0,-5 10,0 0,5 6,-1-1,11-10,0 0,5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43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73848 693940,'0'-10,"0"5,0 0,0 0,0 1,0 8,0 1,0 15,0-1,-9 15,-1 0,0 5,1 0,4-15,0 1,5-11,0 1,14-15,1 0,14 0,0 0,0-10,0 0,-10 6,0-1,-9 5,0 0,-10 14,0 1,-20 9,1 1,-5-1,0 0,0-9,0-1,4-9,1 0,9-5,1 0,4-5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43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73935 694206,'0'-8,"-10"8,0 0,6 0,-1 0,19 0,1 0,19 4,0 0,-4-4,-1 0,-19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43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74569 693000,'-9'0,"4"0,0 0,10 0,0 0,24 10,0-1,5-9,0 0,-5 5,0 0,-9-5,-1 0,-9-5,0 0,-10 1,0-1,-5 29,0 0,-5 30,1-1,4 10,0 0,0 5,0 0,5-15,0 1,0-21,0 1,0-24,0 0,5-10,0 0,0-10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43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76770 694750,'-20'0,"25"10,0 0,10-1,-1 1,-4 0,0 0,-5-5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5-11-09T08:06:43"/>
    </inkml:context>
    <inkml:brush xml:id="br0">
      <inkml:brushProperty name="width" value="0.03651" units="cm"/>
      <inkml:brushProperty name="height" value="0.03651" units="cm"/>
      <inkml:brushProperty name="fitToCurve" value="1"/>
    </inkml:brush>
  </inkml:definitions>
  <inkml:trace contextRef="#ctx0" brushRef="#br0">78158 693000,'-10'0,"10"5,0 0,0 0,0-1,0 11,0-1,5 16,0-1,0 24,0 0,-5 20,0 0,0-10,0 0,0-25,0 1,0-34,0 0,5-5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11</Pages>
  <Words>2234</Words>
  <Characters>2234</Characters>
  <Application>Microsoft Office Word</Application>
  <DocSecurity>0</DocSecurity>
  <Lines>2234</Lines>
  <Paragraphs>1116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模煊 罗</cp:lastModifiedBy>
  <cp:revision>35</cp:revision>
  <dcterms:created xsi:type="dcterms:W3CDTF">2022-09-30T17:20:00Z</dcterms:created>
  <dcterms:modified xsi:type="dcterms:W3CDTF">2025-11-10T14:58:00Z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2052-12.34.1</vt:lpwstr>
  </property>
  <property fmtid="{D5CDD505-2E9C-101B-9397-08002B2CF9AE}" pid="3" name="ICV">
    <vt:lpwstr>670443A5351EA5F7052C1069DFCF8056_31</vt:lpwstr>
  </property>
  <property fmtid="{D5CDD505-2E9C-101B-9397-08002B2CF9AE}" pid="4" name="MTWinEqns">
    <vt:bool>true</vt:bool>
  </property>
</Properties>
</file>